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E8CAABF" w14:textId="77777777" w:rsidR="00341D45" w:rsidRDefault="00341D45" w:rsidP="00E90833">
      <w:pPr>
        <w:spacing w:after="2400"/>
        <w:jc w:val="left"/>
      </w:pPr>
    </w:p>
    <w:p w14:paraId="7E8CAAC0" w14:textId="77777777" w:rsidR="00341D45" w:rsidRDefault="00032883" w:rsidP="000C39A1">
      <w:pPr>
        <w:jc w:val="center"/>
      </w:pPr>
      <w:r>
        <w:rPr>
          <w:b/>
          <w:bCs/>
          <w:color w:val="1F4E79"/>
          <w:sz w:val="64"/>
          <w:szCs w:val="64"/>
        </w:rPr>
        <w:t>כור האצה</w:t>
      </w:r>
    </w:p>
    <w:p w14:paraId="7E8CAAC1" w14:textId="77777777" w:rsidR="00341D45" w:rsidRDefault="00032883" w:rsidP="000C39A1">
      <w:pPr>
        <w:spacing w:before="300" w:after="200"/>
        <w:jc w:val="center"/>
      </w:pPr>
      <w:proofErr w:type="spellStart"/>
      <w:r>
        <w:rPr>
          <w:b/>
          <w:bCs/>
          <w:color w:val="2F5496"/>
          <w:sz w:val="40"/>
          <w:szCs w:val="40"/>
        </w:rPr>
        <w:t>Playbook</w:t>
      </w:r>
      <w:proofErr w:type="spellEnd"/>
      <w:r>
        <w:rPr>
          <w:b/>
          <w:bCs/>
          <w:color w:val="2F5496"/>
          <w:sz w:val="40"/>
          <w:szCs w:val="40"/>
        </w:rPr>
        <w:t xml:space="preserve"> — מתודולוגיה מלאה</w:t>
      </w:r>
    </w:p>
    <w:p w14:paraId="7E8CAAC2" w14:textId="77777777" w:rsidR="00341D45" w:rsidRDefault="00032883" w:rsidP="000C39A1">
      <w:pPr>
        <w:spacing w:before="200"/>
        <w:jc w:val="center"/>
      </w:pPr>
      <w:r>
        <w:rPr>
          <w:i/>
          <w:iCs/>
          <w:sz w:val="26"/>
          <w:szCs w:val="26"/>
        </w:rPr>
        <w:t xml:space="preserve">מזיהוי בעיה לאומית ישראלית ועד למיזם AI בשל, מאומת בשוק </w:t>
      </w:r>
      <w:proofErr w:type="spellStart"/>
      <w:r>
        <w:rPr>
          <w:i/>
          <w:iCs/>
          <w:sz w:val="26"/>
          <w:szCs w:val="26"/>
        </w:rPr>
        <w:t>ובסקייל</w:t>
      </w:r>
      <w:proofErr w:type="spellEnd"/>
    </w:p>
    <w:p w14:paraId="7E8CAAC3" w14:textId="77777777" w:rsidR="00341D45" w:rsidRDefault="00341D45" w:rsidP="000C39A1">
      <w:pPr>
        <w:spacing w:after="3000"/>
        <w:jc w:val="center"/>
      </w:pPr>
    </w:p>
    <w:p w14:paraId="7E8CAAC4" w14:textId="77777777" w:rsidR="00341D45" w:rsidRDefault="00032883" w:rsidP="000C39A1">
      <w:pPr>
        <w:jc w:val="center"/>
      </w:pPr>
      <w:r>
        <w:t>מסמך מאוחד — כל תכני ה-</w:t>
      </w:r>
      <w:proofErr w:type="spellStart"/>
      <w:r>
        <w:t>Playbook</w:t>
      </w:r>
      <w:proofErr w:type="spellEnd"/>
      <w:r>
        <w:t xml:space="preserve"> במקום אחד, לפי סדר השלבים</w:t>
      </w:r>
    </w:p>
    <w:p w14:paraId="7E8CAAC5" w14:textId="77777777" w:rsidR="00341D45" w:rsidRDefault="00032883" w:rsidP="000C39A1">
      <w:pPr>
        <w:spacing w:before="100"/>
        <w:jc w:val="center"/>
      </w:pPr>
      <w:r>
        <w:t>המטה הלאומי לבינה מלאכותית</w:t>
      </w:r>
    </w:p>
    <w:p w14:paraId="7E8CAAC6" w14:textId="77777777" w:rsidR="00341D45" w:rsidRDefault="00032883" w:rsidP="00E90833">
      <w:pPr>
        <w:jc w:val="left"/>
      </w:pPr>
      <w:r>
        <w:br w:type="page"/>
      </w:r>
    </w:p>
    <w:p w14:paraId="7E8CAAC7" w14:textId="77777777" w:rsidR="00341D45" w:rsidRDefault="00032883" w:rsidP="00E90833">
      <w:pPr>
        <w:pStyle w:val="Heading1"/>
        <w:jc w:val="left"/>
      </w:pPr>
      <w:bookmarkStart w:id="0" w:name="_Toc236339045"/>
      <w:r>
        <w:lastRenderedPageBreak/>
        <w:t>תוכן עניינים</w:t>
      </w:r>
      <w:bookmarkEnd w:id="0"/>
    </w:p>
    <w:p w14:paraId="7E8CAAC8" w14:textId="77777777" w:rsidR="00341D45" w:rsidRDefault="00032883" w:rsidP="00E90833">
      <w:pPr>
        <w:pBdr>
          <w:right w:val="single" w:sz="18" w:space="8" w:color="2F5496"/>
        </w:pBdr>
        <w:shd w:val="clear" w:color="auto" w:fill="EEF2F7"/>
        <w:spacing w:before="120" w:after="200"/>
        <w:ind w:right="200"/>
        <w:jc w:val="left"/>
      </w:pPr>
      <w:r>
        <w:t>עם פתיחת הקובץ ב-</w:t>
      </w:r>
      <w:proofErr w:type="spellStart"/>
      <w:r>
        <w:t>Word</w:t>
      </w:r>
      <w:proofErr w:type="spellEnd"/>
      <w:r>
        <w:t>, לחצו על תוכן העניינים ובחרו "עדכן שדה" (</w:t>
      </w:r>
      <w:proofErr w:type="spellStart"/>
      <w:r>
        <w:t>Update</w:t>
      </w:r>
      <w:proofErr w:type="spellEnd"/>
      <w:r>
        <w:t xml:space="preserve"> </w:t>
      </w:r>
      <w:proofErr w:type="spellStart"/>
      <w:r>
        <w:t>Field</w:t>
      </w:r>
      <w:proofErr w:type="spellEnd"/>
      <w:r>
        <w:t xml:space="preserve">) כדי לוודא שמספרי העמודים מעודכנים. כל שורה בתוכן העניינים, וכל קישור מודגש בתוך המסמך, הם קישורים פנימיים </w:t>
      </w:r>
      <w:proofErr w:type="spellStart"/>
      <w:r>
        <w:t>קליקביליים</w:t>
      </w:r>
      <w:proofErr w:type="spellEnd"/>
      <w:r>
        <w:t xml:space="preserve"> לחלק הרלוונטי.</w:t>
      </w:r>
    </w:p>
    <w:sdt>
      <w:sdtPr>
        <w:rPr>
          <w:b w:val="0"/>
          <w:bCs w:val="0"/>
          <w:sz w:val="22"/>
          <w:szCs w:val="22"/>
        </w:rPr>
        <w:alias w:val="תוכן עניינים"/>
        <w:id w:val="304753134"/>
      </w:sdtPr>
      <w:sdtContent>
        <w:p w14:paraId="4B7D8E5B" w14:textId="24796096" w:rsidR="00BC0BA0" w:rsidRDefault="00032883" w:rsidP="008C39B6">
          <w:pPr>
            <w:pStyle w:val="TOC1"/>
            <w:tabs>
              <w:tab w:val="right" w:leader="dot" w:pos="9016"/>
            </w:tabs>
            <w:rPr>
              <w:rFonts w:asciiTheme="minorHAnsi" w:eastAsiaTheme="minorEastAsia" w:hAnsiTheme="minorHAnsi" w:cstheme="minorBidi"/>
              <w:b w:val="0"/>
              <w:bCs w:val="0"/>
              <w:noProof/>
              <w:kern w:val="2"/>
              <w:rtl w:val="0"/>
              <w14:ligatures w14:val="standardContextual"/>
            </w:rPr>
          </w:pPr>
          <w:r>
            <w:fldChar w:fldCharType="begin"/>
          </w:r>
          <w:r>
            <w:instrText>TOC \h \o "1-3"</w:instrText>
          </w:r>
          <w:r>
            <w:fldChar w:fldCharType="separate"/>
          </w:r>
          <w:hyperlink w:anchor="_Toc236339045" w:history="1">
            <w:r w:rsidR="00BC0BA0" w:rsidRPr="0021372F">
              <w:rPr>
                <w:rStyle w:val="Hyperlink"/>
                <w:noProof/>
              </w:rPr>
              <w:t>תוכן עניינים</w:t>
            </w:r>
            <w:r w:rsidR="00BC0BA0">
              <w:rPr>
                <w:noProof/>
              </w:rPr>
              <w:tab/>
            </w:r>
            <w:r w:rsidR="00BC0BA0">
              <w:rPr>
                <w:noProof/>
              </w:rPr>
              <w:fldChar w:fldCharType="begin"/>
            </w:r>
            <w:r w:rsidR="00BC0BA0">
              <w:rPr>
                <w:noProof/>
              </w:rPr>
              <w:instrText xml:space="preserve"> PAGEREF _Toc236339045 \h </w:instrText>
            </w:r>
            <w:r w:rsidR="00BC0BA0">
              <w:rPr>
                <w:noProof/>
              </w:rPr>
            </w:r>
            <w:r w:rsidR="00BC0BA0">
              <w:rPr>
                <w:noProof/>
              </w:rPr>
              <w:fldChar w:fldCharType="separate"/>
            </w:r>
            <w:r w:rsidR="00BC0BA0">
              <w:rPr>
                <w:noProof/>
                <w:rtl w:val="0"/>
              </w:rPr>
              <w:t>2</w:t>
            </w:r>
            <w:r w:rsidR="00BC0BA0">
              <w:rPr>
                <w:noProof/>
              </w:rPr>
              <w:fldChar w:fldCharType="end"/>
            </w:r>
          </w:hyperlink>
        </w:p>
        <w:p w14:paraId="2ACB1885" w14:textId="120CAFA7" w:rsidR="00BC0BA0" w:rsidRDefault="00BC0BA0" w:rsidP="008C39B6">
          <w:pPr>
            <w:pStyle w:val="TOC1"/>
            <w:tabs>
              <w:tab w:val="right" w:leader="dot" w:pos="9016"/>
            </w:tabs>
            <w:rPr>
              <w:rFonts w:asciiTheme="minorHAnsi" w:eastAsiaTheme="minorEastAsia" w:hAnsiTheme="minorHAnsi" w:cstheme="minorBidi"/>
              <w:b w:val="0"/>
              <w:bCs w:val="0"/>
              <w:noProof/>
              <w:kern w:val="2"/>
              <w:rtl w:val="0"/>
              <w14:ligatures w14:val="standardContextual"/>
            </w:rPr>
          </w:pPr>
          <w:r>
            <w:rPr>
              <w:noProof/>
            </w:rPr>
            <w:fldChar w:fldCharType="begin"/>
          </w:r>
          <w:r>
            <w:rPr>
              <w:noProof/>
              <w:rtl w:val="0"/>
            </w:rPr>
            <w:instrText>HYPERLINK \l "_Toc236339046</w:instrText>
          </w:r>
          <w:r>
            <w:rPr>
              <w:noProof/>
            </w:rPr>
            <w:instrText>"</w:instrText>
          </w:r>
          <w:r>
            <w:rPr>
              <w:noProof/>
            </w:rPr>
          </w:r>
          <w:r>
            <w:rPr>
              <w:noProof/>
            </w:rPr>
            <w:fldChar w:fldCharType="separate"/>
          </w:r>
          <w:r w:rsidRPr="0021372F">
            <w:rPr>
              <w:rStyle w:val="Hyperlink"/>
              <w:noProof/>
            </w:rPr>
            <w:t>חזון ועקרונות</w:t>
          </w:r>
          <w:r>
            <w:rPr>
              <w:noProof/>
            </w:rPr>
            <w:tab/>
          </w:r>
          <w:r>
            <w:rPr>
              <w:noProof/>
            </w:rPr>
            <w:fldChar w:fldCharType="begin"/>
          </w:r>
          <w:r>
            <w:rPr>
              <w:noProof/>
            </w:rPr>
            <w:instrText xml:space="preserve"> PAGEREF _Toc236339046 \h </w:instrText>
          </w:r>
          <w:r>
            <w:rPr>
              <w:noProof/>
            </w:rPr>
          </w:r>
          <w:r>
            <w:rPr>
              <w:noProof/>
            </w:rPr>
            <w:fldChar w:fldCharType="separate"/>
          </w:r>
          <w:r>
            <w:rPr>
              <w:noProof/>
              <w:rtl w:val="0"/>
            </w:rPr>
            <w:t>6</w:t>
          </w:r>
          <w:r>
            <w:rPr>
              <w:noProof/>
            </w:rPr>
            <w:fldChar w:fldCharType="end"/>
          </w:r>
          <w:r>
            <w:rPr>
              <w:noProof/>
            </w:rPr>
            <w:fldChar w:fldCharType="end"/>
          </w:r>
        </w:p>
        <w:p w14:paraId="4C786987" w14:textId="2C742BA4" w:rsidR="00BC0BA0" w:rsidRDefault="00BC0BA0" w:rsidP="008C39B6">
          <w:pPr>
            <w:pStyle w:val="TOC3"/>
            <w:tabs>
              <w:tab w:val="right" w:leader="dot" w:pos="9016"/>
            </w:tabs>
            <w:rPr>
              <w:rFonts w:asciiTheme="minorHAnsi" w:eastAsiaTheme="minorEastAsia" w:hAnsiTheme="minorHAnsi" w:cstheme="minorBidi"/>
              <w:noProof/>
              <w:kern w:val="2"/>
              <w:sz w:val="24"/>
              <w:szCs w:val="24"/>
              <w:rtl w:val="0"/>
              <w14:ligatures w14:val="standardContextual"/>
            </w:rPr>
          </w:pPr>
          <w:hyperlink w:anchor="_Toc236339047" w:history="1">
            <w:r w:rsidRPr="0021372F">
              <w:rPr>
                <w:rStyle w:val="Hyperlink"/>
                <w:b/>
                <w:bCs/>
                <w:noProof/>
              </w:rPr>
              <w:t>קודם כל: זה Wiki, לא מסמך</w:t>
            </w:r>
            <w:r>
              <w:rPr>
                <w:noProof/>
              </w:rPr>
              <w:tab/>
            </w:r>
            <w:r>
              <w:rPr>
                <w:noProof/>
              </w:rPr>
              <w:fldChar w:fldCharType="begin"/>
            </w:r>
            <w:r>
              <w:rPr>
                <w:noProof/>
              </w:rPr>
              <w:instrText xml:space="preserve"> PAGEREF _Toc236339047 \h </w:instrText>
            </w:r>
            <w:r>
              <w:rPr>
                <w:noProof/>
              </w:rPr>
            </w:r>
            <w:r>
              <w:rPr>
                <w:noProof/>
              </w:rPr>
              <w:fldChar w:fldCharType="separate"/>
            </w:r>
            <w:r>
              <w:rPr>
                <w:noProof/>
                <w:rtl w:val="0"/>
              </w:rPr>
              <w:t>6</w:t>
            </w:r>
            <w:r>
              <w:rPr>
                <w:noProof/>
              </w:rPr>
              <w:fldChar w:fldCharType="end"/>
            </w:r>
          </w:hyperlink>
        </w:p>
        <w:p w14:paraId="42753742" w14:textId="41BF05BF" w:rsidR="00BC0BA0" w:rsidRDefault="00BC0BA0" w:rsidP="008C39B6">
          <w:pPr>
            <w:pStyle w:val="TOC3"/>
            <w:tabs>
              <w:tab w:val="right" w:leader="dot" w:pos="9016"/>
            </w:tabs>
            <w:rPr>
              <w:rFonts w:asciiTheme="minorHAnsi" w:eastAsiaTheme="minorEastAsia" w:hAnsiTheme="minorHAnsi" w:cstheme="minorBidi"/>
              <w:noProof/>
              <w:kern w:val="2"/>
              <w:sz w:val="24"/>
              <w:szCs w:val="24"/>
              <w:rtl w:val="0"/>
              <w14:ligatures w14:val="standardContextual"/>
            </w:rPr>
          </w:pPr>
          <w:hyperlink w:anchor="_Toc236339048" w:history="1">
            <w:r w:rsidRPr="0021372F">
              <w:rPr>
                <w:rStyle w:val="Hyperlink"/>
                <w:b/>
                <w:bCs/>
                <w:noProof/>
              </w:rPr>
              <w:t>מהו כור האצה?</w:t>
            </w:r>
            <w:r>
              <w:rPr>
                <w:noProof/>
              </w:rPr>
              <w:tab/>
            </w:r>
            <w:r>
              <w:rPr>
                <w:noProof/>
              </w:rPr>
              <w:fldChar w:fldCharType="begin"/>
            </w:r>
            <w:r>
              <w:rPr>
                <w:noProof/>
              </w:rPr>
              <w:instrText xml:space="preserve"> PAGEREF _Toc236339048 \h </w:instrText>
            </w:r>
            <w:r>
              <w:rPr>
                <w:noProof/>
              </w:rPr>
            </w:r>
            <w:r>
              <w:rPr>
                <w:noProof/>
              </w:rPr>
              <w:fldChar w:fldCharType="separate"/>
            </w:r>
            <w:r>
              <w:rPr>
                <w:noProof/>
                <w:rtl w:val="0"/>
              </w:rPr>
              <w:t>6</w:t>
            </w:r>
            <w:r>
              <w:rPr>
                <w:noProof/>
              </w:rPr>
              <w:fldChar w:fldCharType="end"/>
            </w:r>
          </w:hyperlink>
        </w:p>
        <w:p w14:paraId="25D5C94D" w14:textId="02ED978E" w:rsidR="00BC0BA0" w:rsidRDefault="00BC0BA0" w:rsidP="008C39B6">
          <w:pPr>
            <w:pStyle w:val="TOC3"/>
            <w:tabs>
              <w:tab w:val="right" w:leader="dot" w:pos="9016"/>
            </w:tabs>
            <w:rPr>
              <w:rFonts w:asciiTheme="minorHAnsi" w:eastAsiaTheme="minorEastAsia" w:hAnsiTheme="minorHAnsi" w:cstheme="minorBidi"/>
              <w:noProof/>
              <w:kern w:val="2"/>
              <w:sz w:val="24"/>
              <w:szCs w:val="24"/>
              <w:rtl w:val="0"/>
              <w14:ligatures w14:val="standardContextual"/>
            </w:rPr>
          </w:pPr>
          <w:hyperlink w:anchor="_Toc236339049" w:history="1">
            <w:r w:rsidRPr="0021372F">
              <w:rPr>
                <w:rStyle w:val="Hyperlink"/>
                <w:b/>
                <w:bCs/>
                <w:noProof/>
              </w:rPr>
              <w:t>עיקרון העל: AI-first, לא AI-added</w:t>
            </w:r>
            <w:r>
              <w:rPr>
                <w:noProof/>
              </w:rPr>
              <w:tab/>
            </w:r>
            <w:r>
              <w:rPr>
                <w:noProof/>
              </w:rPr>
              <w:fldChar w:fldCharType="begin"/>
            </w:r>
            <w:r>
              <w:rPr>
                <w:noProof/>
              </w:rPr>
              <w:instrText xml:space="preserve"> PAGEREF _Toc236339049 \h </w:instrText>
            </w:r>
            <w:r>
              <w:rPr>
                <w:noProof/>
              </w:rPr>
            </w:r>
            <w:r>
              <w:rPr>
                <w:noProof/>
              </w:rPr>
              <w:fldChar w:fldCharType="separate"/>
            </w:r>
            <w:r>
              <w:rPr>
                <w:noProof/>
                <w:rtl w:val="0"/>
              </w:rPr>
              <w:t>6</w:t>
            </w:r>
            <w:r>
              <w:rPr>
                <w:noProof/>
              </w:rPr>
              <w:fldChar w:fldCharType="end"/>
            </w:r>
          </w:hyperlink>
        </w:p>
        <w:p w14:paraId="15985F26" w14:textId="5FDDF36A" w:rsidR="00BC0BA0" w:rsidRDefault="00BC0BA0" w:rsidP="008C39B6">
          <w:pPr>
            <w:pStyle w:val="TOC3"/>
            <w:tabs>
              <w:tab w:val="right" w:leader="dot" w:pos="9016"/>
            </w:tabs>
            <w:rPr>
              <w:rFonts w:asciiTheme="minorHAnsi" w:eastAsiaTheme="minorEastAsia" w:hAnsiTheme="minorHAnsi" w:cstheme="minorBidi"/>
              <w:noProof/>
              <w:kern w:val="2"/>
              <w:sz w:val="24"/>
              <w:szCs w:val="24"/>
              <w:rtl w:val="0"/>
              <w14:ligatures w14:val="standardContextual"/>
            </w:rPr>
          </w:pPr>
          <w:hyperlink w:anchor="_Toc236339050" w:history="1">
            <w:r w:rsidRPr="0021372F">
              <w:rPr>
                <w:rStyle w:val="Hyperlink"/>
                <w:b/>
                <w:bCs/>
                <w:noProof/>
              </w:rPr>
              <w:t>עיקרון העל: המטה לא הבעלים</w:t>
            </w:r>
            <w:r>
              <w:rPr>
                <w:noProof/>
              </w:rPr>
              <w:tab/>
            </w:r>
            <w:r>
              <w:rPr>
                <w:noProof/>
              </w:rPr>
              <w:fldChar w:fldCharType="begin"/>
            </w:r>
            <w:r>
              <w:rPr>
                <w:noProof/>
              </w:rPr>
              <w:instrText xml:space="preserve"> PAGEREF _Toc236339050 \h </w:instrText>
            </w:r>
            <w:r>
              <w:rPr>
                <w:noProof/>
              </w:rPr>
            </w:r>
            <w:r>
              <w:rPr>
                <w:noProof/>
              </w:rPr>
              <w:fldChar w:fldCharType="separate"/>
            </w:r>
            <w:r>
              <w:rPr>
                <w:noProof/>
                <w:rtl w:val="0"/>
              </w:rPr>
              <w:t>6</w:t>
            </w:r>
            <w:r>
              <w:rPr>
                <w:noProof/>
              </w:rPr>
              <w:fldChar w:fldCharType="end"/>
            </w:r>
          </w:hyperlink>
        </w:p>
        <w:p w14:paraId="1186F5EC" w14:textId="2C198596" w:rsidR="00BC0BA0" w:rsidRDefault="00BC0BA0" w:rsidP="008C39B6">
          <w:pPr>
            <w:pStyle w:val="TOC3"/>
            <w:tabs>
              <w:tab w:val="right" w:leader="dot" w:pos="9016"/>
            </w:tabs>
            <w:rPr>
              <w:rFonts w:asciiTheme="minorHAnsi" w:eastAsiaTheme="minorEastAsia" w:hAnsiTheme="minorHAnsi" w:cstheme="minorBidi"/>
              <w:noProof/>
              <w:kern w:val="2"/>
              <w:sz w:val="24"/>
              <w:szCs w:val="24"/>
              <w:rtl w:val="0"/>
              <w14:ligatures w14:val="standardContextual"/>
            </w:rPr>
          </w:pPr>
          <w:hyperlink w:anchor="_Toc236339051" w:history="1">
            <w:r w:rsidRPr="0021372F">
              <w:rPr>
                <w:rStyle w:val="Hyperlink"/>
                <w:b/>
                <w:bCs/>
                <w:noProof/>
              </w:rPr>
              <w:t>עיקרון העל: תיעוד הוא חובה, לא אופציה</w:t>
            </w:r>
            <w:r>
              <w:rPr>
                <w:noProof/>
              </w:rPr>
              <w:tab/>
            </w:r>
            <w:r>
              <w:rPr>
                <w:noProof/>
              </w:rPr>
              <w:fldChar w:fldCharType="begin"/>
            </w:r>
            <w:r>
              <w:rPr>
                <w:noProof/>
              </w:rPr>
              <w:instrText xml:space="preserve"> PAGEREF _Toc236339051 \h </w:instrText>
            </w:r>
            <w:r>
              <w:rPr>
                <w:noProof/>
              </w:rPr>
            </w:r>
            <w:r>
              <w:rPr>
                <w:noProof/>
              </w:rPr>
              <w:fldChar w:fldCharType="separate"/>
            </w:r>
            <w:r>
              <w:rPr>
                <w:noProof/>
                <w:rtl w:val="0"/>
              </w:rPr>
              <w:t>6</w:t>
            </w:r>
            <w:r>
              <w:rPr>
                <w:noProof/>
              </w:rPr>
              <w:fldChar w:fldCharType="end"/>
            </w:r>
          </w:hyperlink>
        </w:p>
        <w:p w14:paraId="01950C4B" w14:textId="6390EE5D" w:rsidR="00BC0BA0" w:rsidRDefault="00BC0BA0" w:rsidP="008C39B6">
          <w:pPr>
            <w:pStyle w:val="TOC3"/>
            <w:tabs>
              <w:tab w:val="right" w:leader="dot" w:pos="9016"/>
            </w:tabs>
            <w:rPr>
              <w:rFonts w:asciiTheme="minorHAnsi" w:eastAsiaTheme="minorEastAsia" w:hAnsiTheme="minorHAnsi" w:cstheme="minorBidi"/>
              <w:noProof/>
              <w:kern w:val="2"/>
              <w:sz w:val="24"/>
              <w:szCs w:val="24"/>
              <w:rtl w:val="0"/>
              <w14:ligatures w14:val="standardContextual"/>
            </w:rPr>
          </w:pPr>
          <w:hyperlink w:anchor="_Toc236339052" w:history="1">
            <w:r w:rsidRPr="0021372F">
              <w:rPr>
                <w:rStyle w:val="Hyperlink"/>
                <w:b/>
                <w:bCs/>
                <w:noProof/>
              </w:rPr>
              <w:t>עיקרון העל: Human in the Loop, תמיד</w:t>
            </w:r>
            <w:r>
              <w:rPr>
                <w:noProof/>
              </w:rPr>
              <w:tab/>
            </w:r>
            <w:r>
              <w:rPr>
                <w:noProof/>
              </w:rPr>
              <w:fldChar w:fldCharType="begin"/>
            </w:r>
            <w:r>
              <w:rPr>
                <w:noProof/>
              </w:rPr>
              <w:instrText xml:space="preserve"> PAGEREF _Toc236339052 \h </w:instrText>
            </w:r>
            <w:r>
              <w:rPr>
                <w:noProof/>
              </w:rPr>
            </w:r>
            <w:r>
              <w:rPr>
                <w:noProof/>
              </w:rPr>
              <w:fldChar w:fldCharType="separate"/>
            </w:r>
            <w:r>
              <w:rPr>
                <w:noProof/>
                <w:rtl w:val="0"/>
              </w:rPr>
              <w:t>7</w:t>
            </w:r>
            <w:r>
              <w:rPr>
                <w:noProof/>
              </w:rPr>
              <w:fldChar w:fldCharType="end"/>
            </w:r>
          </w:hyperlink>
        </w:p>
        <w:p w14:paraId="4E055D81" w14:textId="313E74DC" w:rsidR="00BC0BA0" w:rsidRDefault="00BC0BA0" w:rsidP="008C39B6">
          <w:pPr>
            <w:pStyle w:val="TOC2"/>
            <w:tabs>
              <w:tab w:val="right" w:leader="dot" w:pos="9016"/>
            </w:tabs>
            <w:rPr>
              <w:rFonts w:asciiTheme="minorHAnsi" w:eastAsiaTheme="minorEastAsia" w:hAnsiTheme="minorHAnsi" w:cstheme="minorBidi"/>
              <w:noProof/>
              <w:kern w:val="2"/>
              <w:sz w:val="24"/>
              <w:szCs w:val="24"/>
              <w:rtl w:val="0"/>
              <w14:ligatures w14:val="standardContextual"/>
            </w:rPr>
          </w:pPr>
          <w:hyperlink w:anchor="_Toc236339053" w:history="1">
            <w:r w:rsidRPr="0021372F">
              <w:rPr>
                <w:rStyle w:val="Hyperlink"/>
                <w:b/>
                <w:bCs/>
                <w:noProof/>
              </w:rPr>
              <w:t>תפיסת ה-Wiki — Business Wiki כמוח שני</w:t>
            </w:r>
            <w:r>
              <w:rPr>
                <w:noProof/>
              </w:rPr>
              <w:tab/>
            </w:r>
            <w:r>
              <w:rPr>
                <w:noProof/>
              </w:rPr>
              <w:fldChar w:fldCharType="begin"/>
            </w:r>
            <w:r>
              <w:rPr>
                <w:noProof/>
              </w:rPr>
              <w:instrText xml:space="preserve"> PAGEREF _Toc236339053 \h </w:instrText>
            </w:r>
            <w:r>
              <w:rPr>
                <w:noProof/>
              </w:rPr>
            </w:r>
            <w:r>
              <w:rPr>
                <w:noProof/>
              </w:rPr>
              <w:fldChar w:fldCharType="separate"/>
            </w:r>
            <w:r>
              <w:rPr>
                <w:noProof/>
                <w:rtl w:val="0"/>
              </w:rPr>
              <w:t>7</w:t>
            </w:r>
            <w:r>
              <w:rPr>
                <w:noProof/>
              </w:rPr>
              <w:fldChar w:fldCharType="end"/>
            </w:r>
          </w:hyperlink>
        </w:p>
        <w:p w14:paraId="3EE109E9" w14:textId="18B8D491" w:rsidR="00BC0BA0" w:rsidRDefault="00BC0BA0" w:rsidP="008C39B6">
          <w:pPr>
            <w:pStyle w:val="TOC3"/>
            <w:tabs>
              <w:tab w:val="right" w:leader="dot" w:pos="9016"/>
            </w:tabs>
            <w:rPr>
              <w:rFonts w:asciiTheme="minorHAnsi" w:eastAsiaTheme="minorEastAsia" w:hAnsiTheme="minorHAnsi" w:cstheme="minorBidi"/>
              <w:noProof/>
              <w:kern w:val="2"/>
              <w:sz w:val="24"/>
              <w:szCs w:val="24"/>
              <w:rtl w:val="0"/>
              <w14:ligatures w14:val="standardContextual"/>
            </w:rPr>
          </w:pPr>
          <w:hyperlink w:anchor="_Toc236339054" w:history="1">
            <w:r w:rsidRPr="0021372F">
              <w:rPr>
                <w:rStyle w:val="Hyperlink"/>
                <w:b/>
                <w:bCs/>
                <w:noProof/>
              </w:rPr>
              <w:t>הקונספט</w:t>
            </w:r>
            <w:r>
              <w:rPr>
                <w:noProof/>
              </w:rPr>
              <w:tab/>
            </w:r>
            <w:r>
              <w:rPr>
                <w:noProof/>
              </w:rPr>
              <w:fldChar w:fldCharType="begin"/>
            </w:r>
            <w:r>
              <w:rPr>
                <w:noProof/>
              </w:rPr>
              <w:instrText xml:space="preserve"> PAGEREF _Toc236339054 \h </w:instrText>
            </w:r>
            <w:r>
              <w:rPr>
                <w:noProof/>
              </w:rPr>
            </w:r>
            <w:r>
              <w:rPr>
                <w:noProof/>
              </w:rPr>
              <w:fldChar w:fldCharType="separate"/>
            </w:r>
            <w:r>
              <w:rPr>
                <w:noProof/>
                <w:rtl w:val="0"/>
              </w:rPr>
              <w:t>7</w:t>
            </w:r>
            <w:r>
              <w:rPr>
                <w:noProof/>
              </w:rPr>
              <w:fldChar w:fldCharType="end"/>
            </w:r>
          </w:hyperlink>
        </w:p>
        <w:p w14:paraId="5A461219" w14:textId="1F767238" w:rsidR="00BC0BA0" w:rsidRDefault="00BC0BA0" w:rsidP="008C39B6">
          <w:pPr>
            <w:pStyle w:val="TOC3"/>
            <w:tabs>
              <w:tab w:val="right" w:leader="dot" w:pos="9016"/>
            </w:tabs>
            <w:rPr>
              <w:rFonts w:asciiTheme="minorHAnsi" w:eastAsiaTheme="minorEastAsia" w:hAnsiTheme="minorHAnsi" w:cstheme="minorBidi"/>
              <w:noProof/>
              <w:kern w:val="2"/>
              <w:sz w:val="24"/>
              <w:szCs w:val="24"/>
              <w:rtl w:val="0"/>
              <w14:ligatures w14:val="standardContextual"/>
            </w:rPr>
          </w:pPr>
          <w:hyperlink w:anchor="_Toc236339055" w:history="1">
            <w:r w:rsidRPr="0021372F">
              <w:rPr>
                <w:rStyle w:val="Hyperlink"/>
                <w:b/>
                <w:bCs/>
                <w:noProof/>
              </w:rPr>
              <w:t>מקורות לבניית ה-Business Wiki</w:t>
            </w:r>
            <w:r>
              <w:rPr>
                <w:noProof/>
              </w:rPr>
              <w:tab/>
            </w:r>
            <w:r>
              <w:rPr>
                <w:noProof/>
              </w:rPr>
              <w:fldChar w:fldCharType="begin"/>
            </w:r>
            <w:r>
              <w:rPr>
                <w:noProof/>
              </w:rPr>
              <w:instrText xml:space="preserve"> PAGEREF _Toc236339055 \h </w:instrText>
            </w:r>
            <w:r>
              <w:rPr>
                <w:noProof/>
              </w:rPr>
            </w:r>
            <w:r>
              <w:rPr>
                <w:noProof/>
              </w:rPr>
              <w:fldChar w:fldCharType="separate"/>
            </w:r>
            <w:r>
              <w:rPr>
                <w:noProof/>
                <w:rtl w:val="0"/>
              </w:rPr>
              <w:t>7</w:t>
            </w:r>
            <w:r>
              <w:rPr>
                <w:noProof/>
              </w:rPr>
              <w:fldChar w:fldCharType="end"/>
            </w:r>
          </w:hyperlink>
        </w:p>
        <w:p w14:paraId="4D313CD9" w14:textId="47BF6315" w:rsidR="00BC0BA0" w:rsidRDefault="00BC0BA0" w:rsidP="008C39B6">
          <w:pPr>
            <w:pStyle w:val="TOC3"/>
            <w:tabs>
              <w:tab w:val="right" w:leader="dot" w:pos="9016"/>
            </w:tabs>
            <w:rPr>
              <w:rFonts w:asciiTheme="minorHAnsi" w:eastAsiaTheme="minorEastAsia" w:hAnsiTheme="minorHAnsi" w:cstheme="minorBidi"/>
              <w:noProof/>
              <w:kern w:val="2"/>
              <w:sz w:val="24"/>
              <w:szCs w:val="24"/>
              <w:rtl w:val="0"/>
              <w14:ligatures w14:val="standardContextual"/>
            </w:rPr>
          </w:pPr>
          <w:hyperlink w:anchor="_Toc236339056" w:history="1">
            <w:r w:rsidRPr="0021372F">
              <w:rPr>
                <w:rStyle w:val="Hyperlink"/>
                <w:b/>
                <w:bCs/>
                <w:noProof/>
              </w:rPr>
              <w:t>פורמט: קבצי MD, לא Word/Excel</w:t>
            </w:r>
            <w:r>
              <w:rPr>
                <w:noProof/>
              </w:rPr>
              <w:tab/>
            </w:r>
            <w:r>
              <w:rPr>
                <w:noProof/>
              </w:rPr>
              <w:fldChar w:fldCharType="begin"/>
            </w:r>
            <w:r>
              <w:rPr>
                <w:noProof/>
              </w:rPr>
              <w:instrText xml:space="preserve"> PAGEREF _Toc236339056 \h </w:instrText>
            </w:r>
            <w:r>
              <w:rPr>
                <w:noProof/>
              </w:rPr>
            </w:r>
            <w:r>
              <w:rPr>
                <w:noProof/>
              </w:rPr>
              <w:fldChar w:fldCharType="separate"/>
            </w:r>
            <w:r>
              <w:rPr>
                <w:noProof/>
                <w:rtl w:val="0"/>
              </w:rPr>
              <w:t>7</w:t>
            </w:r>
            <w:r>
              <w:rPr>
                <w:noProof/>
              </w:rPr>
              <w:fldChar w:fldCharType="end"/>
            </w:r>
          </w:hyperlink>
        </w:p>
        <w:p w14:paraId="74F81CA8" w14:textId="4CCB3AC9" w:rsidR="00BC0BA0" w:rsidRDefault="00BC0BA0" w:rsidP="008C39B6">
          <w:pPr>
            <w:pStyle w:val="TOC3"/>
            <w:tabs>
              <w:tab w:val="right" w:leader="dot" w:pos="9016"/>
            </w:tabs>
            <w:rPr>
              <w:rFonts w:asciiTheme="minorHAnsi" w:eastAsiaTheme="minorEastAsia" w:hAnsiTheme="minorHAnsi" w:cstheme="minorBidi"/>
              <w:noProof/>
              <w:kern w:val="2"/>
              <w:sz w:val="24"/>
              <w:szCs w:val="24"/>
              <w:rtl w:val="0"/>
              <w14:ligatures w14:val="standardContextual"/>
            </w:rPr>
          </w:pPr>
          <w:hyperlink w:anchor="_Toc236339057" w:history="1">
            <w:r w:rsidRPr="0021372F">
              <w:rPr>
                <w:rStyle w:val="Hyperlink"/>
                <w:b/>
                <w:bCs/>
                <w:noProof/>
              </w:rPr>
              <w:t>יתרונות</w:t>
            </w:r>
            <w:r>
              <w:rPr>
                <w:noProof/>
              </w:rPr>
              <w:tab/>
            </w:r>
            <w:r>
              <w:rPr>
                <w:noProof/>
              </w:rPr>
              <w:fldChar w:fldCharType="begin"/>
            </w:r>
            <w:r>
              <w:rPr>
                <w:noProof/>
              </w:rPr>
              <w:instrText xml:space="preserve"> PAGEREF _Toc236339057 \h </w:instrText>
            </w:r>
            <w:r>
              <w:rPr>
                <w:noProof/>
              </w:rPr>
            </w:r>
            <w:r>
              <w:rPr>
                <w:noProof/>
              </w:rPr>
              <w:fldChar w:fldCharType="separate"/>
            </w:r>
            <w:r>
              <w:rPr>
                <w:noProof/>
                <w:rtl w:val="0"/>
              </w:rPr>
              <w:t>7</w:t>
            </w:r>
            <w:r>
              <w:rPr>
                <w:noProof/>
              </w:rPr>
              <w:fldChar w:fldCharType="end"/>
            </w:r>
          </w:hyperlink>
        </w:p>
        <w:p w14:paraId="6D705256" w14:textId="754A339C" w:rsidR="00BC0BA0" w:rsidRDefault="00BC0BA0" w:rsidP="008C39B6">
          <w:pPr>
            <w:pStyle w:val="TOC3"/>
            <w:tabs>
              <w:tab w:val="right" w:leader="dot" w:pos="9016"/>
            </w:tabs>
            <w:rPr>
              <w:rFonts w:asciiTheme="minorHAnsi" w:eastAsiaTheme="minorEastAsia" w:hAnsiTheme="minorHAnsi" w:cstheme="minorBidi"/>
              <w:noProof/>
              <w:kern w:val="2"/>
              <w:sz w:val="24"/>
              <w:szCs w:val="24"/>
              <w:rtl w:val="0"/>
              <w14:ligatures w14:val="standardContextual"/>
            </w:rPr>
          </w:pPr>
          <w:hyperlink w:anchor="_Toc236339058" w:history="1">
            <w:r w:rsidRPr="0021372F">
              <w:rPr>
                <w:rStyle w:val="Hyperlink"/>
                <w:b/>
                <w:bCs/>
                <w:noProof/>
              </w:rPr>
              <w:t>השלמות: איך זה מתיישר עם מה שמקובל בעולם</w:t>
            </w:r>
            <w:r>
              <w:rPr>
                <w:noProof/>
              </w:rPr>
              <w:tab/>
            </w:r>
            <w:r>
              <w:rPr>
                <w:noProof/>
              </w:rPr>
              <w:fldChar w:fldCharType="begin"/>
            </w:r>
            <w:r>
              <w:rPr>
                <w:noProof/>
              </w:rPr>
              <w:instrText xml:space="preserve"> PAGEREF _Toc236339058 \h </w:instrText>
            </w:r>
            <w:r>
              <w:rPr>
                <w:noProof/>
              </w:rPr>
            </w:r>
            <w:r>
              <w:rPr>
                <w:noProof/>
              </w:rPr>
              <w:fldChar w:fldCharType="separate"/>
            </w:r>
            <w:r>
              <w:rPr>
                <w:noProof/>
                <w:rtl w:val="0"/>
              </w:rPr>
              <w:t>7</w:t>
            </w:r>
            <w:r>
              <w:rPr>
                <w:noProof/>
              </w:rPr>
              <w:fldChar w:fldCharType="end"/>
            </w:r>
          </w:hyperlink>
        </w:p>
        <w:p w14:paraId="0913B072" w14:textId="4788E566" w:rsidR="00BC0BA0" w:rsidRDefault="00BC0BA0" w:rsidP="008C39B6">
          <w:pPr>
            <w:pStyle w:val="TOC2"/>
            <w:tabs>
              <w:tab w:val="right" w:leader="dot" w:pos="9016"/>
            </w:tabs>
            <w:rPr>
              <w:rFonts w:asciiTheme="minorHAnsi" w:eastAsiaTheme="minorEastAsia" w:hAnsiTheme="minorHAnsi" w:cstheme="minorBidi"/>
              <w:noProof/>
              <w:kern w:val="2"/>
              <w:sz w:val="24"/>
              <w:szCs w:val="24"/>
              <w:rtl w:val="0"/>
              <w14:ligatures w14:val="standardContextual"/>
            </w:rPr>
          </w:pPr>
          <w:hyperlink w:anchor="_Toc236339059" w:history="1">
            <w:r w:rsidRPr="0021372F">
              <w:rPr>
                <w:rStyle w:val="Hyperlink"/>
                <w:b/>
                <w:bCs/>
                <w:noProof/>
              </w:rPr>
              <w:t>ארכיטקטורת הידע — Knowledge Graph</w:t>
            </w:r>
            <w:r>
              <w:rPr>
                <w:noProof/>
              </w:rPr>
              <w:tab/>
            </w:r>
            <w:r>
              <w:rPr>
                <w:noProof/>
              </w:rPr>
              <w:fldChar w:fldCharType="begin"/>
            </w:r>
            <w:r>
              <w:rPr>
                <w:noProof/>
              </w:rPr>
              <w:instrText xml:space="preserve"> PAGEREF _Toc236339059 \h </w:instrText>
            </w:r>
            <w:r>
              <w:rPr>
                <w:noProof/>
              </w:rPr>
            </w:r>
            <w:r>
              <w:rPr>
                <w:noProof/>
              </w:rPr>
              <w:fldChar w:fldCharType="separate"/>
            </w:r>
            <w:r>
              <w:rPr>
                <w:noProof/>
                <w:rtl w:val="0"/>
              </w:rPr>
              <w:t>8</w:t>
            </w:r>
            <w:r>
              <w:rPr>
                <w:noProof/>
              </w:rPr>
              <w:fldChar w:fldCharType="end"/>
            </w:r>
          </w:hyperlink>
        </w:p>
        <w:p w14:paraId="5364BAFD" w14:textId="3AE8C85E" w:rsidR="00BC0BA0" w:rsidRDefault="00BC0BA0" w:rsidP="008C39B6">
          <w:pPr>
            <w:pStyle w:val="TOC3"/>
            <w:tabs>
              <w:tab w:val="right" w:leader="dot" w:pos="9016"/>
            </w:tabs>
            <w:rPr>
              <w:rFonts w:asciiTheme="minorHAnsi" w:eastAsiaTheme="minorEastAsia" w:hAnsiTheme="minorHAnsi" w:cstheme="minorBidi"/>
              <w:noProof/>
              <w:kern w:val="2"/>
              <w:sz w:val="24"/>
              <w:szCs w:val="24"/>
              <w:rtl w:val="0"/>
              <w14:ligatures w14:val="standardContextual"/>
            </w:rPr>
          </w:pPr>
          <w:hyperlink w:anchor="_Toc236339060" w:history="1">
            <w:r w:rsidRPr="0021372F">
              <w:rPr>
                <w:rStyle w:val="Hyperlink"/>
                <w:b/>
                <w:bCs/>
                <w:noProof/>
              </w:rPr>
              <w:t>יישום מעשי בריפו הזה</w:t>
            </w:r>
            <w:r>
              <w:rPr>
                <w:noProof/>
              </w:rPr>
              <w:tab/>
            </w:r>
            <w:r>
              <w:rPr>
                <w:noProof/>
              </w:rPr>
              <w:fldChar w:fldCharType="begin"/>
            </w:r>
            <w:r>
              <w:rPr>
                <w:noProof/>
              </w:rPr>
              <w:instrText xml:space="preserve"> PAGEREF _Toc236339060 \h </w:instrText>
            </w:r>
            <w:r>
              <w:rPr>
                <w:noProof/>
              </w:rPr>
            </w:r>
            <w:r>
              <w:rPr>
                <w:noProof/>
              </w:rPr>
              <w:fldChar w:fldCharType="separate"/>
            </w:r>
            <w:r>
              <w:rPr>
                <w:noProof/>
                <w:rtl w:val="0"/>
              </w:rPr>
              <w:t>8</w:t>
            </w:r>
            <w:r>
              <w:rPr>
                <w:noProof/>
              </w:rPr>
              <w:fldChar w:fldCharType="end"/>
            </w:r>
          </w:hyperlink>
        </w:p>
        <w:p w14:paraId="5A6650E1" w14:textId="48D6EB97" w:rsidR="00BC0BA0" w:rsidRDefault="00BC0BA0" w:rsidP="008C39B6">
          <w:pPr>
            <w:pStyle w:val="TOC2"/>
            <w:tabs>
              <w:tab w:val="right" w:leader="dot" w:pos="9016"/>
            </w:tabs>
            <w:rPr>
              <w:rFonts w:asciiTheme="minorHAnsi" w:eastAsiaTheme="minorEastAsia" w:hAnsiTheme="minorHAnsi" w:cstheme="minorBidi"/>
              <w:noProof/>
              <w:kern w:val="2"/>
              <w:sz w:val="24"/>
              <w:szCs w:val="24"/>
              <w:rtl w:val="0"/>
              <w14:ligatures w14:val="standardContextual"/>
            </w:rPr>
          </w:pPr>
          <w:hyperlink w:anchor="_Toc236339061" w:history="1">
            <w:r w:rsidRPr="0021372F">
              <w:rPr>
                <w:rStyle w:val="Hyperlink"/>
                <w:b/>
                <w:bCs/>
                <w:noProof/>
              </w:rPr>
              <w:t>עקרונות על — תמצית לרפרנס מהיר</w:t>
            </w:r>
            <w:r>
              <w:rPr>
                <w:noProof/>
              </w:rPr>
              <w:tab/>
            </w:r>
            <w:r>
              <w:rPr>
                <w:noProof/>
              </w:rPr>
              <w:fldChar w:fldCharType="begin"/>
            </w:r>
            <w:r>
              <w:rPr>
                <w:noProof/>
              </w:rPr>
              <w:instrText xml:space="preserve"> PAGEREF _Toc236339061 \h </w:instrText>
            </w:r>
            <w:r>
              <w:rPr>
                <w:noProof/>
              </w:rPr>
            </w:r>
            <w:r>
              <w:rPr>
                <w:noProof/>
              </w:rPr>
              <w:fldChar w:fldCharType="separate"/>
            </w:r>
            <w:r>
              <w:rPr>
                <w:noProof/>
                <w:rtl w:val="0"/>
              </w:rPr>
              <w:t>8</w:t>
            </w:r>
            <w:r>
              <w:rPr>
                <w:noProof/>
              </w:rPr>
              <w:fldChar w:fldCharType="end"/>
            </w:r>
          </w:hyperlink>
        </w:p>
        <w:p w14:paraId="2239A0D5" w14:textId="6B927CC6" w:rsidR="00BC0BA0" w:rsidRDefault="00BC0BA0" w:rsidP="008C39B6">
          <w:pPr>
            <w:pStyle w:val="TOC1"/>
            <w:tabs>
              <w:tab w:val="right" w:leader="dot" w:pos="9016"/>
            </w:tabs>
            <w:rPr>
              <w:rFonts w:asciiTheme="minorHAnsi" w:eastAsiaTheme="minorEastAsia" w:hAnsiTheme="minorHAnsi" w:cstheme="minorBidi"/>
              <w:b w:val="0"/>
              <w:bCs w:val="0"/>
              <w:noProof/>
              <w:kern w:val="2"/>
              <w:rtl w:val="0"/>
              <w14:ligatures w14:val="standardContextual"/>
            </w:rPr>
          </w:pPr>
          <w:hyperlink w:anchor="_Toc236339062" w:history="1">
            <w:r w:rsidRPr="0021372F">
              <w:rPr>
                <w:rStyle w:val="Hyperlink"/>
                <w:noProof/>
              </w:rPr>
              <w:t>מפעל הבעיות</w:t>
            </w:r>
            <w:r>
              <w:rPr>
                <w:noProof/>
              </w:rPr>
              <w:tab/>
            </w:r>
            <w:r>
              <w:rPr>
                <w:noProof/>
              </w:rPr>
              <w:fldChar w:fldCharType="begin"/>
            </w:r>
            <w:r>
              <w:rPr>
                <w:noProof/>
              </w:rPr>
              <w:instrText xml:space="preserve"> PAGEREF _Toc236339062 \h </w:instrText>
            </w:r>
            <w:r>
              <w:rPr>
                <w:noProof/>
              </w:rPr>
            </w:r>
            <w:r>
              <w:rPr>
                <w:noProof/>
              </w:rPr>
              <w:fldChar w:fldCharType="separate"/>
            </w:r>
            <w:r>
              <w:rPr>
                <w:noProof/>
                <w:rtl w:val="0"/>
              </w:rPr>
              <w:t>10</w:t>
            </w:r>
            <w:r>
              <w:rPr>
                <w:noProof/>
              </w:rPr>
              <w:fldChar w:fldCharType="end"/>
            </w:r>
          </w:hyperlink>
        </w:p>
        <w:p w14:paraId="17DBBDBC" w14:textId="6DB28D38" w:rsidR="00BC0BA0" w:rsidRDefault="00BC0BA0" w:rsidP="008C39B6">
          <w:pPr>
            <w:pStyle w:val="TOC3"/>
            <w:tabs>
              <w:tab w:val="right" w:leader="dot" w:pos="9016"/>
            </w:tabs>
            <w:rPr>
              <w:rFonts w:asciiTheme="minorHAnsi" w:eastAsiaTheme="minorEastAsia" w:hAnsiTheme="minorHAnsi" w:cstheme="minorBidi"/>
              <w:noProof/>
              <w:kern w:val="2"/>
              <w:sz w:val="24"/>
              <w:szCs w:val="24"/>
              <w:rtl w:val="0"/>
              <w14:ligatures w14:val="standardContextual"/>
            </w:rPr>
          </w:pPr>
          <w:hyperlink w:anchor="_Toc236339063" w:history="1">
            <w:r w:rsidRPr="0021372F">
              <w:rPr>
                <w:rStyle w:val="Hyperlink"/>
                <w:b/>
                <w:bCs/>
                <w:noProof/>
              </w:rPr>
              <w:t>מהו מפעל הבעיות?</w:t>
            </w:r>
            <w:r>
              <w:rPr>
                <w:noProof/>
              </w:rPr>
              <w:tab/>
            </w:r>
            <w:r>
              <w:rPr>
                <w:noProof/>
              </w:rPr>
              <w:fldChar w:fldCharType="begin"/>
            </w:r>
            <w:r>
              <w:rPr>
                <w:noProof/>
              </w:rPr>
              <w:instrText xml:space="preserve"> PAGEREF _Toc236339063 \h </w:instrText>
            </w:r>
            <w:r>
              <w:rPr>
                <w:noProof/>
              </w:rPr>
            </w:r>
            <w:r>
              <w:rPr>
                <w:noProof/>
              </w:rPr>
              <w:fldChar w:fldCharType="separate"/>
            </w:r>
            <w:r>
              <w:rPr>
                <w:noProof/>
                <w:rtl w:val="0"/>
              </w:rPr>
              <w:t>10</w:t>
            </w:r>
            <w:r>
              <w:rPr>
                <w:noProof/>
              </w:rPr>
              <w:fldChar w:fldCharType="end"/>
            </w:r>
          </w:hyperlink>
        </w:p>
        <w:p w14:paraId="640A8B2B" w14:textId="41A4BCAA" w:rsidR="00BC0BA0" w:rsidRDefault="00BC0BA0" w:rsidP="008C39B6">
          <w:pPr>
            <w:pStyle w:val="TOC3"/>
            <w:tabs>
              <w:tab w:val="right" w:leader="dot" w:pos="9016"/>
            </w:tabs>
            <w:rPr>
              <w:rFonts w:asciiTheme="minorHAnsi" w:eastAsiaTheme="minorEastAsia" w:hAnsiTheme="minorHAnsi" w:cstheme="minorBidi"/>
              <w:noProof/>
              <w:kern w:val="2"/>
              <w:sz w:val="24"/>
              <w:szCs w:val="24"/>
              <w:rtl w:val="0"/>
              <w14:ligatures w14:val="standardContextual"/>
            </w:rPr>
          </w:pPr>
          <w:hyperlink w:anchor="_Toc236339064" w:history="1">
            <w:r w:rsidRPr="0021372F">
              <w:rPr>
                <w:rStyle w:val="Hyperlink"/>
                <w:b/>
                <w:bCs/>
                <w:noProof/>
              </w:rPr>
              <w:t>יעדי משפך שנתיים</w:t>
            </w:r>
            <w:r>
              <w:rPr>
                <w:noProof/>
              </w:rPr>
              <w:tab/>
            </w:r>
            <w:r>
              <w:rPr>
                <w:noProof/>
              </w:rPr>
              <w:fldChar w:fldCharType="begin"/>
            </w:r>
            <w:r>
              <w:rPr>
                <w:noProof/>
              </w:rPr>
              <w:instrText xml:space="preserve"> PAGEREF _Toc236339064 \h </w:instrText>
            </w:r>
            <w:r>
              <w:rPr>
                <w:noProof/>
              </w:rPr>
            </w:r>
            <w:r>
              <w:rPr>
                <w:noProof/>
              </w:rPr>
              <w:fldChar w:fldCharType="separate"/>
            </w:r>
            <w:r>
              <w:rPr>
                <w:noProof/>
                <w:rtl w:val="0"/>
              </w:rPr>
              <w:t>10</w:t>
            </w:r>
            <w:r>
              <w:rPr>
                <w:noProof/>
              </w:rPr>
              <w:fldChar w:fldCharType="end"/>
            </w:r>
          </w:hyperlink>
        </w:p>
        <w:p w14:paraId="0389E178" w14:textId="134C5BDD" w:rsidR="00BC0BA0" w:rsidRDefault="00BC0BA0" w:rsidP="008C39B6">
          <w:pPr>
            <w:pStyle w:val="TOC3"/>
            <w:tabs>
              <w:tab w:val="right" w:leader="dot" w:pos="9016"/>
            </w:tabs>
            <w:rPr>
              <w:rFonts w:asciiTheme="minorHAnsi" w:eastAsiaTheme="minorEastAsia" w:hAnsiTheme="minorHAnsi" w:cstheme="minorBidi"/>
              <w:noProof/>
              <w:kern w:val="2"/>
              <w:sz w:val="24"/>
              <w:szCs w:val="24"/>
              <w:rtl w:val="0"/>
              <w14:ligatures w14:val="standardContextual"/>
            </w:rPr>
          </w:pPr>
          <w:hyperlink w:anchor="_Toc236339065" w:history="1">
            <w:r w:rsidRPr="0021372F">
              <w:rPr>
                <w:rStyle w:val="Hyperlink"/>
                <w:b/>
                <w:bCs/>
                <w:noProof/>
              </w:rPr>
              <w:t>מפת התוכן</w:t>
            </w:r>
            <w:r>
              <w:rPr>
                <w:noProof/>
              </w:rPr>
              <w:tab/>
            </w:r>
            <w:r>
              <w:rPr>
                <w:noProof/>
              </w:rPr>
              <w:fldChar w:fldCharType="begin"/>
            </w:r>
            <w:r>
              <w:rPr>
                <w:noProof/>
              </w:rPr>
              <w:instrText xml:space="preserve"> PAGEREF _Toc236339065 \h </w:instrText>
            </w:r>
            <w:r>
              <w:rPr>
                <w:noProof/>
              </w:rPr>
            </w:r>
            <w:r>
              <w:rPr>
                <w:noProof/>
              </w:rPr>
              <w:fldChar w:fldCharType="separate"/>
            </w:r>
            <w:r>
              <w:rPr>
                <w:noProof/>
                <w:rtl w:val="0"/>
              </w:rPr>
              <w:t>10</w:t>
            </w:r>
            <w:r>
              <w:rPr>
                <w:noProof/>
              </w:rPr>
              <w:fldChar w:fldCharType="end"/>
            </w:r>
          </w:hyperlink>
        </w:p>
        <w:p w14:paraId="5B9B5AD6" w14:textId="3472D971" w:rsidR="00BC0BA0" w:rsidRDefault="00BC0BA0" w:rsidP="008C39B6">
          <w:pPr>
            <w:pStyle w:val="TOC2"/>
            <w:tabs>
              <w:tab w:val="right" w:leader="dot" w:pos="9016"/>
            </w:tabs>
            <w:rPr>
              <w:rFonts w:asciiTheme="minorHAnsi" w:eastAsiaTheme="minorEastAsia" w:hAnsiTheme="minorHAnsi" w:cstheme="minorBidi"/>
              <w:noProof/>
              <w:kern w:val="2"/>
              <w:sz w:val="24"/>
              <w:szCs w:val="24"/>
              <w:rtl w:val="0"/>
              <w14:ligatures w14:val="standardContextual"/>
            </w:rPr>
          </w:pPr>
          <w:hyperlink w:anchor="_Toc236339066" w:history="1">
            <w:r w:rsidRPr="0021372F">
              <w:rPr>
                <w:rStyle w:val="Hyperlink"/>
                <w:b/>
                <w:bCs/>
                <w:noProof/>
              </w:rPr>
              <w:t>אזורי האתגר הלאומיים</w:t>
            </w:r>
            <w:r>
              <w:rPr>
                <w:noProof/>
              </w:rPr>
              <w:tab/>
            </w:r>
            <w:r>
              <w:rPr>
                <w:noProof/>
              </w:rPr>
              <w:fldChar w:fldCharType="begin"/>
            </w:r>
            <w:r>
              <w:rPr>
                <w:noProof/>
              </w:rPr>
              <w:instrText xml:space="preserve"> PAGEREF _Toc236339066 \h </w:instrText>
            </w:r>
            <w:r>
              <w:rPr>
                <w:noProof/>
              </w:rPr>
            </w:r>
            <w:r>
              <w:rPr>
                <w:noProof/>
              </w:rPr>
              <w:fldChar w:fldCharType="separate"/>
            </w:r>
            <w:r>
              <w:rPr>
                <w:noProof/>
                <w:rtl w:val="0"/>
              </w:rPr>
              <w:t>11</w:t>
            </w:r>
            <w:r>
              <w:rPr>
                <w:noProof/>
              </w:rPr>
              <w:fldChar w:fldCharType="end"/>
            </w:r>
          </w:hyperlink>
        </w:p>
        <w:p w14:paraId="71F89DF4" w14:textId="3EF8522D" w:rsidR="00BC0BA0" w:rsidRDefault="00BC0BA0" w:rsidP="008C39B6">
          <w:pPr>
            <w:pStyle w:val="TOC2"/>
            <w:tabs>
              <w:tab w:val="right" w:leader="dot" w:pos="9016"/>
            </w:tabs>
            <w:rPr>
              <w:rFonts w:asciiTheme="minorHAnsi" w:eastAsiaTheme="minorEastAsia" w:hAnsiTheme="minorHAnsi" w:cstheme="minorBidi"/>
              <w:noProof/>
              <w:kern w:val="2"/>
              <w:sz w:val="24"/>
              <w:szCs w:val="24"/>
              <w:rtl w:val="0"/>
              <w14:ligatures w14:val="standardContextual"/>
            </w:rPr>
          </w:pPr>
          <w:hyperlink w:anchor="_Toc236339067" w:history="1">
            <w:r w:rsidRPr="0021372F">
              <w:rPr>
                <w:rStyle w:val="Hyperlink"/>
                <w:b/>
                <w:bCs/>
                <w:noProof/>
              </w:rPr>
              <w:t>דרישות סף וקריטריוני תיעדוף</w:t>
            </w:r>
            <w:r>
              <w:rPr>
                <w:noProof/>
              </w:rPr>
              <w:tab/>
            </w:r>
            <w:r>
              <w:rPr>
                <w:noProof/>
              </w:rPr>
              <w:fldChar w:fldCharType="begin"/>
            </w:r>
            <w:r>
              <w:rPr>
                <w:noProof/>
              </w:rPr>
              <w:instrText xml:space="preserve"> PAGEREF _Toc236339067 \h </w:instrText>
            </w:r>
            <w:r>
              <w:rPr>
                <w:noProof/>
              </w:rPr>
            </w:r>
            <w:r>
              <w:rPr>
                <w:noProof/>
              </w:rPr>
              <w:fldChar w:fldCharType="separate"/>
            </w:r>
            <w:r>
              <w:rPr>
                <w:noProof/>
                <w:rtl w:val="0"/>
              </w:rPr>
              <w:t>11</w:t>
            </w:r>
            <w:r>
              <w:rPr>
                <w:noProof/>
              </w:rPr>
              <w:fldChar w:fldCharType="end"/>
            </w:r>
          </w:hyperlink>
        </w:p>
        <w:p w14:paraId="69D08E27" w14:textId="4A7BBD2F" w:rsidR="00BC0BA0" w:rsidRDefault="00BC0BA0" w:rsidP="008C39B6">
          <w:pPr>
            <w:pStyle w:val="TOC3"/>
            <w:tabs>
              <w:tab w:val="right" w:leader="dot" w:pos="9016"/>
            </w:tabs>
            <w:rPr>
              <w:rFonts w:asciiTheme="minorHAnsi" w:eastAsiaTheme="minorEastAsia" w:hAnsiTheme="minorHAnsi" w:cstheme="minorBidi"/>
              <w:noProof/>
              <w:kern w:val="2"/>
              <w:sz w:val="24"/>
              <w:szCs w:val="24"/>
              <w:rtl w:val="0"/>
              <w14:ligatures w14:val="standardContextual"/>
            </w:rPr>
          </w:pPr>
          <w:hyperlink w:anchor="_Toc236339068" w:history="1">
            <w:r w:rsidRPr="0021372F">
              <w:rPr>
                <w:rStyle w:val="Hyperlink"/>
                <w:b/>
                <w:bCs/>
                <w:noProof/>
              </w:rPr>
              <w:t>דרישות סף לכניסת בעיה לרשימה</w:t>
            </w:r>
            <w:r>
              <w:rPr>
                <w:noProof/>
              </w:rPr>
              <w:tab/>
            </w:r>
            <w:r>
              <w:rPr>
                <w:noProof/>
              </w:rPr>
              <w:fldChar w:fldCharType="begin"/>
            </w:r>
            <w:r>
              <w:rPr>
                <w:noProof/>
              </w:rPr>
              <w:instrText xml:space="preserve"> PAGEREF _Toc236339068 \h </w:instrText>
            </w:r>
            <w:r>
              <w:rPr>
                <w:noProof/>
              </w:rPr>
            </w:r>
            <w:r>
              <w:rPr>
                <w:noProof/>
              </w:rPr>
              <w:fldChar w:fldCharType="separate"/>
            </w:r>
            <w:r>
              <w:rPr>
                <w:noProof/>
                <w:rtl w:val="0"/>
              </w:rPr>
              <w:t>11</w:t>
            </w:r>
            <w:r>
              <w:rPr>
                <w:noProof/>
              </w:rPr>
              <w:fldChar w:fldCharType="end"/>
            </w:r>
          </w:hyperlink>
        </w:p>
        <w:p w14:paraId="00EA5965" w14:textId="3BCFF441" w:rsidR="00BC0BA0" w:rsidRDefault="00BC0BA0" w:rsidP="008C39B6">
          <w:pPr>
            <w:pStyle w:val="TOC3"/>
            <w:tabs>
              <w:tab w:val="right" w:leader="dot" w:pos="9016"/>
            </w:tabs>
            <w:rPr>
              <w:rFonts w:asciiTheme="minorHAnsi" w:eastAsiaTheme="minorEastAsia" w:hAnsiTheme="minorHAnsi" w:cstheme="minorBidi"/>
              <w:noProof/>
              <w:kern w:val="2"/>
              <w:sz w:val="24"/>
              <w:szCs w:val="24"/>
              <w:rtl w:val="0"/>
              <w14:ligatures w14:val="standardContextual"/>
            </w:rPr>
          </w:pPr>
          <w:hyperlink w:anchor="_Toc236339069" w:history="1">
            <w:r w:rsidRPr="0021372F">
              <w:rPr>
                <w:rStyle w:val="Hyperlink"/>
                <w:b/>
                <w:bCs/>
                <w:noProof/>
              </w:rPr>
              <w:t>תפקיד ה-AI — שלושה מבחנים</w:t>
            </w:r>
            <w:r>
              <w:rPr>
                <w:noProof/>
              </w:rPr>
              <w:tab/>
            </w:r>
            <w:r>
              <w:rPr>
                <w:noProof/>
              </w:rPr>
              <w:fldChar w:fldCharType="begin"/>
            </w:r>
            <w:r>
              <w:rPr>
                <w:noProof/>
              </w:rPr>
              <w:instrText xml:space="preserve"> PAGEREF _Toc236339069 \h </w:instrText>
            </w:r>
            <w:r>
              <w:rPr>
                <w:noProof/>
              </w:rPr>
            </w:r>
            <w:r>
              <w:rPr>
                <w:noProof/>
              </w:rPr>
              <w:fldChar w:fldCharType="separate"/>
            </w:r>
            <w:r>
              <w:rPr>
                <w:noProof/>
                <w:rtl w:val="0"/>
              </w:rPr>
              <w:t>12</w:t>
            </w:r>
            <w:r>
              <w:rPr>
                <w:noProof/>
              </w:rPr>
              <w:fldChar w:fldCharType="end"/>
            </w:r>
          </w:hyperlink>
        </w:p>
        <w:p w14:paraId="39742865" w14:textId="52B24AA5" w:rsidR="00BC0BA0" w:rsidRDefault="00BC0BA0" w:rsidP="008C39B6">
          <w:pPr>
            <w:pStyle w:val="TOC3"/>
            <w:tabs>
              <w:tab w:val="right" w:leader="dot" w:pos="9016"/>
            </w:tabs>
            <w:rPr>
              <w:rFonts w:asciiTheme="minorHAnsi" w:eastAsiaTheme="minorEastAsia" w:hAnsiTheme="minorHAnsi" w:cstheme="minorBidi"/>
              <w:noProof/>
              <w:kern w:val="2"/>
              <w:sz w:val="24"/>
              <w:szCs w:val="24"/>
              <w:rtl w:val="0"/>
              <w14:ligatures w14:val="standardContextual"/>
            </w:rPr>
          </w:pPr>
          <w:hyperlink w:anchor="_Toc236339070" w:history="1">
            <w:r w:rsidRPr="0021372F">
              <w:rPr>
                <w:rStyle w:val="Hyperlink"/>
                <w:b/>
                <w:bCs/>
                <w:noProof/>
              </w:rPr>
              <w:t>דגשים לחקר בעיה</w:t>
            </w:r>
            <w:r>
              <w:rPr>
                <w:noProof/>
              </w:rPr>
              <w:tab/>
            </w:r>
            <w:r>
              <w:rPr>
                <w:noProof/>
              </w:rPr>
              <w:fldChar w:fldCharType="begin"/>
            </w:r>
            <w:r>
              <w:rPr>
                <w:noProof/>
              </w:rPr>
              <w:instrText xml:space="preserve"> PAGEREF _Toc236339070 \h </w:instrText>
            </w:r>
            <w:r>
              <w:rPr>
                <w:noProof/>
              </w:rPr>
            </w:r>
            <w:r>
              <w:rPr>
                <w:noProof/>
              </w:rPr>
              <w:fldChar w:fldCharType="separate"/>
            </w:r>
            <w:r>
              <w:rPr>
                <w:noProof/>
                <w:rtl w:val="0"/>
              </w:rPr>
              <w:t>12</w:t>
            </w:r>
            <w:r>
              <w:rPr>
                <w:noProof/>
              </w:rPr>
              <w:fldChar w:fldCharType="end"/>
            </w:r>
          </w:hyperlink>
        </w:p>
        <w:p w14:paraId="383E8714" w14:textId="50AE866A" w:rsidR="00BC0BA0" w:rsidRDefault="00BC0BA0" w:rsidP="008C39B6">
          <w:pPr>
            <w:pStyle w:val="TOC3"/>
            <w:tabs>
              <w:tab w:val="right" w:leader="dot" w:pos="9016"/>
            </w:tabs>
            <w:rPr>
              <w:rFonts w:asciiTheme="minorHAnsi" w:eastAsiaTheme="minorEastAsia" w:hAnsiTheme="minorHAnsi" w:cstheme="minorBidi"/>
              <w:noProof/>
              <w:kern w:val="2"/>
              <w:sz w:val="24"/>
              <w:szCs w:val="24"/>
              <w:rtl w:val="0"/>
              <w14:ligatures w14:val="standardContextual"/>
            </w:rPr>
          </w:pPr>
          <w:hyperlink w:anchor="_Toc236339071" w:history="1">
            <w:r w:rsidRPr="0021372F">
              <w:rPr>
                <w:rStyle w:val="Hyperlink"/>
                <w:b/>
                <w:bCs/>
                <w:noProof/>
              </w:rPr>
              <w:t>קריטריוני תיעדוף (משקלות ייקבעו על-ידי הנהלת המטה)</w:t>
            </w:r>
            <w:r>
              <w:rPr>
                <w:noProof/>
              </w:rPr>
              <w:tab/>
            </w:r>
            <w:r>
              <w:rPr>
                <w:noProof/>
              </w:rPr>
              <w:fldChar w:fldCharType="begin"/>
            </w:r>
            <w:r>
              <w:rPr>
                <w:noProof/>
              </w:rPr>
              <w:instrText xml:space="preserve"> PAGEREF _Toc236339071 \h </w:instrText>
            </w:r>
            <w:r>
              <w:rPr>
                <w:noProof/>
              </w:rPr>
            </w:r>
            <w:r>
              <w:rPr>
                <w:noProof/>
              </w:rPr>
              <w:fldChar w:fldCharType="separate"/>
            </w:r>
            <w:r>
              <w:rPr>
                <w:noProof/>
                <w:rtl w:val="0"/>
              </w:rPr>
              <w:t>12</w:t>
            </w:r>
            <w:r>
              <w:rPr>
                <w:noProof/>
              </w:rPr>
              <w:fldChar w:fldCharType="end"/>
            </w:r>
          </w:hyperlink>
        </w:p>
        <w:p w14:paraId="51D0EE25" w14:textId="63DDB036" w:rsidR="00BC0BA0" w:rsidRDefault="00BC0BA0" w:rsidP="008C39B6">
          <w:pPr>
            <w:pStyle w:val="TOC2"/>
            <w:tabs>
              <w:tab w:val="right" w:leader="dot" w:pos="9016"/>
            </w:tabs>
            <w:rPr>
              <w:rFonts w:asciiTheme="minorHAnsi" w:eastAsiaTheme="minorEastAsia" w:hAnsiTheme="minorHAnsi" w:cstheme="minorBidi"/>
              <w:noProof/>
              <w:kern w:val="2"/>
              <w:sz w:val="24"/>
              <w:szCs w:val="24"/>
              <w:rtl w:val="0"/>
              <w14:ligatures w14:val="standardContextual"/>
            </w:rPr>
          </w:pPr>
          <w:hyperlink w:anchor="_Toc236339072" w:history="1">
            <w:r w:rsidRPr="0021372F">
              <w:rPr>
                <w:rStyle w:val="Hyperlink"/>
                <w:b/>
                <w:bCs/>
                <w:noProof/>
              </w:rPr>
              <w:t>אלגוריתם ניקוד ותיעדוף (מודל מוצע)</w:t>
            </w:r>
            <w:r>
              <w:rPr>
                <w:noProof/>
              </w:rPr>
              <w:tab/>
            </w:r>
            <w:r>
              <w:rPr>
                <w:noProof/>
              </w:rPr>
              <w:fldChar w:fldCharType="begin"/>
            </w:r>
            <w:r>
              <w:rPr>
                <w:noProof/>
              </w:rPr>
              <w:instrText xml:space="preserve"> PAGEREF _Toc236339072 \h </w:instrText>
            </w:r>
            <w:r>
              <w:rPr>
                <w:noProof/>
              </w:rPr>
            </w:r>
            <w:r>
              <w:rPr>
                <w:noProof/>
              </w:rPr>
              <w:fldChar w:fldCharType="separate"/>
            </w:r>
            <w:r>
              <w:rPr>
                <w:noProof/>
                <w:rtl w:val="0"/>
              </w:rPr>
              <w:t>12</w:t>
            </w:r>
            <w:r>
              <w:rPr>
                <w:noProof/>
              </w:rPr>
              <w:fldChar w:fldCharType="end"/>
            </w:r>
          </w:hyperlink>
        </w:p>
        <w:p w14:paraId="574CE026" w14:textId="7253CD9A" w:rsidR="00BC0BA0" w:rsidRDefault="00BC0BA0" w:rsidP="008C39B6">
          <w:pPr>
            <w:pStyle w:val="TOC3"/>
            <w:tabs>
              <w:tab w:val="right" w:leader="dot" w:pos="9016"/>
            </w:tabs>
            <w:rPr>
              <w:rFonts w:asciiTheme="minorHAnsi" w:eastAsiaTheme="minorEastAsia" w:hAnsiTheme="minorHAnsi" w:cstheme="minorBidi"/>
              <w:noProof/>
              <w:kern w:val="2"/>
              <w:sz w:val="24"/>
              <w:szCs w:val="24"/>
              <w:rtl w:val="0"/>
              <w14:ligatures w14:val="standardContextual"/>
            </w:rPr>
          </w:pPr>
          <w:hyperlink w:anchor="_Toc236339073" w:history="1">
            <w:r w:rsidRPr="0021372F">
              <w:rPr>
                <w:rStyle w:val="Hyperlink"/>
                <w:b/>
                <w:bCs/>
                <w:noProof/>
              </w:rPr>
              <w:t>שלב 0: האם בכלל אפשר לנקד?</w:t>
            </w:r>
            <w:r>
              <w:rPr>
                <w:noProof/>
              </w:rPr>
              <w:tab/>
            </w:r>
            <w:r>
              <w:rPr>
                <w:noProof/>
              </w:rPr>
              <w:fldChar w:fldCharType="begin"/>
            </w:r>
            <w:r>
              <w:rPr>
                <w:noProof/>
              </w:rPr>
              <w:instrText xml:space="preserve"> PAGEREF _Toc236339073 \h </w:instrText>
            </w:r>
            <w:r>
              <w:rPr>
                <w:noProof/>
              </w:rPr>
            </w:r>
            <w:r>
              <w:rPr>
                <w:noProof/>
              </w:rPr>
              <w:fldChar w:fldCharType="separate"/>
            </w:r>
            <w:r>
              <w:rPr>
                <w:noProof/>
                <w:rtl w:val="0"/>
              </w:rPr>
              <w:t>13</w:t>
            </w:r>
            <w:r>
              <w:rPr>
                <w:noProof/>
              </w:rPr>
              <w:fldChar w:fldCharType="end"/>
            </w:r>
          </w:hyperlink>
        </w:p>
        <w:p w14:paraId="3B40026C" w14:textId="678439F6" w:rsidR="00BC0BA0" w:rsidRDefault="00BC0BA0" w:rsidP="008C39B6">
          <w:pPr>
            <w:pStyle w:val="TOC3"/>
            <w:tabs>
              <w:tab w:val="right" w:leader="dot" w:pos="9016"/>
            </w:tabs>
            <w:rPr>
              <w:rFonts w:asciiTheme="minorHAnsi" w:eastAsiaTheme="minorEastAsia" w:hAnsiTheme="minorHAnsi" w:cstheme="minorBidi"/>
              <w:noProof/>
              <w:kern w:val="2"/>
              <w:sz w:val="24"/>
              <w:szCs w:val="24"/>
              <w:rtl w:val="0"/>
              <w14:ligatures w14:val="standardContextual"/>
            </w:rPr>
          </w:pPr>
          <w:hyperlink w:anchor="_Toc236339074" w:history="1">
            <w:r w:rsidRPr="0021372F">
              <w:rPr>
                <w:rStyle w:val="Hyperlink"/>
                <w:b/>
                <w:bCs/>
                <w:noProof/>
              </w:rPr>
              <w:t>שלב 1: ניקוד לכל קריטריון (1–5)</w:t>
            </w:r>
            <w:r>
              <w:rPr>
                <w:noProof/>
              </w:rPr>
              <w:tab/>
            </w:r>
            <w:r>
              <w:rPr>
                <w:noProof/>
              </w:rPr>
              <w:fldChar w:fldCharType="begin"/>
            </w:r>
            <w:r>
              <w:rPr>
                <w:noProof/>
              </w:rPr>
              <w:instrText xml:space="preserve"> PAGEREF _Toc236339074 \h </w:instrText>
            </w:r>
            <w:r>
              <w:rPr>
                <w:noProof/>
              </w:rPr>
            </w:r>
            <w:r>
              <w:rPr>
                <w:noProof/>
              </w:rPr>
              <w:fldChar w:fldCharType="separate"/>
            </w:r>
            <w:r>
              <w:rPr>
                <w:noProof/>
                <w:rtl w:val="0"/>
              </w:rPr>
              <w:t>13</w:t>
            </w:r>
            <w:r>
              <w:rPr>
                <w:noProof/>
              </w:rPr>
              <w:fldChar w:fldCharType="end"/>
            </w:r>
          </w:hyperlink>
        </w:p>
        <w:p w14:paraId="21A9C34D" w14:textId="4F135B4A" w:rsidR="00BC0BA0" w:rsidRDefault="00BC0BA0" w:rsidP="008C39B6">
          <w:pPr>
            <w:pStyle w:val="TOC3"/>
            <w:tabs>
              <w:tab w:val="right" w:leader="dot" w:pos="9016"/>
            </w:tabs>
            <w:rPr>
              <w:rFonts w:asciiTheme="minorHAnsi" w:eastAsiaTheme="minorEastAsia" w:hAnsiTheme="minorHAnsi" w:cstheme="minorBidi"/>
              <w:noProof/>
              <w:kern w:val="2"/>
              <w:sz w:val="24"/>
              <w:szCs w:val="24"/>
              <w:rtl w:val="0"/>
              <w14:ligatures w14:val="standardContextual"/>
            </w:rPr>
          </w:pPr>
          <w:hyperlink w:anchor="_Toc236339075" w:history="1">
            <w:r w:rsidRPr="0021372F">
              <w:rPr>
                <w:rStyle w:val="Hyperlink"/>
                <w:b/>
                <w:bCs/>
                <w:noProof/>
              </w:rPr>
              <w:t>שלב 2: ציון קטגוריה</w:t>
            </w:r>
            <w:r>
              <w:rPr>
                <w:noProof/>
              </w:rPr>
              <w:tab/>
            </w:r>
            <w:r>
              <w:rPr>
                <w:noProof/>
              </w:rPr>
              <w:fldChar w:fldCharType="begin"/>
            </w:r>
            <w:r>
              <w:rPr>
                <w:noProof/>
              </w:rPr>
              <w:instrText xml:space="preserve"> PAGEREF _Toc236339075 \h </w:instrText>
            </w:r>
            <w:r>
              <w:rPr>
                <w:noProof/>
              </w:rPr>
            </w:r>
            <w:r>
              <w:rPr>
                <w:noProof/>
              </w:rPr>
              <w:fldChar w:fldCharType="separate"/>
            </w:r>
            <w:r>
              <w:rPr>
                <w:noProof/>
                <w:rtl w:val="0"/>
              </w:rPr>
              <w:t>13</w:t>
            </w:r>
            <w:r>
              <w:rPr>
                <w:noProof/>
              </w:rPr>
              <w:fldChar w:fldCharType="end"/>
            </w:r>
          </w:hyperlink>
        </w:p>
        <w:p w14:paraId="08B62131" w14:textId="44BF9AAF" w:rsidR="00BC0BA0" w:rsidRDefault="00BC0BA0" w:rsidP="008C39B6">
          <w:pPr>
            <w:pStyle w:val="TOC3"/>
            <w:tabs>
              <w:tab w:val="right" w:leader="dot" w:pos="9016"/>
            </w:tabs>
            <w:rPr>
              <w:rFonts w:asciiTheme="minorHAnsi" w:eastAsiaTheme="minorEastAsia" w:hAnsiTheme="minorHAnsi" w:cstheme="minorBidi"/>
              <w:noProof/>
              <w:kern w:val="2"/>
              <w:sz w:val="24"/>
              <w:szCs w:val="24"/>
              <w:rtl w:val="0"/>
              <w14:ligatures w14:val="standardContextual"/>
            </w:rPr>
          </w:pPr>
          <w:hyperlink w:anchor="_Toc236339076" w:history="1">
            <w:r w:rsidRPr="0021372F">
              <w:rPr>
                <w:rStyle w:val="Hyperlink"/>
                <w:b/>
                <w:bCs/>
                <w:noProof/>
              </w:rPr>
              <w:t>שלב 3: ציון משוקלל סופי</w:t>
            </w:r>
            <w:r>
              <w:rPr>
                <w:noProof/>
              </w:rPr>
              <w:tab/>
            </w:r>
            <w:r>
              <w:rPr>
                <w:noProof/>
              </w:rPr>
              <w:fldChar w:fldCharType="begin"/>
            </w:r>
            <w:r>
              <w:rPr>
                <w:noProof/>
              </w:rPr>
              <w:instrText xml:space="preserve"> PAGEREF _Toc236339076 \h </w:instrText>
            </w:r>
            <w:r>
              <w:rPr>
                <w:noProof/>
              </w:rPr>
            </w:r>
            <w:r>
              <w:rPr>
                <w:noProof/>
              </w:rPr>
              <w:fldChar w:fldCharType="separate"/>
            </w:r>
            <w:r>
              <w:rPr>
                <w:noProof/>
                <w:rtl w:val="0"/>
              </w:rPr>
              <w:t>13</w:t>
            </w:r>
            <w:r>
              <w:rPr>
                <w:noProof/>
              </w:rPr>
              <w:fldChar w:fldCharType="end"/>
            </w:r>
          </w:hyperlink>
        </w:p>
        <w:p w14:paraId="4E23FB77" w14:textId="1817BE24" w:rsidR="00BC0BA0" w:rsidRDefault="00BC0BA0" w:rsidP="008C39B6">
          <w:pPr>
            <w:pStyle w:val="TOC3"/>
            <w:tabs>
              <w:tab w:val="right" w:leader="dot" w:pos="9016"/>
            </w:tabs>
            <w:rPr>
              <w:rFonts w:asciiTheme="minorHAnsi" w:eastAsiaTheme="minorEastAsia" w:hAnsiTheme="minorHAnsi" w:cstheme="minorBidi"/>
              <w:noProof/>
              <w:kern w:val="2"/>
              <w:sz w:val="24"/>
              <w:szCs w:val="24"/>
              <w:rtl w:val="0"/>
              <w14:ligatures w14:val="standardContextual"/>
            </w:rPr>
          </w:pPr>
          <w:hyperlink w:anchor="_Toc236339077" w:history="1">
            <w:r w:rsidRPr="0021372F">
              <w:rPr>
                <w:rStyle w:val="Hyperlink"/>
                <w:b/>
                <w:bCs/>
                <w:noProof/>
              </w:rPr>
              <w:t>שלב 4: רצועות החלטה (Bands)</w:t>
            </w:r>
            <w:r>
              <w:rPr>
                <w:noProof/>
              </w:rPr>
              <w:tab/>
            </w:r>
            <w:r>
              <w:rPr>
                <w:noProof/>
              </w:rPr>
              <w:fldChar w:fldCharType="begin"/>
            </w:r>
            <w:r>
              <w:rPr>
                <w:noProof/>
              </w:rPr>
              <w:instrText xml:space="preserve"> PAGEREF _Toc236339077 \h </w:instrText>
            </w:r>
            <w:r>
              <w:rPr>
                <w:noProof/>
              </w:rPr>
            </w:r>
            <w:r>
              <w:rPr>
                <w:noProof/>
              </w:rPr>
              <w:fldChar w:fldCharType="separate"/>
            </w:r>
            <w:r>
              <w:rPr>
                <w:noProof/>
                <w:rtl w:val="0"/>
              </w:rPr>
              <w:t>14</w:t>
            </w:r>
            <w:r>
              <w:rPr>
                <w:noProof/>
              </w:rPr>
              <w:fldChar w:fldCharType="end"/>
            </w:r>
          </w:hyperlink>
        </w:p>
        <w:p w14:paraId="5572D394" w14:textId="5853AF89" w:rsidR="00BC0BA0" w:rsidRDefault="00BC0BA0" w:rsidP="008C39B6">
          <w:pPr>
            <w:pStyle w:val="TOC3"/>
            <w:tabs>
              <w:tab w:val="right" w:leader="dot" w:pos="9016"/>
            </w:tabs>
            <w:rPr>
              <w:rFonts w:asciiTheme="minorHAnsi" w:eastAsiaTheme="minorEastAsia" w:hAnsiTheme="minorHAnsi" w:cstheme="minorBidi"/>
              <w:noProof/>
              <w:kern w:val="2"/>
              <w:sz w:val="24"/>
              <w:szCs w:val="24"/>
              <w:rtl w:val="0"/>
              <w14:ligatures w14:val="standardContextual"/>
            </w:rPr>
          </w:pPr>
          <w:hyperlink w:anchor="_Toc236339078" w:history="1">
            <w:r w:rsidRPr="0021372F">
              <w:rPr>
                <w:rStyle w:val="Hyperlink"/>
                <w:b/>
                <w:bCs/>
                <w:noProof/>
              </w:rPr>
              <w:t>שלב 5: מתי חוזרים אחורה להעמיק</w:t>
            </w:r>
            <w:r>
              <w:rPr>
                <w:noProof/>
              </w:rPr>
              <w:tab/>
            </w:r>
            <w:r>
              <w:rPr>
                <w:noProof/>
              </w:rPr>
              <w:fldChar w:fldCharType="begin"/>
            </w:r>
            <w:r>
              <w:rPr>
                <w:noProof/>
              </w:rPr>
              <w:instrText xml:space="preserve"> PAGEREF _Toc236339078 \h </w:instrText>
            </w:r>
            <w:r>
              <w:rPr>
                <w:noProof/>
              </w:rPr>
            </w:r>
            <w:r>
              <w:rPr>
                <w:noProof/>
              </w:rPr>
              <w:fldChar w:fldCharType="separate"/>
            </w:r>
            <w:r>
              <w:rPr>
                <w:noProof/>
                <w:rtl w:val="0"/>
              </w:rPr>
              <w:t>14</w:t>
            </w:r>
            <w:r>
              <w:rPr>
                <w:noProof/>
              </w:rPr>
              <w:fldChar w:fldCharType="end"/>
            </w:r>
          </w:hyperlink>
        </w:p>
        <w:p w14:paraId="312BBC51" w14:textId="1F945F32" w:rsidR="00BC0BA0" w:rsidRDefault="00BC0BA0" w:rsidP="008C39B6">
          <w:pPr>
            <w:pStyle w:val="TOC3"/>
            <w:tabs>
              <w:tab w:val="right" w:leader="dot" w:pos="9016"/>
            </w:tabs>
            <w:rPr>
              <w:rFonts w:asciiTheme="minorHAnsi" w:eastAsiaTheme="minorEastAsia" w:hAnsiTheme="minorHAnsi" w:cstheme="minorBidi"/>
              <w:noProof/>
              <w:kern w:val="2"/>
              <w:sz w:val="24"/>
              <w:szCs w:val="24"/>
              <w:rtl w:val="0"/>
              <w14:ligatures w14:val="standardContextual"/>
            </w:rPr>
          </w:pPr>
          <w:hyperlink w:anchor="_Toc236339079" w:history="1">
            <w:r w:rsidRPr="0021372F">
              <w:rPr>
                <w:rStyle w:val="Hyperlink"/>
                <w:b/>
                <w:bCs/>
                <w:noProof/>
              </w:rPr>
              <w:t>תיעוד נדרש לכל ניקוד</w:t>
            </w:r>
            <w:r>
              <w:rPr>
                <w:noProof/>
              </w:rPr>
              <w:tab/>
            </w:r>
            <w:r>
              <w:rPr>
                <w:noProof/>
              </w:rPr>
              <w:fldChar w:fldCharType="begin"/>
            </w:r>
            <w:r>
              <w:rPr>
                <w:noProof/>
              </w:rPr>
              <w:instrText xml:space="preserve"> PAGEREF _Toc236339079 \h </w:instrText>
            </w:r>
            <w:r>
              <w:rPr>
                <w:noProof/>
              </w:rPr>
            </w:r>
            <w:r>
              <w:rPr>
                <w:noProof/>
              </w:rPr>
              <w:fldChar w:fldCharType="separate"/>
            </w:r>
            <w:r>
              <w:rPr>
                <w:noProof/>
                <w:rtl w:val="0"/>
              </w:rPr>
              <w:t>14</w:t>
            </w:r>
            <w:r>
              <w:rPr>
                <w:noProof/>
              </w:rPr>
              <w:fldChar w:fldCharType="end"/>
            </w:r>
          </w:hyperlink>
        </w:p>
        <w:p w14:paraId="75E44A50" w14:textId="2BC0F6F2" w:rsidR="00BC0BA0" w:rsidRDefault="00BC0BA0" w:rsidP="008C39B6">
          <w:pPr>
            <w:pStyle w:val="TOC2"/>
            <w:tabs>
              <w:tab w:val="right" w:leader="dot" w:pos="9016"/>
            </w:tabs>
            <w:rPr>
              <w:rFonts w:asciiTheme="minorHAnsi" w:eastAsiaTheme="minorEastAsia" w:hAnsiTheme="minorHAnsi" w:cstheme="minorBidi"/>
              <w:noProof/>
              <w:kern w:val="2"/>
              <w:sz w:val="24"/>
              <w:szCs w:val="24"/>
              <w:rtl w:val="0"/>
              <w14:ligatures w14:val="standardContextual"/>
            </w:rPr>
          </w:pPr>
          <w:hyperlink w:anchor="_Toc236339080" w:history="1">
            <w:r w:rsidRPr="0021372F">
              <w:rPr>
                <w:rStyle w:val="Hyperlink"/>
                <w:b/>
                <w:bCs/>
                <w:noProof/>
              </w:rPr>
              <w:t>מקורות מידע להזנת המפעל</w:t>
            </w:r>
            <w:r>
              <w:rPr>
                <w:noProof/>
              </w:rPr>
              <w:tab/>
            </w:r>
            <w:r>
              <w:rPr>
                <w:noProof/>
              </w:rPr>
              <w:fldChar w:fldCharType="begin"/>
            </w:r>
            <w:r>
              <w:rPr>
                <w:noProof/>
              </w:rPr>
              <w:instrText xml:space="preserve"> PAGEREF _Toc236339080 \h </w:instrText>
            </w:r>
            <w:r>
              <w:rPr>
                <w:noProof/>
              </w:rPr>
            </w:r>
            <w:r>
              <w:rPr>
                <w:noProof/>
              </w:rPr>
              <w:fldChar w:fldCharType="separate"/>
            </w:r>
            <w:r>
              <w:rPr>
                <w:noProof/>
                <w:rtl w:val="0"/>
              </w:rPr>
              <w:t>14</w:t>
            </w:r>
            <w:r>
              <w:rPr>
                <w:noProof/>
              </w:rPr>
              <w:fldChar w:fldCharType="end"/>
            </w:r>
          </w:hyperlink>
        </w:p>
        <w:p w14:paraId="5203C590" w14:textId="1BD6C1AF" w:rsidR="00BC0BA0" w:rsidRDefault="00BC0BA0" w:rsidP="008C39B6">
          <w:pPr>
            <w:pStyle w:val="TOC3"/>
            <w:tabs>
              <w:tab w:val="right" w:leader="dot" w:pos="9016"/>
            </w:tabs>
            <w:rPr>
              <w:rFonts w:asciiTheme="minorHAnsi" w:eastAsiaTheme="minorEastAsia" w:hAnsiTheme="minorHAnsi" w:cstheme="minorBidi"/>
              <w:noProof/>
              <w:kern w:val="2"/>
              <w:sz w:val="24"/>
              <w:szCs w:val="24"/>
              <w:rtl w:val="0"/>
              <w14:ligatures w14:val="standardContextual"/>
            </w:rPr>
          </w:pPr>
          <w:hyperlink w:anchor="_Toc236339081" w:history="1">
            <w:r w:rsidRPr="0021372F">
              <w:rPr>
                <w:rStyle w:val="Hyperlink"/>
                <w:b/>
                <w:bCs/>
                <w:noProof/>
              </w:rPr>
              <w:t>מקורות ממסדיים</w:t>
            </w:r>
            <w:r>
              <w:rPr>
                <w:noProof/>
              </w:rPr>
              <w:tab/>
            </w:r>
            <w:r>
              <w:rPr>
                <w:noProof/>
              </w:rPr>
              <w:fldChar w:fldCharType="begin"/>
            </w:r>
            <w:r>
              <w:rPr>
                <w:noProof/>
              </w:rPr>
              <w:instrText xml:space="preserve"> PAGEREF _Toc236339081 \h </w:instrText>
            </w:r>
            <w:r>
              <w:rPr>
                <w:noProof/>
              </w:rPr>
            </w:r>
            <w:r>
              <w:rPr>
                <w:noProof/>
              </w:rPr>
              <w:fldChar w:fldCharType="separate"/>
            </w:r>
            <w:r>
              <w:rPr>
                <w:noProof/>
                <w:rtl w:val="0"/>
              </w:rPr>
              <w:t>14</w:t>
            </w:r>
            <w:r>
              <w:rPr>
                <w:noProof/>
              </w:rPr>
              <w:fldChar w:fldCharType="end"/>
            </w:r>
          </w:hyperlink>
        </w:p>
        <w:p w14:paraId="75BF11BB" w14:textId="260B4B71" w:rsidR="00BC0BA0" w:rsidRDefault="00BC0BA0" w:rsidP="008C39B6">
          <w:pPr>
            <w:pStyle w:val="TOC3"/>
            <w:tabs>
              <w:tab w:val="right" w:leader="dot" w:pos="9016"/>
            </w:tabs>
            <w:rPr>
              <w:rFonts w:asciiTheme="minorHAnsi" w:eastAsiaTheme="minorEastAsia" w:hAnsiTheme="minorHAnsi" w:cstheme="minorBidi"/>
              <w:noProof/>
              <w:kern w:val="2"/>
              <w:sz w:val="24"/>
              <w:szCs w:val="24"/>
              <w:rtl w:val="0"/>
              <w14:ligatures w14:val="standardContextual"/>
            </w:rPr>
          </w:pPr>
          <w:hyperlink w:anchor="_Toc236339082" w:history="1">
            <w:r w:rsidRPr="0021372F">
              <w:rPr>
                <w:rStyle w:val="Hyperlink"/>
                <w:b/>
                <w:bCs/>
                <w:noProof/>
              </w:rPr>
              <w:t>מקורות ידע ומחקר</w:t>
            </w:r>
            <w:r>
              <w:rPr>
                <w:noProof/>
              </w:rPr>
              <w:tab/>
            </w:r>
            <w:r>
              <w:rPr>
                <w:noProof/>
              </w:rPr>
              <w:fldChar w:fldCharType="begin"/>
            </w:r>
            <w:r>
              <w:rPr>
                <w:noProof/>
              </w:rPr>
              <w:instrText xml:space="preserve"> PAGEREF _Toc236339082 \h </w:instrText>
            </w:r>
            <w:r>
              <w:rPr>
                <w:noProof/>
              </w:rPr>
            </w:r>
            <w:r>
              <w:rPr>
                <w:noProof/>
              </w:rPr>
              <w:fldChar w:fldCharType="separate"/>
            </w:r>
            <w:r>
              <w:rPr>
                <w:noProof/>
                <w:rtl w:val="0"/>
              </w:rPr>
              <w:t>15</w:t>
            </w:r>
            <w:r>
              <w:rPr>
                <w:noProof/>
              </w:rPr>
              <w:fldChar w:fldCharType="end"/>
            </w:r>
          </w:hyperlink>
        </w:p>
        <w:p w14:paraId="3E182CC4" w14:textId="06335DF3" w:rsidR="00BC0BA0" w:rsidRDefault="00BC0BA0" w:rsidP="008C39B6">
          <w:pPr>
            <w:pStyle w:val="TOC3"/>
            <w:tabs>
              <w:tab w:val="right" w:leader="dot" w:pos="9016"/>
            </w:tabs>
            <w:rPr>
              <w:rFonts w:asciiTheme="minorHAnsi" w:eastAsiaTheme="minorEastAsia" w:hAnsiTheme="minorHAnsi" w:cstheme="minorBidi"/>
              <w:noProof/>
              <w:kern w:val="2"/>
              <w:sz w:val="24"/>
              <w:szCs w:val="24"/>
              <w:rtl w:val="0"/>
              <w14:ligatures w14:val="standardContextual"/>
            </w:rPr>
          </w:pPr>
          <w:hyperlink w:anchor="_Toc236339083" w:history="1">
            <w:r w:rsidRPr="0021372F">
              <w:rPr>
                <w:rStyle w:val="Hyperlink"/>
                <w:b/>
                <w:bCs/>
                <w:noProof/>
              </w:rPr>
              <w:t>מקורות יזומים ופנימיים</w:t>
            </w:r>
            <w:r>
              <w:rPr>
                <w:noProof/>
              </w:rPr>
              <w:tab/>
            </w:r>
            <w:r>
              <w:rPr>
                <w:noProof/>
              </w:rPr>
              <w:fldChar w:fldCharType="begin"/>
            </w:r>
            <w:r>
              <w:rPr>
                <w:noProof/>
              </w:rPr>
              <w:instrText xml:space="preserve"> PAGEREF _Toc236339083 \h </w:instrText>
            </w:r>
            <w:r>
              <w:rPr>
                <w:noProof/>
              </w:rPr>
            </w:r>
            <w:r>
              <w:rPr>
                <w:noProof/>
              </w:rPr>
              <w:fldChar w:fldCharType="separate"/>
            </w:r>
            <w:r>
              <w:rPr>
                <w:noProof/>
                <w:rtl w:val="0"/>
              </w:rPr>
              <w:t>15</w:t>
            </w:r>
            <w:r>
              <w:rPr>
                <w:noProof/>
              </w:rPr>
              <w:fldChar w:fldCharType="end"/>
            </w:r>
          </w:hyperlink>
        </w:p>
        <w:p w14:paraId="407A4261" w14:textId="74859DB0" w:rsidR="00BC0BA0" w:rsidRDefault="00BC0BA0" w:rsidP="008C39B6">
          <w:pPr>
            <w:pStyle w:val="TOC2"/>
            <w:tabs>
              <w:tab w:val="right" w:leader="dot" w:pos="9016"/>
            </w:tabs>
            <w:rPr>
              <w:rFonts w:asciiTheme="minorHAnsi" w:eastAsiaTheme="minorEastAsia" w:hAnsiTheme="minorHAnsi" w:cstheme="minorBidi"/>
              <w:noProof/>
              <w:kern w:val="2"/>
              <w:sz w:val="24"/>
              <w:szCs w:val="24"/>
              <w:rtl w:val="0"/>
              <w14:ligatures w14:val="standardContextual"/>
            </w:rPr>
          </w:pPr>
          <w:hyperlink w:anchor="_Toc236339084" w:history="1">
            <w:r w:rsidRPr="0021372F">
              <w:rPr>
                <w:rStyle w:val="Hyperlink"/>
                <w:b/>
                <w:bCs/>
                <w:noProof/>
              </w:rPr>
              <w:t>תהליך זיהוי, תיוג ותיעוד בעיה</w:t>
            </w:r>
            <w:r>
              <w:rPr>
                <w:noProof/>
              </w:rPr>
              <w:tab/>
            </w:r>
            <w:r>
              <w:rPr>
                <w:noProof/>
              </w:rPr>
              <w:fldChar w:fldCharType="begin"/>
            </w:r>
            <w:r>
              <w:rPr>
                <w:noProof/>
              </w:rPr>
              <w:instrText xml:space="preserve"> PAGEREF _Toc236339084 \h </w:instrText>
            </w:r>
            <w:r>
              <w:rPr>
                <w:noProof/>
              </w:rPr>
            </w:r>
            <w:r>
              <w:rPr>
                <w:noProof/>
              </w:rPr>
              <w:fldChar w:fldCharType="separate"/>
            </w:r>
            <w:r>
              <w:rPr>
                <w:noProof/>
                <w:rtl w:val="0"/>
              </w:rPr>
              <w:t>15</w:t>
            </w:r>
            <w:r>
              <w:rPr>
                <w:noProof/>
              </w:rPr>
              <w:fldChar w:fldCharType="end"/>
            </w:r>
          </w:hyperlink>
        </w:p>
        <w:p w14:paraId="2D5161A6" w14:textId="114F8B6C" w:rsidR="00BC0BA0" w:rsidRDefault="00BC0BA0" w:rsidP="008C39B6">
          <w:pPr>
            <w:pStyle w:val="TOC3"/>
            <w:tabs>
              <w:tab w:val="right" w:leader="dot" w:pos="9016"/>
            </w:tabs>
            <w:rPr>
              <w:rFonts w:asciiTheme="minorHAnsi" w:eastAsiaTheme="minorEastAsia" w:hAnsiTheme="minorHAnsi" w:cstheme="minorBidi"/>
              <w:noProof/>
              <w:kern w:val="2"/>
              <w:sz w:val="24"/>
              <w:szCs w:val="24"/>
              <w:rtl w:val="0"/>
              <w14:ligatures w14:val="standardContextual"/>
            </w:rPr>
          </w:pPr>
          <w:hyperlink w:anchor="_Toc236339085" w:history="1">
            <w:r w:rsidRPr="0021372F">
              <w:rPr>
                <w:rStyle w:val="Hyperlink"/>
                <w:b/>
                <w:bCs/>
                <w:noProof/>
              </w:rPr>
              <w:t>כרטיס בעיה — השדות המובנים</w:t>
            </w:r>
            <w:r>
              <w:rPr>
                <w:noProof/>
              </w:rPr>
              <w:tab/>
            </w:r>
            <w:r>
              <w:rPr>
                <w:noProof/>
              </w:rPr>
              <w:fldChar w:fldCharType="begin"/>
            </w:r>
            <w:r>
              <w:rPr>
                <w:noProof/>
              </w:rPr>
              <w:instrText xml:space="preserve"> PAGEREF _Toc236339085 \h </w:instrText>
            </w:r>
            <w:r>
              <w:rPr>
                <w:noProof/>
              </w:rPr>
            </w:r>
            <w:r>
              <w:rPr>
                <w:noProof/>
              </w:rPr>
              <w:fldChar w:fldCharType="separate"/>
            </w:r>
            <w:r>
              <w:rPr>
                <w:noProof/>
                <w:rtl w:val="0"/>
              </w:rPr>
              <w:t>15</w:t>
            </w:r>
            <w:r>
              <w:rPr>
                <w:noProof/>
              </w:rPr>
              <w:fldChar w:fldCharType="end"/>
            </w:r>
          </w:hyperlink>
        </w:p>
        <w:p w14:paraId="261BF20D" w14:textId="428D8893" w:rsidR="00BC0BA0" w:rsidRDefault="00BC0BA0" w:rsidP="008C39B6">
          <w:pPr>
            <w:pStyle w:val="TOC3"/>
            <w:tabs>
              <w:tab w:val="right" w:leader="dot" w:pos="9016"/>
            </w:tabs>
            <w:rPr>
              <w:rFonts w:asciiTheme="minorHAnsi" w:eastAsiaTheme="minorEastAsia" w:hAnsiTheme="minorHAnsi" w:cstheme="minorBidi"/>
              <w:noProof/>
              <w:kern w:val="2"/>
              <w:sz w:val="24"/>
              <w:szCs w:val="24"/>
              <w:rtl w:val="0"/>
              <w14:ligatures w14:val="standardContextual"/>
            </w:rPr>
          </w:pPr>
          <w:hyperlink w:anchor="_Toc236339086" w:history="1">
            <w:r w:rsidRPr="0021372F">
              <w:rPr>
                <w:rStyle w:val="Hyperlink"/>
                <w:b/>
                <w:bCs/>
                <w:noProof/>
              </w:rPr>
              <w:t>כלי מרכזי — הפרומפט לחקר בעיות</w:t>
            </w:r>
            <w:r>
              <w:rPr>
                <w:noProof/>
              </w:rPr>
              <w:tab/>
            </w:r>
            <w:r>
              <w:rPr>
                <w:noProof/>
              </w:rPr>
              <w:fldChar w:fldCharType="begin"/>
            </w:r>
            <w:r>
              <w:rPr>
                <w:noProof/>
              </w:rPr>
              <w:instrText xml:space="preserve"> PAGEREF _Toc236339086 \h </w:instrText>
            </w:r>
            <w:r>
              <w:rPr>
                <w:noProof/>
              </w:rPr>
            </w:r>
            <w:r>
              <w:rPr>
                <w:noProof/>
              </w:rPr>
              <w:fldChar w:fldCharType="separate"/>
            </w:r>
            <w:r>
              <w:rPr>
                <w:noProof/>
                <w:rtl w:val="0"/>
              </w:rPr>
              <w:t>16</w:t>
            </w:r>
            <w:r>
              <w:rPr>
                <w:noProof/>
              </w:rPr>
              <w:fldChar w:fldCharType="end"/>
            </w:r>
          </w:hyperlink>
        </w:p>
        <w:p w14:paraId="1921A0E9" w14:textId="5D1F6521" w:rsidR="00BC0BA0" w:rsidRDefault="00BC0BA0" w:rsidP="008C39B6">
          <w:pPr>
            <w:pStyle w:val="TOC3"/>
            <w:tabs>
              <w:tab w:val="right" w:leader="dot" w:pos="9016"/>
            </w:tabs>
            <w:rPr>
              <w:rFonts w:asciiTheme="minorHAnsi" w:eastAsiaTheme="minorEastAsia" w:hAnsiTheme="minorHAnsi" w:cstheme="minorBidi"/>
              <w:noProof/>
              <w:kern w:val="2"/>
              <w:sz w:val="24"/>
              <w:szCs w:val="24"/>
              <w:rtl w:val="0"/>
              <w14:ligatures w14:val="standardContextual"/>
            </w:rPr>
          </w:pPr>
          <w:hyperlink w:anchor="_Toc236339087" w:history="1">
            <w:r w:rsidRPr="0021372F">
              <w:rPr>
                <w:rStyle w:val="Hyperlink"/>
                <w:b/>
                <w:bCs/>
                <w:noProof/>
              </w:rPr>
              <w:t>חקר שורש מעמיק (Five Whys, Problem Tree)</w:t>
            </w:r>
            <w:r>
              <w:rPr>
                <w:noProof/>
              </w:rPr>
              <w:tab/>
            </w:r>
            <w:r>
              <w:rPr>
                <w:noProof/>
              </w:rPr>
              <w:fldChar w:fldCharType="begin"/>
            </w:r>
            <w:r>
              <w:rPr>
                <w:noProof/>
              </w:rPr>
              <w:instrText xml:space="preserve"> PAGEREF _Toc236339087 \h </w:instrText>
            </w:r>
            <w:r>
              <w:rPr>
                <w:noProof/>
              </w:rPr>
            </w:r>
            <w:r>
              <w:rPr>
                <w:noProof/>
              </w:rPr>
              <w:fldChar w:fldCharType="separate"/>
            </w:r>
            <w:r>
              <w:rPr>
                <w:noProof/>
                <w:rtl w:val="0"/>
              </w:rPr>
              <w:t>17</w:t>
            </w:r>
            <w:r>
              <w:rPr>
                <w:noProof/>
              </w:rPr>
              <w:fldChar w:fldCharType="end"/>
            </w:r>
          </w:hyperlink>
        </w:p>
        <w:p w14:paraId="3A26C95C" w14:textId="3EE215D0" w:rsidR="00BC0BA0" w:rsidRDefault="00BC0BA0" w:rsidP="008C39B6">
          <w:pPr>
            <w:pStyle w:val="TOC2"/>
            <w:tabs>
              <w:tab w:val="right" w:leader="dot" w:pos="9016"/>
            </w:tabs>
            <w:rPr>
              <w:rFonts w:asciiTheme="minorHAnsi" w:eastAsiaTheme="minorEastAsia" w:hAnsiTheme="minorHAnsi" w:cstheme="minorBidi"/>
              <w:noProof/>
              <w:kern w:val="2"/>
              <w:sz w:val="24"/>
              <w:szCs w:val="24"/>
              <w:rtl w:val="0"/>
              <w14:ligatures w14:val="standardContextual"/>
            </w:rPr>
          </w:pPr>
          <w:hyperlink w:anchor="_Toc236339088" w:history="1">
            <w:r w:rsidRPr="0021372F">
              <w:rPr>
                <w:rStyle w:val="Hyperlink"/>
                <w:b/>
                <w:bCs/>
                <w:noProof/>
              </w:rPr>
              <w:t>ניהול משפך ותיעדוף דינמי</w:t>
            </w:r>
            <w:r>
              <w:rPr>
                <w:noProof/>
              </w:rPr>
              <w:tab/>
            </w:r>
            <w:r>
              <w:rPr>
                <w:noProof/>
              </w:rPr>
              <w:fldChar w:fldCharType="begin"/>
            </w:r>
            <w:r>
              <w:rPr>
                <w:noProof/>
              </w:rPr>
              <w:instrText xml:space="preserve"> PAGEREF _Toc236339088 \h </w:instrText>
            </w:r>
            <w:r>
              <w:rPr>
                <w:noProof/>
              </w:rPr>
            </w:r>
            <w:r>
              <w:rPr>
                <w:noProof/>
              </w:rPr>
              <w:fldChar w:fldCharType="separate"/>
            </w:r>
            <w:r>
              <w:rPr>
                <w:noProof/>
                <w:rtl w:val="0"/>
              </w:rPr>
              <w:t>17</w:t>
            </w:r>
            <w:r>
              <w:rPr>
                <w:noProof/>
              </w:rPr>
              <w:fldChar w:fldCharType="end"/>
            </w:r>
          </w:hyperlink>
        </w:p>
        <w:p w14:paraId="7D07A988" w14:textId="75350219" w:rsidR="00BC0BA0" w:rsidRDefault="00BC0BA0" w:rsidP="008C39B6">
          <w:pPr>
            <w:pStyle w:val="TOC3"/>
            <w:tabs>
              <w:tab w:val="right" w:leader="dot" w:pos="9016"/>
            </w:tabs>
            <w:rPr>
              <w:rFonts w:asciiTheme="minorHAnsi" w:eastAsiaTheme="minorEastAsia" w:hAnsiTheme="minorHAnsi" w:cstheme="minorBidi"/>
              <w:noProof/>
              <w:kern w:val="2"/>
              <w:sz w:val="24"/>
              <w:szCs w:val="24"/>
              <w:rtl w:val="0"/>
              <w14:ligatures w14:val="standardContextual"/>
            </w:rPr>
          </w:pPr>
          <w:hyperlink w:anchor="_Toc236339089" w:history="1">
            <w:r w:rsidRPr="0021372F">
              <w:rPr>
                <w:rStyle w:val="Hyperlink"/>
                <w:b/>
                <w:bCs/>
                <w:noProof/>
              </w:rPr>
              <w:t>עקרון התיעדוף הדינמי</w:t>
            </w:r>
            <w:r>
              <w:rPr>
                <w:noProof/>
              </w:rPr>
              <w:tab/>
            </w:r>
            <w:r>
              <w:rPr>
                <w:noProof/>
              </w:rPr>
              <w:fldChar w:fldCharType="begin"/>
            </w:r>
            <w:r>
              <w:rPr>
                <w:noProof/>
              </w:rPr>
              <w:instrText xml:space="preserve"> PAGEREF _Toc236339089 \h </w:instrText>
            </w:r>
            <w:r>
              <w:rPr>
                <w:noProof/>
              </w:rPr>
            </w:r>
            <w:r>
              <w:rPr>
                <w:noProof/>
              </w:rPr>
              <w:fldChar w:fldCharType="separate"/>
            </w:r>
            <w:r>
              <w:rPr>
                <w:noProof/>
                <w:rtl w:val="0"/>
              </w:rPr>
              <w:t>17</w:t>
            </w:r>
            <w:r>
              <w:rPr>
                <w:noProof/>
              </w:rPr>
              <w:fldChar w:fldCharType="end"/>
            </w:r>
          </w:hyperlink>
        </w:p>
        <w:p w14:paraId="29FFC1D1" w14:textId="125AFCBD" w:rsidR="00BC0BA0" w:rsidRDefault="00BC0BA0" w:rsidP="008C39B6">
          <w:pPr>
            <w:pStyle w:val="TOC3"/>
            <w:tabs>
              <w:tab w:val="right" w:leader="dot" w:pos="9016"/>
            </w:tabs>
            <w:rPr>
              <w:rFonts w:asciiTheme="minorHAnsi" w:eastAsiaTheme="minorEastAsia" w:hAnsiTheme="minorHAnsi" w:cstheme="minorBidi"/>
              <w:noProof/>
              <w:kern w:val="2"/>
              <w:sz w:val="24"/>
              <w:szCs w:val="24"/>
              <w:rtl w:val="0"/>
              <w14:ligatures w14:val="standardContextual"/>
            </w:rPr>
          </w:pPr>
          <w:hyperlink w:anchor="_Toc236339090" w:history="1">
            <w:r w:rsidRPr="0021372F">
              <w:rPr>
                <w:rStyle w:val="Hyperlink"/>
                <w:b/>
                <w:bCs/>
                <w:noProof/>
              </w:rPr>
              <w:t>שכבת הניהול (Management Layer)</w:t>
            </w:r>
            <w:r>
              <w:rPr>
                <w:noProof/>
              </w:rPr>
              <w:tab/>
            </w:r>
            <w:r>
              <w:rPr>
                <w:noProof/>
              </w:rPr>
              <w:fldChar w:fldCharType="begin"/>
            </w:r>
            <w:r>
              <w:rPr>
                <w:noProof/>
              </w:rPr>
              <w:instrText xml:space="preserve"> PAGEREF _Toc236339090 \h </w:instrText>
            </w:r>
            <w:r>
              <w:rPr>
                <w:noProof/>
              </w:rPr>
            </w:r>
            <w:r>
              <w:rPr>
                <w:noProof/>
              </w:rPr>
              <w:fldChar w:fldCharType="separate"/>
            </w:r>
            <w:r>
              <w:rPr>
                <w:noProof/>
                <w:rtl w:val="0"/>
              </w:rPr>
              <w:t>18</w:t>
            </w:r>
            <w:r>
              <w:rPr>
                <w:noProof/>
              </w:rPr>
              <w:fldChar w:fldCharType="end"/>
            </w:r>
          </w:hyperlink>
        </w:p>
        <w:p w14:paraId="53BB28B2" w14:textId="27ACCDA8" w:rsidR="00BC0BA0" w:rsidRDefault="00BC0BA0" w:rsidP="008C39B6">
          <w:pPr>
            <w:pStyle w:val="TOC3"/>
            <w:tabs>
              <w:tab w:val="right" w:leader="dot" w:pos="9016"/>
            </w:tabs>
            <w:rPr>
              <w:rFonts w:asciiTheme="minorHAnsi" w:eastAsiaTheme="minorEastAsia" w:hAnsiTheme="minorHAnsi" w:cstheme="minorBidi"/>
              <w:noProof/>
              <w:kern w:val="2"/>
              <w:sz w:val="24"/>
              <w:szCs w:val="24"/>
              <w:rtl w:val="0"/>
              <w14:ligatures w14:val="standardContextual"/>
            </w:rPr>
          </w:pPr>
          <w:hyperlink w:anchor="_Toc236339091" w:history="1">
            <w:r w:rsidRPr="0021372F">
              <w:rPr>
                <w:rStyle w:val="Hyperlink"/>
                <w:b/>
                <w:bCs/>
                <w:noProof/>
              </w:rPr>
              <w:t>מדדי משפך (Funnel Health) — לדיווח הנהלה</w:t>
            </w:r>
            <w:r>
              <w:rPr>
                <w:noProof/>
              </w:rPr>
              <w:tab/>
            </w:r>
            <w:r>
              <w:rPr>
                <w:noProof/>
              </w:rPr>
              <w:fldChar w:fldCharType="begin"/>
            </w:r>
            <w:r>
              <w:rPr>
                <w:noProof/>
              </w:rPr>
              <w:instrText xml:space="preserve"> PAGEREF _Toc236339091 \h </w:instrText>
            </w:r>
            <w:r>
              <w:rPr>
                <w:noProof/>
              </w:rPr>
            </w:r>
            <w:r>
              <w:rPr>
                <w:noProof/>
              </w:rPr>
              <w:fldChar w:fldCharType="separate"/>
            </w:r>
            <w:r>
              <w:rPr>
                <w:noProof/>
                <w:rtl w:val="0"/>
              </w:rPr>
              <w:t>18</w:t>
            </w:r>
            <w:r>
              <w:rPr>
                <w:noProof/>
              </w:rPr>
              <w:fldChar w:fldCharType="end"/>
            </w:r>
          </w:hyperlink>
        </w:p>
        <w:p w14:paraId="4E15103A" w14:textId="49DFC012" w:rsidR="00BC0BA0" w:rsidRDefault="00BC0BA0" w:rsidP="008C39B6">
          <w:pPr>
            <w:pStyle w:val="TOC3"/>
            <w:tabs>
              <w:tab w:val="right" w:leader="dot" w:pos="9016"/>
            </w:tabs>
            <w:rPr>
              <w:rFonts w:asciiTheme="minorHAnsi" w:eastAsiaTheme="minorEastAsia" w:hAnsiTheme="minorHAnsi" w:cstheme="minorBidi"/>
              <w:noProof/>
              <w:kern w:val="2"/>
              <w:sz w:val="24"/>
              <w:szCs w:val="24"/>
              <w:rtl w:val="0"/>
              <w14:ligatures w14:val="standardContextual"/>
            </w:rPr>
          </w:pPr>
          <w:hyperlink w:anchor="_Toc236339092" w:history="1">
            <w:r w:rsidRPr="0021372F">
              <w:rPr>
                <w:rStyle w:val="Hyperlink"/>
                <w:b/>
                <w:bCs/>
                <w:noProof/>
              </w:rPr>
              <w:t>פרוטוקול תיעוד ושקיפות</w:t>
            </w:r>
            <w:r>
              <w:rPr>
                <w:noProof/>
              </w:rPr>
              <w:tab/>
            </w:r>
            <w:r>
              <w:rPr>
                <w:noProof/>
              </w:rPr>
              <w:fldChar w:fldCharType="begin"/>
            </w:r>
            <w:r>
              <w:rPr>
                <w:noProof/>
              </w:rPr>
              <w:instrText xml:space="preserve"> PAGEREF _Toc236339092 \h </w:instrText>
            </w:r>
            <w:r>
              <w:rPr>
                <w:noProof/>
              </w:rPr>
            </w:r>
            <w:r>
              <w:rPr>
                <w:noProof/>
              </w:rPr>
              <w:fldChar w:fldCharType="separate"/>
            </w:r>
            <w:r>
              <w:rPr>
                <w:noProof/>
                <w:rtl w:val="0"/>
              </w:rPr>
              <w:t>18</w:t>
            </w:r>
            <w:r>
              <w:rPr>
                <w:noProof/>
              </w:rPr>
              <w:fldChar w:fldCharType="end"/>
            </w:r>
          </w:hyperlink>
        </w:p>
        <w:p w14:paraId="191C5990" w14:textId="31C00259" w:rsidR="00BC0BA0" w:rsidRDefault="00BC0BA0" w:rsidP="008C39B6">
          <w:pPr>
            <w:pStyle w:val="TOC2"/>
            <w:tabs>
              <w:tab w:val="right" w:leader="dot" w:pos="9016"/>
            </w:tabs>
            <w:rPr>
              <w:rFonts w:asciiTheme="minorHAnsi" w:eastAsiaTheme="minorEastAsia" w:hAnsiTheme="minorHAnsi" w:cstheme="minorBidi"/>
              <w:noProof/>
              <w:kern w:val="2"/>
              <w:sz w:val="24"/>
              <w:szCs w:val="24"/>
              <w:rtl w:val="0"/>
              <w14:ligatures w14:val="standardContextual"/>
            </w:rPr>
          </w:pPr>
          <w:hyperlink w:anchor="_Toc236339093" w:history="1">
            <w:r w:rsidRPr="0021372F">
              <w:rPr>
                <w:rStyle w:val="Hyperlink"/>
                <w:b/>
                <w:bCs/>
                <w:noProof/>
              </w:rPr>
              <w:t>תמהיל בעיות — סיכון מול תשואה</w:t>
            </w:r>
            <w:r>
              <w:rPr>
                <w:noProof/>
              </w:rPr>
              <w:tab/>
            </w:r>
            <w:r>
              <w:rPr>
                <w:noProof/>
              </w:rPr>
              <w:fldChar w:fldCharType="begin"/>
            </w:r>
            <w:r>
              <w:rPr>
                <w:noProof/>
              </w:rPr>
              <w:instrText xml:space="preserve"> PAGEREF _Toc236339093 \h </w:instrText>
            </w:r>
            <w:r>
              <w:rPr>
                <w:noProof/>
              </w:rPr>
            </w:r>
            <w:r>
              <w:rPr>
                <w:noProof/>
              </w:rPr>
              <w:fldChar w:fldCharType="separate"/>
            </w:r>
            <w:r>
              <w:rPr>
                <w:noProof/>
                <w:rtl w:val="0"/>
              </w:rPr>
              <w:t>18</w:t>
            </w:r>
            <w:r>
              <w:rPr>
                <w:noProof/>
              </w:rPr>
              <w:fldChar w:fldCharType="end"/>
            </w:r>
          </w:hyperlink>
        </w:p>
        <w:p w14:paraId="6FA4B0A4" w14:textId="256B51BD" w:rsidR="00BC0BA0" w:rsidRDefault="00BC0BA0" w:rsidP="008C39B6">
          <w:pPr>
            <w:pStyle w:val="TOC3"/>
            <w:tabs>
              <w:tab w:val="right" w:leader="dot" w:pos="9016"/>
            </w:tabs>
            <w:rPr>
              <w:rFonts w:asciiTheme="minorHAnsi" w:eastAsiaTheme="minorEastAsia" w:hAnsiTheme="minorHAnsi" w:cstheme="minorBidi"/>
              <w:noProof/>
              <w:kern w:val="2"/>
              <w:sz w:val="24"/>
              <w:szCs w:val="24"/>
              <w:rtl w:val="0"/>
              <w14:ligatures w14:val="standardContextual"/>
            </w:rPr>
          </w:pPr>
          <w:hyperlink w:anchor="_Toc236339094" w:history="1">
            <w:r w:rsidRPr="0021372F">
              <w:rPr>
                <w:rStyle w:val="Hyperlink"/>
                <w:b/>
                <w:bCs/>
                <w:noProof/>
              </w:rPr>
              <w:t>עקרונות ניהול התמהיל</w:t>
            </w:r>
            <w:r>
              <w:rPr>
                <w:noProof/>
              </w:rPr>
              <w:tab/>
            </w:r>
            <w:r>
              <w:rPr>
                <w:noProof/>
              </w:rPr>
              <w:fldChar w:fldCharType="begin"/>
            </w:r>
            <w:r>
              <w:rPr>
                <w:noProof/>
              </w:rPr>
              <w:instrText xml:space="preserve"> PAGEREF _Toc236339094 \h </w:instrText>
            </w:r>
            <w:r>
              <w:rPr>
                <w:noProof/>
              </w:rPr>
            </w:r>
            <w:r>
              <w:rPr>
                <w:noProof/>
              </w:rPr>
              <w:fldChar w:fldCharType="separate"/>
            </w:r>
            <w:r>
              <w:rPr>
                <w:noProof/>
                <w:rtl w:val="0"/>
              </w:rPr>
              <w:t>19</w:t>
            </w:r>
            <w:r>
              <w:rPr>
                <w:noProof/>
              </w:rPr>
              <w:fldChar w:fldCharType="end"/>
            </w:r>
          </w:hyperlink>
        </w:p>
        <w:p w14:paraId="1C1980C9" w14:textId="1B2374EF" w:rsidR="00BC0BA0" w:rsidRDefault="00BC0BA0" w:rsidP="008C39B6">
          <w:pPr>
            <w:pStyle w:val="TOC2"/>
            <w:tabs>
              <w:tab w:val="right" w:leader="dot" w:pos="9016"/>
            </w:tabs>
            <w:rPr>
              <w:rFonts w:asciiTheme="minorHAnsi" w:eastAsiaTheme="minorEastAsia" w:hAnsiTheme="minorHAnsi" w:cstheme="minorBidi"/>
              <w:noProof/>
              <w:kern w:val="2"/>
              <w:sz w:val="24"/>
              <w:szCs w:val="24"/>
              <w:rtl w:val="0"/>
              <w14:ligatures w14:val="standardContextual"/>
            </w:rPr>
          </w:pPr>
          <w:hyperlink w:anchor="_Toc236339095" w:history="1">
            <w:r w:rsidRPr="0021372F">
              <w:rPr>
                <w:rStyle w:val="Hyperlink"/>
                <w:b/>
                <w:bCs/>
                <w:noProof/>
              </w:rPr>
              <w:t>צוות ותפקידים — מפעל הבעיות</w:t>
            </w:r>
            <w:r>
              <w:rPr>
                <w:noProof/>
              </w:rPr>
              <w:tab/>
            </w:r>
            <w:r>
              <w:rPr>
                <w:noProof/>
              </w:rPr>
              <w:fldChar w:fldCharType="begin"/>
            </w:r>
            <w:r>
              <w:rPr>
                <w:noProof/>
              </w:rPr>
              <w:instrText xml:space="preserve"> PAGEREF _Toc236339095 \h </w:instrText>
            </w:r>
            <w:r>
              <w:rPr>
                <w:noProof/>
              </w:rPr>
            </w:r>
            <w:r>
              <w:rPr>
                <w:noProof/>
              </w:rPr>
              <w:fldChar w:fldCharType="separate"/>
            </w:r>
            <w:r>
              <w:rPr>
                <w:noProof/>
                <w:rtl w:val="0"/>
              </w:rPr>
              <w:t>19</w:t>
            </w:r>
            <w:r>
              <w:rPr>
                <w:noProof/>
              </w:rPr>
              <w:fldChar w:fldCharType="end"/>
            </w:r>
          </w:hyperlink>
        </w:p>
        <w:p w14:paraId="196E6694" w14:textId="367CC723" w:rsidR="00BC0BA0" w:rsidRDefault="00BC0BA0" w:rsidP="008C39B6">
          <w:pPr>
            <w:pStyle w:val="TOC3"/>
            <w:tabs>
              <w:tab w:val="right" w:leader="dot" w:pos="9016"/>
            </w:tabs>
            <w:rPr>
              <w:rFonts w:asciiTheme="minorHAnsi" w:eastAsiaTheme="minorEastAsia" w:hAnsiTheme="minorHAnsi" w:cstheme="minorBidi"/>
              <w:noProof/>
              <w:kern w:val="2"/>
              <w:sz w:val="24"/>
              <w:szCs w:val="24"/>
              <w:rtl w:val="0"/>
              <w14:ligatures w14:val="standardContextual"/>
            </w:rPr>
          </w:pPr>
          <w:hyperlink w:anchor="_Toc236339096" w:history="1">
            <w:r w:rsidRPr="0021372F">
              <w:rPr>
                <w:rStyle w:val="Hyperlink"/>
                <w:b/>
                <w:bCs/>
                <w:noProof/>
              </w:rPr>
              <w:t>מבנה הצוות</w:t>
            </w:r>
            <w:r>
              <w:rPr>
                <w:noProof/>
              </w:rPr>
              <w:tab/>
            </w:r>
            <w:r>
              <w:rPr>
                <w:noProof/>
              </w:rPr>
              <w:fldChar w:fldCharType="begin"/>
            </w:r>
            <w:r>
              <w:rPr>
                <w:noProof/>
              </w:rPr>
              <w:instrText xml:space="preserve"> PAGEREF _Toc236339096 \h </w:instrText>
            </w:r>
            <w:r>
              <w:rPr>
                <w:noProof/>
              </w:rPr>
            </w:r>
            <w:r>
              <w:rPr>
                <w:noProof/>
              </w:rPr>
              <w:fldChar w:fldCharType="separate"/>
            </w:r>
            <w:r>
              <w:rPr>
                <w:noProof/>
                <w:rtl w:val="0"/>
              </w:rPr>
              <w:t>19</w:t>
            </w:r>
            <w:r>
              <w:rPr>
                <w:noProof/>
              </w:rPr>
              <w:fldChar w:fldCharType="end"/>
            </w:r>
          </w:hyperlink>
        </w:p>
        <w:p w14:paraId="3B620126" w14:textId="7F8437A0" w:rsidR="00BC0BA0" w:rsidRDefault="00BC0BA0" w:rsidP="008C39B6">
          <w:pPr>
            <w:pStyle w:val="TOC3"/>
            <w:tabs>
              <w:tab w:val="right" w:leader="dot" w:pos="9016"/>
            </w:tabs>
            <w:rPr>
              <w:rFonts w:asciiTheme="minorHAnsi" w:eastAsiaTheme="minorEastAsia" w:hAnsiTheme="minorHAnsi" w:cstheme="minorBidi"/>
              <w:noProof/>
              <w:kern w:val="2"/>
              <w:sz w:val="24"/>
              <w:szCs w:val="24"/>
              <w:rtl w:val="0"/>
              <w14:ligatures w14:val="standardContextual"/>
            </w:rPr>
          </w:pPr>
          <w:hyperlink w:anchor="_Toc236339097" w:history="1">
            <w:r w:rsidRPr="0021372F">
              <w:rPr>
                <w:rStyle w:val="Hyperlink"/>
                <w:b/>
                <w:bCs/>
                <w:noProof/>
              </w:rPr>
              <w:t>ה-Domain Owner</w:t>
            </w:r>
            <w:r>
              <w:rPr>
                <w:noProof/>
              </w:rPr>
              <w:tab/>
            </w:r>
            <w:r>
              <w:rPr>
                <w:noProof/>
              </w:rPr>
              <w:fldChar w:fldCharType="begin"/>
            </w:r>
            <w:r>
              <w:rPr>
                <w:noProof/>
              </w:rPr>
              <w:instrText xml:space="preserve"> PAGEREF _Toc236339097 \h </w:instrText>
            </w:r>
            <w:r>
              <w:rPr>
                <w:noProof/>
              </w:rPr>
            </w:r>
            <w:r>
              <w:rPr>
                <w:noProof/>
              </w:rPr>
              <w:fldChar w:fldCharType="separate"/>
            </w:r>
            <w:r>
              <w:rPr>
                <w:noProof/>
                <w:rtl w:val="0"/>
              </w:rPr>
              <w:t>19</w:t>
            </w:r>
            <w:r>
              <w:rPr>
                <w:noProof/>
              </w:rPr>
              <w:fldChar w:fldCharType="end"/>
            </w:r>
          </w:hyperlink>
        </w:p>
        <w:p w14:paraId="39D2F049" w14:textId="39B521C3" w:rsidR="00BC0BA0" w:rsidRDefault="00BC0BA0" w:rsidP="008C39B6">
          <w:pPr>
            <w:pStyle w:val="TOC3"/>
            <w:tabs>
              <w:tab w:val="right" w:leader="dot" w:pos="9016"/>
            </w:tabs>
            <w:rPr>
              <w:rFonts w:asciiTheme="minorHAnsi" w:eastAsiaTheme="minorEastAsia" w:hAnsiTheme="minorHAnsi" w:cstheme="minorBidi"/>
              <w:noProof/>
              <w:kern w:val="2"/>
              <w:sz w:val="24"/>
              <w:szCs w:val="24"/>
              <w:rtl w:val="0"/>
              <w14:ligatures w14:val="standardContextual"/>
            </w:rPr>
          </w:pPr>
          <w:hyperlink w:anchor="_Toc236339098" w:history="1">
            <w:r w:rsidRPr="0021372F">
              <w:rPr>
                <w:rStyle w:val="Hyperlink"/>
                <w:b/>
                <w:bCs/>
                <w:noProof/>
              </w:rPr>
              <w:t>Domain Experts — מאפיינים ורתימה</w:t>
            </w:r>
            <w:r>
              <w:rPr>
                <w:noProof/>
              </w:rPr>
              <w:tab/>
            </w:r>
            <w:r>
              <w:rPr>
                <w:noProof/>
              </w:rPr>
              <w:fldChar w:fldCharType="begin"/>
            </w:r>
            <w:r>
              <w:rPr>
                <w:noProof/>
              </w:rPr>
              <w:instrText xml:space="preserve"> PAGEREF _Toc236339098 \h </w:instrText>
            </w:r>
            <w:r>
              <w:rPr>
                <w:noProof/>
              </w:rPr>
            </w:r>
            <w:r>
              <w:rPr>
                <w:noProof/>
              </w:rPr>
              <w:fldChar w:fldCharType="separate"/>
            </w:r>
            <w:r>
              <w:rPr>
                <w:noProof/>
                <w:rtl w:val="0"/>
              </w:rPr>
              <w:t>20</w:t>
            </w:r>
            <w:r>
              <w:rPr>
                <w:noProof/>
              </w:rPr>
              <w:fldChar w:fldCharType="end"/>
            </w:r>
          </w:hyperlink>
        </w:p>
        <w:p w14:paraId="6C59066B" w14:textId="5F563BE4" w:rsidR="00BC0BA0" w:rsidRDefault="00BC0BA0" w:rsidP="008C39B6">
          <w:pPr>
            <w:pStyle w:val="TOC3"/>
            <w:tabs>
              <w:tab w:val="right" w:leader="dot" w:pos="9016"/>
            </w:tabs>
            <w:rPr>
              <w:rFonts w:asciiTheme="minorHAnsi" w:eastAsiaTheme="minorEastAsia" w:hAnsiTheme="minorHAnsi" w:cstheme="minorBidi"/>
              <w:noProof/>
              <w:kern w:val="2"/>
              <w:sz w:val="24"/>
              <w:szCs w:val="24"/>
              <w:rtl w:val="0"/>
              <w14:ligatures w14:val="standardContextual"/>
            </w:rPr>
          </w:pPr>
          <w:hyperlink w:anchor="_Toc236339099" w:history="1">
            <w:r w:rsidRPr="0021372F">
              <w:rPr>
                <w:rStyle w:val="Hyperlink"/>
                <w:b/>
                <w:bCs/>
                <w:noProof/>
              </w:rPr>
              <w:t>RACI</w:t>
            </w:r>
            <w:r>
              <w:rPr>
                <w:noProof/>
              </w:rPr>
              <w:tab/>
            </w:r>
            <w:r>
              <w:rPr>
                <w:noProof/>
              </w:rPr>
              <w:fldChar w:fldCharType="begin"/>
            </w:r>
            <w:r>
              <w:rPr>
                <w:noProof/>
              </w:rPr>
              <w:instrText xml:space="preserve"> PAGEREF _Toc236339099 \h </w:instrText>
            </w:r>
            <w:r>
              <w:rPr>
                <w:noProof/>
              </w:rPr>
            </w:r>
            <w:r>
              <w:rPr>
                <w:noProof/>
              </w:rPr>
              <w:fldChar w:fldCharType="separate"/>
            </w:r>
            <w:r>
              <w:rPr>
                <w:noProof/>
                <w:rtl w:val="0"/>
              </w:rPr>
              <w:t>20</w:t>
            </w:r>
            <w:r>
              <w:rPr>
                <w:noProof/>
              </w:rPr>
              <w:fldChar w:fldCharType="end"/>
            </w:r>
          </w:hyperlink>
        </w:p>
        <w:p w14:paraId="2E583846" w14:textId="00EDA396" w:rsidR="00BC0BA0" w:rsidRDefault="00BC0BA0" w:rsidP="008C39B6">
          <w:pPr>
            <w:pStyle w:val="TOC2"/>
            <w:tabs>
              <w:tab w:val="right" w:leader="dot" w:pos="9016"/>
            </w:tabs>
            <w:rPr>
              <w:rFonts w:asciiTheme="minorHAnsi" w:eastAsiaTheme="minorEastAsia" w:hAnsiTheme="minorHAnsi" w:cstheme="minorBidi"/>
              <w:noProof/>
              <w:kern w:val="2"/>
              <w:sz w:val="24"/>
              <w:szCs w:val="24"/>
              <w:rtl w:val="0"/>
              <w14:ligatures w14:val="standardContextual"/>
            </w:rPr>
          </w:pPr>
          <w:hyperlink w:anchor="_Toc236339100" w:history="1">
            <w:r w:rsidRPr="0021372F">
              <w:rPr>
                <w:rStyle w:val="Hyperlink"/>
                <w:b/>
                <w:bCs/>
                <w:noProof/>
              </w:rPr>
              <w:t>תפקיד הסוכנים (Agents) במפעל הבעיות</w:t>
            </w:r>
            <w:r>
              <w:rPr>
                <w:noProof/>
              </w:rPr>
              <w:tab/>
            </w:r>
            <w:r>
              <w:rPr>
                <w:noProof/>
              </w:rPr>
              <w:fldChar w:fldCharType="begin"/>
            </w:r>
            <w:r>
              <w:rPr>
                <w:noProof/>
              </w:rPr>
              <w:instrText xml:space="preserve"> PAGEREF _Toc236339100 \h </w:instrText>
            </w:r>
            <w:r>
              <w:rPr>
                <w:noProof/>
              </w:rPr>
            </w:r>
            <w:r>
              <w:rPr>
                <w:noProof/>
              </w:rPr>
              <w:fldChar w:fldCharType="separate"/>
            </w:r>
            <w:r>
              <w:rPr>
                <w:noProof/>
                <w:rtl w:val="0"/>
              </w:rPr>
              <w:t>20</w:t>
            </w:r>
            <w:r>
              <w:rPr>
                <w:noProof/>
              </w:rPr>
              <w:fldChar w:fldCharType="end"/>
            </w:r>
          </w:hyperlink>
        </w:p>
        <w:p w14:paraId="0973A395" w14:textId="7AB57731" w:rsidR="00BC0BA0" w:rsidRDefault="00BC0BA0" w:rsidP="008C39B6">
          <w:pPr>
            <w:pStyle w:val="TOC2"/>
            <w:tabs>
              <w:tab w:val="right" w:leader="dot" w:pos="9016"/>
            </w:tabs>
            <w:rPr>
              <w:rFonts w:asciiTheme="minorHAnsi" w:eastAsiaTheme="minorEastAsia" w:hAnsiTheme="minorHAnsi" w:cstheme="minorBidi"/>
              <w:noProof/>
              <w:kern w:val="2"/>
              <w:sz w:val="24"/>
              <w:szCs w:val="24"/>
              <w:rtl w:val="0"/>
              <w14:ligatures w14:val="standardContextual"/>
            </w:rPr>
          </w:pPr>
          <w:hyperlink w:anchor="_Toc236339101" w:history="1">
            <w:r w:rsidRPr="0021372F">
              <w:rPr>
                <w:rStyle w:val="Hyperlink"/>
                <w:b/>
                <w:bCs/>
                <w:noProof/>
              </w:rPr>
              <w:t>שיתוף משרדי ממשלה — מתי ואיך</w:t>
            </w:r>
            <w:r>
              <w:rPr>
                <w:noProof/>
              </w:rPr>
              <w:tab/>
            </w:r>
            <w:r>
              <w:rPr>
                <w:noProof/>
              </w:rPr>
              <w:fldChar w:fldCharType="begin"/>
            </w:r>
            <w:r>
              <w:rPr>
                <w:noProof/>
              </w:rPr>
              <w:instrText xml:space="preserve"> PAGEREF _Toc236339101 \h </w:instrText>
            </w:r>
            <w:r>
              <w:rPr>
                <w:noProof/>
              </w:rPr>
            </w:r>
            <w:r>
              <w:rPr>
                <w:noProof/>
              </w:rPr>
              <w:fldChar w:fldCharType="separate"/>
            </w:r>
            <w:r>
              <w:rPr>
                <w:noProof/>
                <w:rtl w:val="0"/>
              </w:rPr>
              <w:t>20</w:t>
            </w:r>
            <w:r>
              <w:rPr>
                <w:noProof/>
              </w:rPr>
              <w:fldChar w:fldCharType="end"/>
            </w:r>
          </w:hyperlink>
        </w:p>
        <w:p w14:paraId="34574FEA" w14:textId="10214730" w:rsidR="00BC0BA0" w:rsidRDefault="00BC0BA0" w:rsidP="008C39B6">
          <w:pPr>
            <w:pStyle w:val="TOC2"/>
            <w:tabs>
              <w:tab w:val="right" w:leader="dot" w:pos="9016"/>
            </w:tabs>
            <w:rPr>
              <w:rFonts w:asciiTheme="minorHAnsi" w:eastAsiaTheme="minorEastAsia" w:hAnsiTheme="minorHAnsi" w:cstheme="minorBidi"/>
              <w:noProof/>
              <w:kern w:val="2"/>
              <w:sz w:val="24"/>
              <w:szCs w:val="24"/>
              <w:rtl w:val="0"/>
              <w14:ligatures w14:val="standardContextual"/>
            </w:rPr>
          </w:pPr>
          <w:hyperlink w:anchor="_Toc236339102" w:history="1">
            <w:r w:rsidRPr="0021372F">
              <w:rPr>
                <w:rStyle w:val="Hyperlink"/>
                <w:b/>
                <w:bCs/>
                <w:noProof/>
              </w:rPr>
              <w:t>מילון מונחים — מפעל הבעיות</w:t>
            </w:r>
            <w:r>
              <w:rPr>
                <w:noProof/>
              </w:rPr>
              <w:tab/>
            </w:r>
            <w:r>
              <w:rPr>
                <w:noProof/>
              </w:rPr>
              <w:fldChar w:fldCharType="begin"/>
            </w:r>
            <w:r>
              <w:rPr>
                <w:noProof/>
              </w:rPr>
              <w:instrText xml:space="preserve"> PAGEREF _Toc236339102 \h </w:instrText>
            </w:r>
            <w:r>
              <w:rPr>
                <w:noProof/>
              </w:rPr>
            </w:r>
            <w:r>
              <w:rPr>
                <w:noProof/>
              </w:rPr>
              <w:fldChar w:fldCharType="separate"/>
            </w:r>
            <w:r>
              <w:rPr>
                <w:noProof/>
                <w:rtl w:val="0"/>
              </w:rPr>
              <w:t>21</w:t>
            </w:r>
            <w:r>
              <w:rPr>
                <w:noProof/>
              </w:rPr>
              <w:fldChar w:fldCharType="end"/>
            </w:r>
          </w:hyperlink>
        </w:p>
        <w:p w14:paraId="14A1941C" w14:textId="186625D9" w:rsidR="00BC0BA0" w:rsidRDefault="00BC0BA0" w:rsidP="008C39B6">
          <w:pPr>
            <w:pStyle w:val="TOC1"/>
            <w:tabs>
              <w:tab w:val="right" w:leader="dot" w:pos="9016"/>
            </w:tabs>
            <w:rPr>
              <w:rFonts w:asciiTheme="minorHAnsi" w:eastAsiaTheme="minorEastAsia" w:hAnsiTheme="minorHAnsi" w:cstheme="minorBidi"/>
              <w:b w:val="0"/>
              <w:bCs w:val="0"/>
              <w:noProof/>
              <w:kern w:val="2"/>
              <w:rtl w:val="0"/>
              <w14:ligatures w14:val="standardContextual"/>
            </w:rPr>
          </w:pPr>
          <w:hyperlink w:anchor="_Toc236339103" w:history="1">
            <w:r w:rsidRPr="0021372F">
              <w:rPr>
                <w:rStyle w:val="Hyperlink"/>
                <w:noProof/>
              </w:rPr>
              <w:t>הגדרת המיזם</w:t>
            </w:r>
            <w:r>
              <w:rPr>
                <w:noProof/>
              </w:rPr>
              <w:tab/>
            </w:r>
            <w:r>
              <w:rPr>
                <w:noProof/>
              </w:rPr>
              <w:fldChar w:fldCharType="begin"/>
            </w:r>
            <w:r>
              <w:rPr>
                <w:noProof/>
              </w:rPr>
              <w:instrText xml:space="preserve"> PAGEREF _Toc236339103 \h </w:instrText>
            </w:r>
            <w:r>
              <w:rPr>
                <w:noProof/>
              </w:rPr>
            </w:r>
            <w:r>
              <w:rPr>
                <w:noProof/>
              </w:rPr>
              <w:fldChar w:fldCharType="separate"/>
            </w:r>
            <w:r>
              <w:rPr>
                <w:noProof/>
                <w:rtl w:val="0"/>
              </w:rPr>
              <w:t>22</w:t>
            </w:r>
            <w:r>
              <w:rPr>
                <w:noProof/>
              </w:rPr>
              <w:fldChar w:fldCharType="end"/>
            </w:r>
          </w:hyperlink>
        </w:p>
        <w:p w14:paraId="15BBB052" w14:textId="5FBE51D3" w:rsidR="00BC0BA0" w:rsidRDefault="00BC0BA0" w:rsidP="008C39B6">
          <w:pPr>
            <w:pStyle w:val="TOC3"/>
            <w:tabs>
              <w:tab w:val="right" w:leader="dot" w:pos="9016"/>
            </w:tabs>
            <w:rPr>
              <w:rFonts w:asciiTheme="minorHAnsi" w:eastAsiaTheme="minorEastAsia" w:hAnsiTheme="minorHAnsi" w:cstheme="minorBidi"/>
              <w:noProof/>
              <w:kern w:val="2"/>
              <w:sz w:val="24"/>
              <w:szCs w:val="24"/>
              <w:rtl w:val="0"/>
              <w14:ligatures w14:val="standardContextual"/>
            </w:rPr>
          </w:pPr>
          <w:hyperlink w:anchor="_Toc236339104" w:history="1">
            <w:r w:rsidRPr="0021372F">
              <w:rPr>
                <w:rStyle w:val="Hyperlink"/>
                <w:b/>
                <w:bCs/>
                <w:noProof/>
              </w:rPr>
              <w:t>סקירת השלב</w:t>
            </w:r>
            <w:r>
              <w:rPr>
                <w:noProof/>
              </w:rPr>
              <w:tab/>
            </w:r>
            <w:r>
              <w:rPr>
                <w:noProof/>
              </w:rPr>
              <w:fldChar w:fldCharType="begin"/>
            </w:r>
            <w:r>
              <w:rPr>
                <w:noProof/>
              </w:rPr>
              <w:instrText xml:space="preserve"> PAGEREF _Toc236339104 \h </w:instrText>
            </w:r>
            <w:r>
              <w:rPr>
                <w:noProof/>
              </w:rPr>
            </w:r>
            <w:r>
              <w:rPr>
                <w:noProof/>
              </w:rPr>
              <w:fldChar w:fldCharType="separate"/>
            </w:r>
            <w:r>
              <w:rPr>
                <w:noProof/>
                <w:rtl w:val="0"/>
              </w:rPr>
              <w:t>22</w:t>
            </w:r>
            <w:r>
              <w:rPr>
                <w:noProof/>
              </w:rPr>
              <w:fldChar w:fldCharType="end"/>
            </w:r>
          </w:hyperlink>
        </w:p>
        <w:p w14:paraId="5C67EB77" w14:textId="31EFFD55" w:rsidR="00BC0BA0" w:rsidRDefault="00BC0BA0" w:rsidP="008C39B6">
          <w:pPr>
            <w:pStyle w:val="TOC3"/>
            <w:tabs>
              <w:tab w:val="right" w:leader="dot" w:pos="9016"/>
            </w:tabs>
            <w:rPr>
              <w:rFonts w:asciiTheme="minorHAnsi" w:eastAsiaTheme="minorEastAsia" w:hAnsiTheme="minorHAnsi" w:cstheme="minorBidi"/>
              <w:noProof/>
              <w:kern w:val="2"/>
              <w:sz w:val="24"/>
              <w:szCs w:val="24"/>
              <w:rtl w:val="0"/>
              <w14:ligatures w14:val="standardContextual"/>
            </w:rPr>
          </w:pPr>
          <w:hyperlink w:anchor="_Toc236339105" w:history="1">
            <w:r w:rsidRPr="0021372F">
              <w:rPr>
                <w:rStyle w:val="Hyperlink"/>
                <w:b/>
                <w:bCs/>
                <w:noProof/>
              </w:rPr>
              <w:t>ארבעת תתי-השלבים</w:t>
            </w:r>
            <w:r>
              <w:rPr>
                <w:noProof/>
              </w:rPr>
              <w:tab/>
            </w:r>
            <w:r>
              <w:rPr>
                <w:noProof/>
              </w:rPr>
              <w:fldChar w:fldCharType="begin"/>
            </w:r>
            <w:r>
              <w:rPr>
                <w:noProof/>
              </w:rPr>
              <w:instrText xml:space="preserve"> PAGEREF _Toc236339105 \h </w:instrText>
            </w:r>
            <w:r>
              <w:rPr>
                <w:noProof/>
              </w:rPr>
            </w:r>
            <w:r>
              <w:rPr>
                <w:noProof/>
              </w:rPr>
              <w:fldChar w:fldCharType="separate"/>
            </w:r>
            <w:r>
              <w:rPr>
                <w:noProof/>
                <w:rtl w:val="0"/>
              </w:rPr>
              <w:t>22</w:t>
            </w:r>
            <w:r>
              <w:rPr>
                <w:noProof/>
              </w:rPr>
              <w:fldChar w:fldCharType="end"/>
            </w:r>
          </w:hyperlink>
        </w:p>
        <w:p w14:paraId="19C11E7B" w14:textId="66646236" w:rsidR="00BC0BA0" w:rsidRDefault="00BC0BA0" w:rsidP="008C39B6">
          <w:pPr>
            <w:pStyle w:val="TOC2"/>
            <w:tabs>
              <w:tab w:val="right" w:leader="dot" w:pos="9016"/>
            </w:tabs>
            <w:rPr>
              <w:rFonts w:asciiTheme="minorHAnsi" w:eastAsiaTheme="minorEastAsia" w:hAnsiTheme="minorHAnsi" w:cstheme="minorBidi"/>
              <w:noProof/>
              <w:kern w:val="2"/>
              <w:sz w:val="24"/>
              <w:szCs w:val="24"/>
              <w:rtl w:val="0"/>
              <w14:ligatures w14:val="standardContextual"/>
            </w:rPr>
          </w:pPr>
          <w:hyperlink w:anchor="_Toc236339106" w:history="1">
            <w:r w:rsidRPr="0021372F">
              <w:rPr>
                <w:rStyle w:val="Hyperlink"/>
                <w:b/>
                <w:bCs/>
                <w:noProof/>
              </w:rPr>
              <w:t>תת-שלב 1 · חקר הבעיה</w:t>
            </w:r>
            <w:r>
              <w:rPr>
                <w:noProof/>
              </w:rPr>
              <w:tab/>
            </w:r>
            <w:r>
              <w:rPr>
                <w:noProof/>
              </w:rPr>
              <w:fldChar w:fldCharType="begin"/>
            </w:r>
            <w:r>
              <w:rPr>
                <w:noProof/>
              </w:rPr>
              <w:instrText xml:space="preserve"> PAGEREF _Toc236339106 \h </w:instrText>
            </w:r>
            <w:r>
              <w:rPr>
                <w:noProof/>
              </w:rPr>
            </w:r>
            <w:r>
              <w:rPr>
                <w:noProof/>
              </w:rPr>
              <w:fldChar w:fldCharType="separate"/>
            </w:r>
            <w:r>
              <w:rPr>
                <w:noProof/>
                <w:rtl w:val="0"/>
              </w:rPr>
              <w:t>22</w:t>
            </w:r>
            <w:r>
              <w:rPr>
                <w:noProof/>
              </w:rPr>
              <w:fldChar w:fldCharType="end"/>
            </w:r>
          </w:hyperlink>
        </w:p>
        <w:p w14:paraId="20BB1DE4" w14:textId="30065282" w:rsidR="00BC0BA0" w:rsidRDefault="00BC0BA0" w:rsidP="008C39B6">
          <w:pPr>
            <w:pStyle w:val="TOC3"/>
            <w:tabs>
              <w:tab w:val="right" w:leader="dot" w:pos="9016"/>
            </w:tabs>
            <w:rPr>
              <w:rFonts w:asciiTheme="minorHAnsi" w:eastAsiaTheme="minorEastAsia" w:hAnsiTheme="minorHAnsi" w:cstheme="minorBidi"/>
              <w:noProof/>
              <w:kern w:val="2"/>
              <w:sz w:val="24"/>
              <w:szCs w:val="24"/>
              <w:rtl w:val="0"/>
              <w14:ligatures w14:val="standardContextual"/>
            </w:rPr>
          </w:pPr>
          <w:hyperlink w:anchor="_Toc236339107" w:history="1">
            <w:r w:rsidRPr="0021372F">
              <w:rPr>
                <w:rStyle w:val="Hyperlink"/>
                <w:b/>
                <w:bCs/>
                <w:noProof/>
              </w:rPr>
              <w:t>מטרה</w:t>
            </w:r>
            <w:r>
              <w:rPr>
                <w:noProof/>
              </w:rPr>
              <w:tab/>
            </w:r>
            <w:r>
              <w:rPr>
                <w:noProof/>
              </w:rPr>
              <w:fldChar w:fldCharType="begin"/>
            </w:r>
            <w:r>
              <w:rPr>
                <w:noProof/>
              </w:rPr>
              <w:instrText xml:space="preserve"> PAGEREF _Toc236339107 \h </w:instrText>
            </w:r>
            <w:r>
              <w:rPr>
                <w:noProof/>
              </w:rPr>
            </w:r>
            <w:r>
              <w:rPr>
                <w:noProof/>
              </w:rPr>
              <w:fldChar w:fldCharType="separate"/>
            </w:r>
            <w:r>
              <w:rPr>
                <w:noProof/>
                <w:rtl w:val="0"/>
              </w:rPr>
              <w:t>22</w:t>
            </w:r>
            <w:r>
              <w:rPr>
                <w:noProof/>
              </w:rPr>
              <w:fldChar w:fldCharType="end"/>
            </w:r>
          </w:hyperlink>
        </w:p>
        <w:p w14:paraId="45767910" w14:textId="4F2C0983" w:rsidR="00BC0BA0" w:rsidRDefault="00BC0BA0" w:rsidP="008C39B6">
          <w:pPr>
            <w:pStyle w:val="TOC3"/>
            <w:tabs>
              <w:tab w:val="right" w:leader="dot" w:pos="9016"/>
            </w:tabs>
            <w:rPr>
              <w:rFonts w:asciiTheme="minorHAnsi" w:eastAsiaTheme="minorEastAsia" w:hAnsiTheme="minorHAnsi" w:cstheme="minorBidi"/>
              <w:noProof/>
              <w:kern w:val="2"/>
              <w:sz w:val="24"/>
              <w:szCs w:val="24"/>
              <w:rtl w:val="0"/>
              <w14:ligatures w14:val="standardContextual"/>
            </w:rPr>
          </w:pPr>
          <w:hyperlink w:anchor="_Toc236339108" w:history="1">
            <w:r w:rsidRPr="0021372F">
              <w:rPr>
                <w:rStyle w:val="Hyperlink"/>
                <w:b/>
                <w:bCs/>
                <w:noProof/>
              </w:rPr>
              <w:t>עיקרון מרכזי: הבעיה המוצגת היא תמיד סימפטום</w:t>
            </w:r>
            <w:r>
              <w:rPr>
                <w:noProof/>
              </w:rPr>
              <w:tab/>
            </w:r>
            <w:r>
              <w:rPr>
                <w:noProof/>
              </w:rPr>
              <w:fldChar w:fldCharType="begin"/>
            </w:r>
            <w:r>
              <w:rPr>
                <w:noProof/>
              </w:rPr>
              <w:instrText xml:space="preserve"> PAGEREF _Toc236339108 \h </w:instrText>
            </w:r>
            <w:r>
              <w:rPr>
                <w:noProof/>
              </w:rPr>
            </w:r>
            <w:r>
              <w:rPr>
                <w:noProof/>
              </w:rPr>
              <w:fldChar w:fldCharType="separate"/>
            </w:r>
            <w:r>
              <w:rPr>
                <w:noProof/>
                <w:rtl w:val="0"/>
              </w:rPr>
              <w:t>22</w:t>
            </w:r>
            <w:r>
              <w:rPr>
                <w:noProof/>
              </w:rPr>
              <w:fldChar w:fldCharType="end"/>
            </w:r>
          </w:hyperlink>
        </w:p>
        <w:p w14:paraId="6D0F2E5B" w14:textId="2C780138" w:rsidR="00BC0BA0" w:rsidRDefault="00BC0BA0" w:rsidP="008C39B6">
          <w:pPr>
            <w:pStyle w:val="TOC3"/>
            <w:tabs>
              <w:tab w:val="right" w:leader="dot" w:pos="9016"/>
            </w:tabs>
            <w:rPr>
              <w:rFonts w:asciiTheme="minorHAnsi" w:eastAsiaTheme="minorEastAsia" w:hAnsiTheme="minorHAnsi" w:cstheme="minorBidi"/>
              <w:noProof/>
              <w:kern w:val="2"/>
              <w:sz w:val="24"/>
              <w:szCs w:val="24"/>
              <w:rtl w:val="0"/>
              <w14:ligatures w14:val="standardContextual"/>
            </w:rPr>
          </w:pPr>
          <w:hyperlink w:anchor="_Toc236339109" w:history="1">
            <w:r w:rsidRPr="0021372F">
              <w:rPr>
                <w:rStyle w:val="Hyperlink"/>
                <w:b/>
                <w:bCs/>
                <w:noProof/>
              </w:rPr>
              <w:t>תהליך — 5 שלבים (כ-שבועיים)</w:t>
            </w:r>
            <w:r>
              <w:rPr>
                <w:noProof/>
              </w:rPr>
              <w:tab/>
            </w:r>
            <w:r>
              <w:rPr>
                <w:noProof/>
              </w:rPr>
              <w:fldChar w:fldCharType="begin"/>
            </w:r>
            <w:r>
              <w:rPr>
                <w:noProof/>
              </w:rPr>
              <w:instrText xml:space="preserve"> PAGEREF _Toc236339109 \h </w:instrText>
            </w:r>
            <w:r>
              <w:rPr>
                <w:noProof/>
              </w:rPr>
            </w:r>
            <w:r>
              <w:rPr>
                <w:noProof/>
              </w:rPr>
              <w:fldChar w:fldCharType="separate"/>
            </w:r>
            <w:r>
              <w:rPr>
                <w:noProof/>
                <w:rtl w:val="0"/>
              </w:rPr>
              <w:t>22</w:t>
            </w:r>
            <w:r>
              <w:rPr>
                <w:noProof/>
              </w:rPr>
              <w:fldChar w:fldCharType="end"/>
            </w:r>
          </w:hyperlink>
        </w:p>
        <w:p w14:paraId="7A724733" w14:textId="59180137" w:rsidR="00BC0BA0" w:rsidRDefault="00BC0BA0" w:rsidP="008C39B6">
          <w:pPr>
            <w:pStyle w:val="TOC3"/>
            <w:tabs>
              <w:tab w:val="right" w:leader="dot" w:pos="9016"/>
            </w:tabs>
            <w:rPr>
              <w:rFonts w:asciiTheme="minorHAnsi" w:eastAsiaTheme="minorEastAsia" w:hAnsiTheme="minorHAnsi" w:cstheme="minorBidi"/>
              <w:noProof/>
              <w:kern w:val="2"/>
              <w:sz w:val="24"/>
              <w:szCs w:val="24"/>
              <w:rtl w:val="0"/>
              <w14:ligatures w14:val="standardContextual"/>
            </w:rPr>
          </w:pPr>
          <w:hyperlink w:anchor="_Toc236339110" w:history="1">
            <w:r w:rsidRPr="0021372F">
              <w:rPr>
                <w:rStyle w:val="Hyperlink"/>
                <w:b/>
                <w:bCs/>
                <w:noProof/>
              </w:rPr>
              <w:t>Gate — קריטריוני "בעיה מוכנה"</w:t>
            </w:r>
            <w:r>
              <w:rPr>
                <w:noProof/>
              </w:rPr>
              <w:tab/>
            </w:r>
            <w:r>
              <w:rPr>
                <w:noProof/>
              </w:rPr>
              <w:fldChar w:fldCharType="begin"/>
            </w:r>
            <w:r>
              <w:rPr>
                <w:noProof/>
              </w:rPr>
              <w:instrText xml:space="preserve"> PAGEREF _Toc236339110 \h </w:instrText>
            </w:r>
            <w:r>
              <w:rPr>
                <w:noProof/>
              </w:rPr>
            </w:r>
            <w:r>
              <w:rPr>
                <w:noProof/>
              </w:rPr>
              <w:fldChar w:fldCharType="separate"/>
            </w:r>
            <w:r>
              <w:rPr>
                <w:noProof/>
                <w:rtl w:val="0"/>
              </w:rPr>
              <w:t>23</w:t>
            </w:r>
            <w:r>
              <w:rPr>
                <w:noProof/>
              </w:rPr>
              <w:fldChar w:fldCharType="end"/>
            </w:r>
          </w:hyperlink>
        </w:p>
        <w:p w14:paraId="0D22702F" w14:textId="7DCCF9DB" w:rsidR="00BC0BA0" w:rsidRDefault="00BC0BA0" w:rsidP="008C39B6">
          <w:pPr>
            <w:pStyle w:val="TOC3"/>
            <w:tabs>
              <w:tab w:val="right" w:leader="dot" w:pos="9016"/>
            </w:tabs>
            <w:rPr>
              <w:rFonts w:asciiTheme="minorHAnsi" w:eastAsiaTheme="minorEastAsia" w:hAnsiTheme="minorHAnsi" w:cstheme="minorBidi"/>
              <w:noProof/>
              <w:kern w:val="2"/>
              <w:sz w:val="24"/>
              <w:szCs w:val="24"/>
              <w:rtl w:val="0"/>
              <w14:ligatures w14:val="standardContextual"/>
            </w:rPr>
          </w:pPr>
          <w:hyperlink w:anchor="_Toc236339111" w:history="1">
            <w:r w:rsidRPr="0021372F">
              <w:rPr>
                <w:rStyle w:val="Hyperlink"/>
                <w:b/>
                <w:bCs/>
                <w:noProof/>
              </w:rPr>
              <w:t>ה-A Team לחקר הבעיה</w:t>
            </w:r>
            <w:r>
              <w:rPr>
                <w:noProof/>
              </w:rPr>
              <w:tab/>
            </w:r>
            <w:r>
              <w:rPr>
                <w:noProof/>
              </w:rPr>
              <w:fldChar w:fldCharType="begin"/>
            </w:r>
            <w:r>
              <w:rPr>
                <w:noProof/>
              </w:rPr>
              <w:instrText xml:space="preserve"> PAGEREF _Toc236339111 \h </w:instrText>
            </w:r>
            <w:r>
              <w:rPr>
                <w:noProof/>
              </w:rPr>
            </w:r>
            <w:r>
              <w:rPr>
                <w:noProof/>
              </w:rPr>
              <w:fldChar w:fldCharType="separate"/>
            </w:r>
            <w:r>
              <w:rPr>
                <w:noProof/>
                <w:rtl w:val="0"/>
              </w:rPr>
              <w:t>24</w:t>
            </w:r>
            <w:r>
              <w:rPr>
                <w:noProof/>
              </w:rPr>
              <w:fldChar w:fldCharType="end"/>
            </w:r>
          </w:hyperlink>
        </w:p>
        <w:p w14:paraId="7D3669E7" w14:textId="27DBC120" w:rsidR="00BC0BA0" w:rsidRDefault="00BC0BA0" w:rsidP="008C39B6">
          <w:pPr>
            <w:pStyle w:val="TOC2"/>
            <w:tabs>
              <w:tab w:val="right" w:leader="dot" w:pos="9016"/>
            </w:tabs>
            <w:rPr>
              <w:rFonts w:asciiTheme="minorHAnsi" w:eastAsiaTheme="minorEastAsia" w:hAnsiTheme="minorHAnsi" w:cstheme="minorBidi"/>
              <w:noProof/>
              <w:kern w:val="2"/>
              <w:sz w:val="24"/>
              <w:szCs w:val="24"/>
              <w:rtl w:val="0"/>
              <w14:ligatures w14:val="standardContextual"/>
            </w:rPr>
          </w:pPr>
          <w:hyperlink w:anchor="_Toc236339112" w:history="1">
            <w:r w:rsidRPr="0021372F">
              <w:rPr>
                <w:rStyle w:val="Hyperlink"/>
                <w:b/>
                <w:bCs/>
                <w:noProof/>
              </w:rPr>
              <w:t>תת-שלב 2 · רעיונאות מבוססת AI (Ideation)</w:t>
            </w:r>
            <w:r>
              <w:rPr>
                <w:noProof/>
              </w:rPr>
              <w:tab/>
            </w:r>
            <w:r>
              <w:rPr>
                <w:noProof/>
              </w:rPr>
              <w:fldChar w:fldCharType="begin"/>
            </w:r>
            <w:r>
              <w:rPr>
                <w:noProof/>
              </w:rPr>
              <w:instrText xml:space="preserve"> PAGEREF _Toc236339112 \h </w:instrText>
            </w:r>
            <w:r>
              <w:rPr>
                <w:noProof/>
              </w:rPr>
            </w:r>
            <w:r>
              <w:rPr>
                <w:noProof/>
              </w:rPr>
              <w:fldChar w:fldCharType="separate"/>
            </w:r>
            <w:r>
              <w:rPr>
                <w:noProof/>
                <w:rtl w:val="0"/>
              </w:rPr>
              <w:t>24</w:t>
            </w:r>
            <w:r>
              <w:rPr>
                <w:noProof/>
              </w:rPr>
              <w:fldChar w:fldCharType="end"/>
            </w:r>
          </w:hyperlink>
        </w:p>
        <w:p w14:paraId="2B89B0EA" w14:textId="12CBB1EB" w:rsidR="00BC0BA0" w:rsidRDefault="00BC0BA0" w:rsidP="008C39B6">
          <w:pPr>
            <w:pStyle w:val="TOC3"/>
            <w:tabs>
              <w:tab w:val="right" w:leader="dot" w:pos="9016"/>
            </w:tabs>
            <w:rPr>
              <w:rFonts w:asciiTheme="minorHAnsi" w:eastAsiaTheme="minorEastAsia" w:hAnsiTheme="minorHAnsi" w:cstheme="minorBidi"/>
              <w:noProof/>
              <w:kern w:val="2"/>
              <w:sz w:val="24"/>
              <w:szCs w:val="24"/>
              <w:rtl w:val="0"/>
              <w14:ligatures w14:val="standardContextual"/>
            </w:rPr>
          </w:pPr>
          <w:hyperlink w:anchor="_Toc236339113" w:history="1">
            <w:r w:rsidRPr="0021372F">
              <w:rPr>
                <w:rStyle w:val="Hyperlink"/>
                <w:b/>
                <w:bCs/>
                <w:noProof/>
              </w:rPr>
              <w:t>מטרה</w:t>
            </w:r>
            <w:r>
              <w:rPr>
                <w:noProof/>
              </w:rPr>
              <w:tab/>
            </w:r>
            <w:r>
              <w:rPr>
                <w:noProof/>
              </w:rPr>
              <w:fldChar w:fldCharType="begin"/>
            </w:r>
            <w:r>
              <w:rPr>
                <w:noProof/>
              </w:rPr>
              <w:instrText xml:space="preserve"> PAGEREF _Toc236339113 \h </w:instrText>
            </w:r>
            <w:r>
              <w:rPr>
                <w:noProof/>
              </w:rPr>
            </w:r>
            <w:r>
              <w:rPr>
                <w:noProof/>
              </w:rPr>
              <w:fldChar w:fldCharType="separate"/>
            </w:r>
            <w:r>
              <w:rPr>
                <w:noProof/>
                <w:rtl w:val="0"/>
              </w:rPr>
              <w:t>24</w:t>
            </w:r>
            <w:r>
              <w:rPr>
                <w:noProof/>
              </w:rPr>
              <w:fldChar w:fldCharType="end"/>
            </w:r>
          </w:hyperlink>
        </w:p>
        <w:p w14:paraId="5C54CD5C" w14:textId="4EF44313" w:rsidR="00BC0BA0" w:rsidRDefault="00BC0BA0" w:rsidP="008C39B6">
          <w:pPr>
            <w:pStyle w:val="TOC3"/>
            <w:tabs>
              <w:tab w:val="right" w:leader="dot" w:pos="9016"/>
            </w:tabs>
            <w:rPr>
              <w:rFonts w:asciiTheme="minorHAnsi" w:eastAsiaTheme="minorEastAsia" w:hAnsiTheme="minorHAnsi" w:cstheme="minorBidi"/>
              <w:noProof/>
              <w:kern w:val="2"/>
              <w:sz w:val="24"/>
              <w:szCs w:val="24"/>
              <w:rtl w:val="0"/>
              <w14:ligatures w14:val="standardContextual"/>
            </w:rPr>
          </w:pPr>
          <w:hyperlink w:anchor="_Toc236339114" w:history="1">
            <w:r w:rsidRPr="0021372F">
              <w:rPr>
                <w:rStyle w:val="Hyperlink"/>
                <w:b/>
                <w:bCs/>
                <w:noProof/>
              </w:rPr>
              <w:t>עיקרון מרכזי: AI-first לא AI-added</w:t>
            </w:r>
            <w:r>
              <w:rPr>
                <w:noProof/>
              </w:rPr>
              <w:tab/>
            </w:r>
            <w:r>
              <w:rPr>
                <w:noProof/>
              </w:rPr>
              <w:fldChar w:fldCharType="begin"/>
            </w:r>
            <w:r>
              <w:rPr>
                <w:noProof/>
              </w:rPr>
              <w:instrText xml:space="preserve"> PAGEREF _Toc236339114 \h </w:instrText>
            </w:r>
            <w:r>
              <w:rPr>
                <w:noProof/>
              </w:rPr>
            </w:r>
            <w:r>
              <w:rPr>
                <w:noProof/>
              </w:rPr>
              <w:fldChar w:fldCharType="separate"/>
            </w:r>
            <w:r>
              <w:rPr>
                <w:noProof/>
                <w:rtl w:val="0"/>
              </w:rPr>
              <w:t>24</w:t>
            </w:r>
            <w:r>
              <w:rPr>
                <w:noProof/>
              </w:rPr>
              <w:fldChar w:fldCharType="end"/>
            </w:r>
          </w:hyperlink>
        </w:p>
        <w:p w14:paraId="3C571FC8" w14:textId="16F853A2" w:rsidR="00BC0BA0" w:rsidRDefault="00BC0BA0" w:rsidP="008C39B6">
          <w:pPr>
            <w:pStyle w:val="TOC3"/>
            <w:tabs>
              <w:tab w:val="right" w:leader="dot" w:pos="9016"/>
            </w:tabs>
            <w:rPr>
              <w:rFonts w:asciiTheme="minorHAnsi" w:eastAsiaTheme="minorEastAsia" w:hAnsiTheme="minorHAnsi" w:cstheme="minorBidi"/>
              <w:noProof/>
              <w:kern w:val="2"/>
              <w:sz w:val="24"/>
              <w:szCs w:val="24"/>
              <w:rtl w:val="0"/>
              <w14:ligatures w14:val="standardContextual"/>
            </w:rPr>
          </w:pPr>
          <w:hyperlink w:anchor="_Toc236339115" w:history="1">
            <w:r w:rsidRPr="0021372F">
              <w:rPr>
                <w:rStyle w:val="Hyperlink"/>
                <w:b/>
                <w:bCs/>
                <w:noProof/>
              </w:rPr>
              <w:t>תהליך — 5 שלבים (כ-שבוע)</w:t>
            </w:r>
            <w:r>
              <w:rPr>
                <w:noProof/>
              </w:rPr>
              <w:tab/>
            </w:r>
            <w:r>
              <w:rPr>
                <w:noProof/>
              </w:rPr>
              <w:fldChar w:fldCharType="begin"/>
            </w:r>
            <w:r>
              <w:rPr>
                <w:noProof/>
              </w:rPr>
              <w:instrText xml:space="preserve"> PAGEREF _Toc236339115 \h </w:instrText>
            </w:r>
            <w:r>
              <w:rPr>
                <w:noProof/>
              </w:rPr>
            </w:r>
            <w:r>
              <w:rPr>
                <w:noProof/>
              </w:rPr>
              <w:fldChar w:fldCharType="separate"/>
            </w:r>
            <w:r>
              <w:rPr>
                <w:noProof/>
                <w:rtl w:val="0"/>
              </w:rPr>
              <w:t>24</w:t>
            </w:r>
            <w:r>
              <w:rPr>
                <w:noProof/>
              </w:rPr>
              <w:fldChar w:fldCharType="end"/>
            </w:r>
          </w:hyperlink>
        </w:p>
        <w:p w14:paraId="756B21EE" w14:textId="43C9D850" w:rsidR="00BC0BA0" w:rsidRDefault="00BC0BA0" w:rsidP="008C39B6">
          <w:pPr>
            <w:pStyle w:val="TOC3"/>
            <w:tabs>
              <w:tab w:val="right" w:leader="dot" w:pos="9016"/>
            </w:tabs>
            <w:rPr>
              <w:rFonts w:asciiTheme="minorHAnsi" w:eastAsiaTheme="minorEastAsia" w:hAnsiTheme="minorHAnsi" w:cstheme="minorBidi"/>
              <w:noProof/>
              <w:kern w:val="2"/>
              <w:sz w:val="24"/>
              <w:szCs w:val="24"/>
              <w:rtl w:val="0"/>
              <w14:ligatures w14:val="standardContextual"/>
            </w:rPr>
          </w:pPr>
          <w:hyperlink w:anchor="_Toc236339116" w:history="1">
            <w:r w:rsidRPr="0021372F">
              <w:rPr>
                <w:rStyle w:val="Hyperlink"/>
                <w:b/>
                <w:bCs/>
                <w:noProof/>
              </w:rPr>
              <w:t>Gate — מעבר לאסטרטגיה מוצרית</w:t>
            </w:r>
            <w:r>
              <w:rPr>
                <w:noProof/>
              </w:rPr>
              <w:tab/>
            </w:r>
            <w:r>
              <w:rPr>
                <w:noProof/>
              </w:rPr>
              <w:fldChar w:fldCharType="begin"/>
            </w:r>
            <w:r>
              <w:rPr>
                <w:noProof/>
              </w:rPr>
              <w:instrText xml:space="preserve"> PAGEREF _Toc236339116 \h </w:instrText>
            </w:r>
            <w:r>
              <w:rPr>
                <w:noProof/>
              </w:rPr>
            </w:r>
            <w:r>
              <w:rPr>
                <w:noProof/>
              </w:rPr>
              <w:fldChar w:fldCharType="separate"/>
            </w:r>
            <w:r>
              <w:rPr>
                <w:noProof/>
                <w:rtl w:val="0"/>
              </w:rPr>
              <w:t>26</w:t>
            </w:r>
            <w:r>
              <w:rPr>
                <w:noProof/>
              </w:rPr>
              <w:fldChar w:fldCharType="end"/>
            </w:r>
          </w:hyperlink>
        </w:p>
        <w:p w14:paraId="2A01A558" w14:textId="0745389B" w:rsidR="00BC0BA0" w:rsidRDefault="00BC0BA0" w:rsidP="008C39B6">
          <w:pPr>
            <w:pStyle w:val="TOC2"/>
            <w:tabs>
              <w:tab w:val="right" w:leader="dot" w:pos="9016"/>
            </w:tabs>
            <w:rPr>
              <w:rFonts w:asciiTheme="minorHAnsi" w:eastAsiaTheme="minorEastAsia" w:hAnsiTheme="minorHAnsi" w:cstheme="minorBidi"/>
              <w:noProof/>
              <w:kern w:val="2"/>
              <w:sz w:val="24"/>
              <w:szCs w:val="24"/>
              <w:rtl w:val="0"/>
              <w14:ligatures w14:val="standardContextual"/>
            </w:rPr>
          </w:pPr>
          <w:hyperlink w:anchor="_Toc236339117" w:history="1">
            <w:r w:rsidRPr="0021372F">
              <w:rPr>
                <w:rStyle w:val="Hyperlink"/>
                <w:b/>
                <w:bCs/>
                <w:noProof/>
              </w:rPr>
              <w:t>תת-שלב 3 · אסטרטגיה מוצרית — Lean Canvas</w:t>
            </w:r>
            <w:r>
              <w:rPr>
                <w:noProof/>
              </w:rPr>
              <w:tab/>
            </w:r>
            <w:r>
              <w:rPr>
                <w:noProof/>
              </w:rPr>
              <w:fldChar w:fldCharType="begin"/>
            </w:r>
            <w:r>
              <w:rPr>
                <w:noProof/>
              </w:rPr>
              <w:instrText xml:space="preserve"> PAGEREF _Toc236339117 \h </w:instrText>
            </w:r>
            <w:r>
              <w:rPr>
                <w:noProof/>
              </w:rPr>
            </w:r>
            <w:r>
              <w:rPr>
                <w:noProof/>
              </w:rPr>
              <w:fldChar w:fldCharType="separate"/>
            </w:r>
            <w:r>
              <w:rPr>
                <w:noProof/>
                <w:rtl w:val="0"/>
              </w:rPr>
              <w:t>26</w:t>
            </w:r>
            <w:r>
              <w:rPr>
                <w:noProof/>
              </w:rPr>
              <w:fldChar w:fldCharType="end"/>
            </w:r>
          </w:hyperlink>
        </w:p>
        <w:p w14:paraId="1C30DA71" w14:textId="62D2304E" w:rsidR="00BC0BA0" w:rsidRDefault="00BC0BA0" w:rsidP="008C39B6">
          <w:pPr>
            <w:pStyle w:val="TOC3"/>
            <w:tabs>
              <w:tab w:val="right" w:leader="dot" w:pos="9016"/>
            </w:tabs>
            <w:rPr>
              <w:rFonts w:asciiTheme="minorHAnsi" w:eastAsiaTheme="minorEastAsia" w:hAnsiTheme="minorHAnsi" w:cstheme="minorBidi"/>
              <w:noProof/>
              <w:kern w:val="2"/>
              <w:sz w:val="24"/>
              <w:szCs w:val="24"/>
              <w:rtl w:val="0"/>
              <w14:ligatures w14:val="standardContextual"/>
            </w:rPr>
          </w:pPr>
          <w:hyperlink w:anchor="_Toc236339118" w:history="1">
            <w:r w:rsidRPr="0021372F">
              <w:rPr>
                <w:rStyle w:val="Hyperlink"/>
                <w:b/>
                <w:bCs/>
                <w:noProof/>
              </w:rPr>
              <w:t>מטרה</w:t>
            </w:r>
            <w:r>
              <w:rPr>
                <w:noProof/>
              </w:rPr>
              <w:tab/>
            </w:r>
            <w:r>
              <w:rPr>
                <w:noProof/>
              </w:rPr>
              <w:fldChar w:fldCharType="begin"/>
            </w:r>
            <w:r>
              <w:rPr>
                <w:noProof/>
              </w:rPr>
              <w:instrText xml:space="preserve"> PAGEREF _Toc236339118 \h </w:instrText>
            </w:r>
            <w:r>
              <w:rPr>
                <w:noProof/>
              </w:rPr>
            </w:r>
            <w:r>
              <w:rPr>
                <w:noProof/>
              </w:rPr>
              <w:fldChar w:fldCharType="separate"/>
            </w:r>
            <w:r>
              <w:rPr>
                <w:noProof/>
                <w:rtl w:val="0"/>
              </w:rPr>
              <w:t>26</w:t>
            </w:r>
            <w:r>
              <w:rPr>
                <w:noProof/>
              </w:rPr>
              <w:fldChar w:fldCharType="end"/>
            </w:r>
          </w:hyperlink>
        </w:p>
        <w:p w14:paraId="1938E0BE" w14:textId="2CAC399D" w:rsidR="00BC0BA0" w:rsidRDefault="00BC0BA0" w:rsidP="008C39B6">
          <w:pPr>
            <w:pStyle w:val="TOC3"/>
            <w:tabs>
              <w:tab w:val="right" w:leader="dot" w:pos="9016"/>
            </w:tabs>
            <w:rPr>
              <w:rFonts w:asciiTheme="minorHAnsi" w:eastAsiaTheme="minorEastAsia" w:hAnsiTheme="minorHAnsi" w:cstheme="minorBidi"/>
              <w:noProof/>
              <w:kern w:val="2"/>
              <w:sz w:val="24"/>
              <w:szCs w:val="24"/>
              <w:rtl w:val="0"/>
              <w14:ligatures w14:val="standardContextual"/>
            </w:rPr>
          </w:pPr>
          <w:hyperlink w:anchor="_Toc236339119" w:history="1">
            <w:r w:rsidRPr="0021372F">
              <w:rPr>
                <w:rStyle w:val="Hyperlink"/>
                <w:b/>
                <w:bCs/>
                <w:noProof/>
              </w:rPr>
              <w:t>עיקרון מרכזי: שני פנים לקנבס</w:t>
            </w:r>
            <w:r>
              <w:rPr>
                <w:noProof/>
              </w:rPr>
              <w:tab/>
            </w:r>
            <w:r>
              <w:rPr>
                <w:noProof/>
              </w:rPr>
              <w:fldChar w:fldCharType="begin"/>
            </w:r>
            <w:r>
              <w:rPr>
                <w:noProof/>
              </w:rPr>
              <w:instrText xml:space="preserve"> PAGEREF _Toc236339119 \h </w:instrText>
            </w:r>
            <w:r>
              <w:rPr>
                <w:noProof/>
              </w:rPr>
            </w:r>
            <w:r>
              <w:rPr>
                <w:noProof/>
              </w:rPr>
              <w:fldChar w:fldCharType="separate"/>
            </w:r>
            <w:r>
              <w:rPr>
                <w:noProof/>
                <w:rtl w:val="0"/>
              </w:rPr>
              <w:t>26</w:t>
            </w:r>
            <w:r>
              <w:rPr>
                <w:noProof/>
              </w:rPr>
              <w:fldChar w:fldCharType="end"/>
            </w:r>
          </w:hyperlink>
        </w:p>
        <w:p w14:paraId="36129BA3" w14:textId="1DFBA3A9" w:rsidR="00BC0BA0" w:rsidRDefault="00BC0BA0" w:rsidP="008C39B6">
          <w:pPr>
            <w:pStyle w:val="TOC3"/>
            <w:tabs>
              <w:tab w:val="right" w:leader="dot" w:pos="9016"/>
            </w:tabs>
            <w:rPr>
              <w:rFonts w:asciiTheme="minorHAnsi" w:eastAsiaTheme="minorEastAsia" w:hAnsiTheme="minorHAnsi" w:cstheme="minorBidi"/>
              <w:noProof/>
              <w:kern w:val="2"/>
              <w:sz w:val="24"/>
              <w:szCs w:val="24"/>
              <w:rtl w:val="0"/>
              <w14:ligatures w14:val="standardContextual"/>
            </w:rPr>
          </w:pPr>
          <w:hyperlink w:anchor="_Toc236339120" w:history="1">
            <w:r w:rsidRPr="0021372F">
              <w:rPr>
                <w:rStyle w:val="Hyperlink"/>
                <w:b/>
                <w:bCs/>
                <w:noProof/>
              </w:rPr>
              <w:t>מבנה ה-Lean Canvas המותאם</w:t>
            </w:r>
            <w:r>
              <w:rPr>
                <w:noProof/>
              </w:rPr>
              <w:tab/>
            </w:r>
            <w:r>
              <w:rPr>
                <w:noProof/>
              </w:rPr>
              <w:fldChar w:fldCharType="begin"/>
            </w:r>
            <w:r>
              <w:rPr>
                <w:noProof/>
              </w:rPr>
              <w:instrText xml:space="preserve"> PAGEREF _Toc236339120 \h </w:instrText>
            </w:r>
            <w:r>
              <w:rPr>
                <w:noProof/>
              </w:rPr>
            </w:r>
            <w:r>
              <w:rPr>
                <w:noProof/>
              </w:rPr>
              <w:fldChar w:fldCharType="separate"/>
            </w:r>
            <w:r>
              <w:rPr>
                <w:noProof/>
                <w:rtl w:val="0"/>
              </w:rPr>
              <w:t>26</w:t>
            </w:r>
            <w:r>
              <w:rPr>
                <w:noProof/>
              </w:rPr>
              <w:fldChar w:fldCharType="end"/>
            </w:r>
          </w:hyperlink>
        </w:p>
        <w:p w14:paraId="02E9820D" w14:textId="0FA09996" w:rsidR="00BC0BA0" w:rsidRDefault="00BC0BA0" w:rsidP="008C39B6">
          <w:pPr>
            <w:pStyle w:val="TOC3"/>
            <w:tabs>
              <w:tab w:val="right" w:leader="dot" w:pos="9016"/>
            </w:tabs>
            <w:rPr>
              <w:rFonts w:asciiTheme="minorHAnsi" w:eastAsiaTheme="minorEastAsia" w:hAnsiTheme="minorHAnsi" w:cstheme="minorBidi"/>
              <w:noProof/>
              <w:kern w:val="2"/>
              <w:sz w:val="24"/>
              <w:szCs w:val="24"/>
              <w:rtl w:val="0"/>
              <w14:ligatures w14:val="standardContextual"/>
            </w:rPr>
          </w:pPr>
          <w:hyperlink w:anchor="_Toc236339121" w:history="1">
            <w:r w:rsidRPr="0021372F">
              <w:rPr>
                <w:rStyle w:val="Hyperlink"/>
                <w:b/>
                <w:bCs/>
                <w:noProof/>
              </w:rPr>
              <w:t>מיפוי סיכונים וכשלונות מוקדמים</w:t>
            </w:r>
            <w:r>
              <w:rPr>
                <w:noProof/>
              </w:rPr>
              <w:tab/>
            </w:r>
            <w:r>
              <w:rPr>
                <w:noProof/>
              </w:rPr>
              <w:fldChar w:fldCharType="begin"/>
            </w:r>
            <w:r>
              <w:rPr>
                <w:noProof/>
              </w:rPr>
              <w:instrText xml:space="preserve"> PAGEREF _Toc236339121 \h </w:instrText>
            </w:r>
            <w:r>
              <w:rPr>
                <w:noProof/>
              </w:rPr>
            </w:r>
            <w:r>
              <w:rPr>
                <w:noProof/>
              </w:rPr>
              <w:fldChar w:fldCharType="separate"/>
            </w:r>
            <w:r>
              <w:rPr>
                <w:noProof/>
                <w:rtl w:val="0"/>
              </w:rPr>
              <w:t>27</w:t>
            </w:r>
            <w:r>
              <w:rPr>
                <w:noProof/>
              </w:rPr>
              <w:fldChar w:fldCharType="end"/>
            </w:r>
          </w:hyperlink>
        </w:p>
        <w:p w14:paraId="532EEB49" w14:textId="2EC27E1A" w:rsidR="00BC0BA0" w:rsidRDefault="00BC0BA0" w:rsidP="008C39B6">
          <w:pPr>
            <w:pStyle w:val="TOC3"/>
            <w:tabs>
              <w:tab w:val="right" w:leader="dot" w:pos="9016"/>
            </w:tabs>
            <w:rPr>
              <w:rFonts w:asciiTheme="minorHAnsi" w:eastAsiaTheme="minorEastAsia" w:hAnsiTheme="minorHAnsi" w:cstheme="minorBidi"/>
              <w:noProof/>
              <w:kern w:val="2"/>
              <w:sz w:val="24"/>
              <w:szCs w:val="24"/>
              <w:rtl w:val="0"/>
              <w14:ligatures w14:val="standardContextual"/>
            </w:rPr>
          </w:pPr>
          <w:hyperlink w:anchor="_Toc236339122" w:history="1">
            <w:r w:rsidRPr="0021372F">
              <w:rPr>
                <w:rStyle w:val="Hyperlink"/>
                <w:b/>
                <w:bCs/>
                <w:noProof/>
              </w:rPr>
              <w:t>Gate — אישור Canvas ומעבר ל-Roadshow</w:t>
            </w:r>
            <w:r>
              <w:rPr>
                <w:noProof/>
              </w:rPr>
              <w:tab/>
            </w:r>
            <w:r>
              <w:rPr>
                <w:noProof/>
              </w:rPr>
              <w:fldChar w:fldCharType="begin"/>
            </w:r>
            <w:r>
              <w:rPr>
                <w:noProof/>
              </w:rPr>
              <w:instrText xml:space="preserve"> PAGEREF _Toc236339122 \h </w:instrText>
            </w:r>
            <w:r>
              <w:rPr>
                <w:noProof/>
              </w:rPr>
            </w:r>
            <w:r>
              <w:rPr>
                <w:noProof/>
              </w:rPr>
              <w:fldChar w:fldCharType="separate"/>
            </w:r>
            <w:r>
              <w:rPr>
                <w:noProof/>
                <w:rtl w:val="0"/>
              </w:rPr>
              <w:t>27</w:t>
            </w:r>
            <w:r>
              <w:rPr>
                <w:noProof/>
              </w:rPr>
              <w:fldChar w:fldCharType="end"/>
            </w:r>
          </w:hyperlink>
        </w:p>
        <w:p w14:paraId="4A054310" w14:textId="38681F8D" w:rsidR="00BC0BA0" w:rsidRDefault="00BC0BA0" w:rsidP="008C39B6">
          <w:pPr>
            <w:pStyle w:val="TOC2"/>
            <w:tabs>
              <w:tab w:val="right" w:leader="dot" w:pos="9016"/>
            </w:tabs>
            <w:rPr>
              <w:rFonts w:asciiTheme="minorHAnsi" w:eastAsiaTheme="minorEastAsia" w:hAnsiTheme="minorHAnsi" w:cstheme="minorBidi"/>
              <w:noProof/>
              <w:kern w:val="2"/>
              <w:sz w:val="24"/>
              <w:szCs w:val="24"/>
              <w:rtl w:val="0"/>
              <w14:ligatures w14:val="standardContextual"/>
            </w:rPr>
          </w:pPr>
          <w:hyperlink w:anchor="_Toc236339123" w:history="1">
            <w:r w:rsidRPr="0021372F">
              <w:rPr>
                <w:rStyle w:val="Hyperlink"/>
                <w:b/>
                <w:bCs/>
                <w:noProof/>
              </w:rPr>
              <w:t>תת-שלב 4 · הרחבת צוות / בחירת שותפים — Roadshow</w:t>
            </w:r>
            <w:r>
              <w:rPr>
                <w:noProof/>
              </w:rPr>
              <w:tab/>
            </w:r>
            <w:r>
              <w:rPr>
                <w:noProof/>
              </w:rPr>
              <w:fldChar w:fldCharType="begin"/>
            </w:r>
            <w:r>
              <w:rPr>
                <w:noProof/>
              </w:rPr>
              <w:instrText xml:space="preserve"> PAGEREF _Toc236339123 \h </w:instrText>
            </w:r>
            <w:r>
              <w:rPr>
                <w:noProof/>
              </w:rPr>
            </w:r>
            <w:r>
              <w:rPr>
                <w:noProof/>
              </w:rPr>
              <w:fldChar w:fldCharType="separate"/>
            </w:r>
            <w:r>
              <w:rPr>
                <w:noProof/>
                <w:rtl w:val="0"/>
              </w:rPr>
              <w:t>28</w:t>
            </w:r>
            <w:r>
              <w:rPr>
                <w:noProof/>
              </w:rPr>
              <w:fldChar w:fldCharType="end"/>
            </w:r>
          </w:hyperlink>
        </w:p>
        <w:p w14:paraId="46EA8ABD" w14:textId="4A5B4859" w:rsidR="00BC0BA0" w:rsidRDefault="00BC0BA0" w:rsidP="008C39B6">
          <w:pPr>
            <w:pStyle w:val="TOC3"/>
            <w:tabs>
              <w:tab w:val="right" w:leader="dot" w:pos="9016"/>
            </w:tabs>
            <w:rPr>
              <w:rFonts w:asciiTheme="minorHAnsi" w:eastAsiaTheme="minorEastAsia" w:hAnsiTheme="minorHAnsi" w:cstheme="minorBidi"/>
              <w:noProof/>
              <w:kern w:val="2"/>
              <w:sz w:val="24"/>
              <w:szCs w:val="24"/>
              <w:rtl w:val="0"/>
              <w14:ligatures w14:val="standardContextual"/>
            </w:rPr>
          </w:pPr>
          <w:hyperlink w:anchor="_Toc236339124" w:history="1">
            <w:r w:rsidRPr="0021372F">
              <w:rPr>
                <w:rStyle w:val="Hyperlink"/>
                <w:b/>
                <w:bCs/>
                <w:noProof/>
              </w:rPr>
              <w:t>מטרה</w:t>
            </w:r>
            <w:r>
              <w:rPr>
                <w:noProof/>
              </w:rPr>
              <w:tab/>
            </w:r>
            <w:r>
              <w:rPr>
                <w:noProof/>
              </w:rPr>
              <w:fldChar w:fldCharType="begin"/>
            </w:r>
            <w:r>
              <w:rPr>
                <w:noProof/>
              </w:rPr>
              <w:instrText xml:space="preserve"> PAGEREF _Toc236339124 \h </w:instrText>
            </w:r>
            <w:r>
              <w:rPr>
                <w:noProof/>
              </w:rPr>
            </w:r>
            <w:r>
              <w:rPr>
                <w:noProof/>
              </w:rPr>
              <w:fldChar w:fldCharType="separate"/>
            </w:r>
            <w:r>
              <w:rPr>
                <w:noProof/>
                <w:rtl w:val="0"/>
              </w:rPr>
              <w:t>28</w:t>
            </w:r>
            <w:r>
              <w:rPr>
                <w:noProof/>
              </w:rPr>
              <w:fldChar w:fldCharType="end"/>
            </w:r>
          </w:hyperlink>
        </w:p>
        <w:p w14:paraId="2ED94AE7" w14:textId="549BA0E1" w:rsidR="00BC0BA0" w:rsidRDefault="00BC0BA0" w:rsidP="008C39B6">
          <w:pPr>
            <w:pStyle w:val="TOC3"/>
            <w:tabs>
              <w:tab w:val="right" w:leader="dot" w:pos="9016"/>
            </w:tabs>
            <w:rPr>
              <w:rFonts w:asciiTheme="minorHAnsi" w:eastAsiaTheme="minorEastAsia" w:hAnsiTheme="minorHAnsi" w:cstheme="minorBidi"/>
              <w:noProof/>
              <w:kern w:val="2"/>
              <w:sz w:val="24"/>
              <w:szCs w:val="24"/>
              <w:rtl w:val="0"/>
              <w14:ligatures w14:val="standardContextual"/>
            </w:rPr>
          </w:pPr>
          <w:hyperlink w:anchor="_Toc236339125" w:history="1">
            <w:r w:rsidRPr="0021372F">
              <w:rPr>
                <w:rStyle w:val="Hyperlink"/>
                <w:b/>
                <w:bCs/>
                <w:noProof/>
              </w:rPr>
              <w:t>פרמטרים לבחירת שותף מוביל</w:t>
            </w:r>
            <w:r>
              <w:rPr>
                <w:noProof/>
              </w:rPr>
              <w:tab/>
            </w:r>
            <w:r>
              <w:rPr>
                <w:noProof/>
              </w:rPr>
              <w:fldChar w:fldCharType="begin"/>
            </w:r>
            <w:r>
              <w:rPr>
                <w:noProof/>
              </w:rPr>
              <w:instrText xml:space="preserve"> PAGEREF _Toc236339125 \h </w:instrText>
            </w:r>
            <w:r>
              <w:rPr>
                <w:noProof/>
              </w:rPr>
            </w:r>
            <w:r>
              <w:rPr>
                <w:noProof/>
              </w:rPr>
              <w:fldChar w:fldCharType="separate"/>
            </w:r>
            <w:r>
              <w:rPr>
                <w:noProof/>
                <w:rtl w:val="0"/>
              </w:rPr>
              <w:t>28</w:t>
            </w:r>
            <w:r>
              <w:rPr>
                <w:noProof/>
              </w:rPr>
              <w:fldChar w:fldCharType="end"/>
            </w:r>
          </w:hyperlink>
        </w:p>
        <w:p w14:paraId="611B5C61" w14:textId="19DE35AE" w:rsidR="00BC0BA0" w:rsidRDefault="00BC0BA0" w:rsidP="008C39B6">
          <w:pPr>
            <w:pStyle w:val="TOC3"/>
            <w:tabs>
              <w:tab w:val="right" w:leader="dot" w:pos="9016"/>
            </w:tabs>
            <w:rPr>
              <w:rFonts w:asciiTheme="minorHAnsi" w:eastAsiaTheme="minorEastAsia" w:hAnsiTheme="minorHAnsi" w:cstheme="minorBidi"/>
              <w:noProof/>
              <w:kern w:val="2"/>
              <w:sz w:val="24"/>
              <w:szCs w:val="24"/>
              <w:rtl w:val="0"/>
              <w14:ligatures w14:val="standardContextual"/>
            </w:rPr>
          </w:pPr>
          <w:hyperlink w:anchor="_Toc236339126" w:history="1">
            <w:r w:rsidRPr="0021372F">
              <w:rPr>
                <w:rStyle w:val="Hyperlink"/>
                <w:b/>
                <w:bCs/>
                <w:noProof/>
              </w:rPr>
              <w:t>מבנה ה-Roadshow</w:t>
            </w:r>
            <w:r>
              <w:rPr>
                <w:noProof/>
              </w:rPr>
              <w:tab/>
            </w:r>
            <w:r>
              <w:rPr>
                <w:noProof/>
              </w:rPr>
              <w:fldChar w:fldCharType="begin"/>
            </w:r>
            <w:r>
              <w:rPr>
                <w:noProof/>
              </w:rPr>
              <w:instrText xml:space="preserve"> PAGEREF _Toc236339126 \h </w:instrText>
            </w:r>
            <w:r>
              <w:rPr>
                <w:noProof/>
              </w:rPr>
            </w:r>
            <w:r>
              <w:rPr>
                <w:noProof/>
              </w:rPr>
              <w:fldChar w:fldCharType="separate"/>
            </w:r>
            <w:r>
              <w:rPr>
                <w:noProof/>
                <w:rtl w:val="0"/>
              </w:rPr>
              <w:t>28</w:t>
            </w:r>
            <w:r>
              <w:rPr>
                <w:noProof/>
              </w:rPr>
              <w:fldChar w:fldCharType="end"/>
            </w:r>
          </w:hyperlink>
        </w:p>
        <w:p w14:paraId="71B3D49F" w14:textId="21B2772E" w:rsidR="00BC0BA0" w:rsidRDefault="00BC0BA0" w:rsidP="008C39B6">
          <w:pPr>
            <w:pStyle w:val="TOC3"/>
            <w:tabs>
              <w:tab w:val="right" w:leader="dot" w:pos="9016"/>
            </w:tabs>
            <w:rPr>
              <w:rFonts w:asciiTheme="minorHAnsi" w:eastAsiaTheme="minorEastAsia" w:hAnsiTheme="minorHAnsi" w:cstheme="minorBidi"/>
              <w:noProof/>
              <w:kern w:val="2"/>
              <w:sz w:val="24"/>
              <w:szCs w:val="24"/>
              <w:rtl w:val="0"/>
              <w14:ligatures w14:val="standardContextual"/>
            </w:rPr>
          </w:pPr>
          <w:hyperlink w:anchor="_Toc236339127" w:history="1">
            <w:r w:rsidRPr="0021372F">
              <w:rPr>
                <w:rStyle w:val="Hyperlink"/>
                <w:b/>
                <w:bCs/>
                <w:noProof/>
              </w:rPr>
              <w:t>מה קורה אחרי חתימת השותף?</w:t>
            </w:r>
            <w:r>
              <w:rPr>
                <w:noProof/>
              </w:rPr>
              <w:tab/>
            </w:r>
            <w:r>
              <w:rPr>
                <w:noProof/>
              </w:rPr>
              <w:fldChar w:fldCharType="begin"/>
            </w:r>
            <w:r>
              <w:rPr>
                <w:noProof/>
              </w:rPr>
              <w:instrText xml:space="preserve"> PAGEREF _Toc236339127 \h </w:instrText>
            </w:r>
            <w:r>
              <w:rPr>
                <w:noProof/>
              </w:rPr>
            </w:r>
            <w:r>
              <w:rPr>
                <w:noProof/>
              </w:rPr>
              <w:fldChar w:fldCharType="separate"/>
            </w:r>
            <w:r>
              <w:rPr>
                <w:noProof/>
                <w:rtl w:val="0"/>
              </w:rPr>
              <w:t>28</w:t>
            </w:r>
            <w:r>
              <w:rPr>
                <w:noProof/>
              </w:rPr>
              <w:fldChar w:fldCharType="end"/>
            </w:r>
          </w:hyperlink>
        </w:p>
        <w:p w14:paraId="1AF0BA5F" w14:textId="5C7A0A8D" w:rsidR="00BC0BA0" w:rsidRDefault="00BC0BA0" w:rsidP="008C39B6">
          <w:pPr>
            <w:pStyle w:val="TOC2"/>
            <w:tabs>
              <w:tab w:val="right" w:leader="dot" w:pos="9016"/>
            </w:tabs>
            <w:rPr>
              <w:rFonts w:asciiTheme="minorHAnsi" w:eastAsiaTheme="minorEastAsia" w:hAnsiTheme="minorHAnsi" w:cstheme="minorBidi"/>
              <w:noProof/>
              <w:kern w:val="2"/>
              <w:sz w:val="24"/>
              <w:szCs w:val="24"/>
              <w:rtl w:val="0"/>
              <w14:ligatures w14:val="standardContextual"/>
            </w:rPr>
          </w:pPr>
          <w:hyperlink w:anchor="_Toc236339128" w:history="1">
            <w:r w:rsidRPr="0021372F">
              <w:rPr>
                <w:rStyle w:val="Hyperlink"/>
                <w:b/>
                <w:bCs/>
                <w:noProof/>
              </w:rPr>
              <w:t>תקציר Gates וזמנים — הגדרת המיזם</w:t>
            </w:r>
            <w:r>
              <w:rPr>
                <w:noProof/>
              </w:rPr>
              <w:tab/>
            </w:r>
            <w:r>
              <w:rPr>
                <w:noProof/>
              </w:rPr>
              <w:fldChar w:fldCharType="begin"/>
            </w:r>
            <w:r>
              <w:rPr>
                <w:noProof/>
              </w:rPr>
              <w:instrText xml:space="preserve"> PAGEREF _Toc236339128 \h </w:instrText>
            </w:r>
            <w:r>
              <w:rPr>
                <w:noProof/>
              </w:rPr>
            </w:r>
            <w:r>
              <w:rPr>
                <w:noProof/>
              </w:rPr>
              <w:fldChar w:fldCharType="separate"/>
            </w:r>
            <w:r>
              <w:rPr>
                <w:noProof/>
                <w:rtl w:val="0"/>
              </w:rPr>
              <w:t>28</w:t>
            </w:r>
            <w:r>
              <w:rPr>
                <w:noProof/>
              </w:rPr>
              <w:fldChar w:fldCharType="end"/>
            </w:r>
          </w:hyperlink>
        </w:p>
        <w:p w14:paraId="202A837D" w14:textId="31554D04" w:rsidR="00BC0BA0" w:rsidRDefault="00BC0BA0" w:rsidP="008C39B6">
          <w:pPr>
            <w:pStyle w:val="TOC3"/>
            <w:tabs>
              <w:tab w:val="right" w:leader="dot" w:pos="9016"/>
            </w:tabs>
            <w:rPr>
              <w:rFonts w:asciiTheme="minorHAnsi" w:eastAsiaTheme="minorEastAsia" w:hAnsiTheme="minorHAnsi" w:cstheme="minorBidi"/>
              <w:noProof/>
              <w:kern w:val="2"/>
              <w:sz w:val="24"/>
              <w:szCs w:val="24"/>
              <w:rtl w:val="0"/>
              <w14:ligatures w14:val="standardContextual"/>
            </w:rPr>
          </w:pPr>
          <w:hyperlink w:anchor="_Toc236339129" w:history="1">
            <w:r w:rsidRPr="0021372F">
              <w:rPr>
                <w:rStyle w:val="Hyperlink"/>
                <w:b/>
                <w:bCs/>
                <w:noProof/>
              </w:rPr>
              <w:t>עקרונות מנחים חוצי-שלבים</w:t>
            </w:r>
            <w:r>
              <w:rPr>
                <w:noProof/>
              </w:rPr>
              <w:tab/>
            </w:r>
            <w:r>
              <w:rPr>
                <w:noProof/>
              </w:rPr>
              <w:fldChar w:fldCharType="begin"/>
            </w:r>
            <w:r>
              <w:rPr>
                <w:noProof/>
              </w:rPr>
              <w:instrText xml:space="preserve"> PAGEREF _Toc236339129 \h </w:instrText>
            </w:r>
            <w:r>
              <w:rPr>
                <w:noProof/>
              </w:rPr>
            </w:r>
            <w:r>
              <w:rPr>
                <w:noProof/>
              </w:rPr>
              <w:fldChar w:fldCharType="separate"/>
            </w:r>
            <w:r>
              <w:rPr>
                <w:noProof/>
                <w:rtl w:val="0"/>
              </w:rPr>
              <w:t>29</w:t>
            </w:r>
            <w:r>
              <w:rPr>
                <w:noProof/>
              </w:rPr>
              <w:fldChar w:fldCharType="end"/>
            </w:r>
          </w:hyperlink>
        </w:p>
        <w:p w14:paraId="1A031600" w14:textId="12787D9E" w:rsidR="00BC0BA0" w:rsidRDefault="00BC0BA0" w:rsidP="008C39B6">
          <w:pPr>
            <w:pStyle w:val="TOC1"/>
            <w:tabs>
              <w:tab w:val="right" w:leader="dot" w:pos="9016"/>
            </w:tabs>
            <w:rPr>
              <w:rFonts w:asciiTheme="minorHAnsi" w:eastAsiaTheme="minorEastAsia" w:hAnsiTheme="minorHAnsi" w:cstheme="minorBidi"/>
              <w:b w:val="0"/>
              <w:bCs w:val="0"/>
              <w:noProof/>
              <w:kern w:val="2"/>
              <w:rtl w:val="0"/>
              <w14:ligatures w14:val="standardContextual"/>
            </w:rPr>
          </w:pPr>
          <w:hyperlink w:anchor="_Toc236339130" w:history="1">
            <w:r w:rsidRPr="0021372F">
              <w:rPr>
                <w:rStyle w:val="Hyperlink"/>
                <w:noProof/>
              </w:rPr>
              <w:t>שלב 3 · פיתוח</w:t>
            </w:r>
            <w:r>
              <w:rPr>
                <w:noProof/>
              </w:rPr>
              <w:tab/>
            </w:r>
            <w:r>
              <w:rPr>
                <w:noProof/>
              </w:rPr>
              <w:fldChar w:fldCharType="begin"/>
            </w:r>
            <w:r>
              <w:rPr>
                <w:noProof/>
              </w:rPr>
              <w:instrText xml:space="preserve"> PAGEREF _Toc236339130 \h </w:instrText>
            </w:r>
            <w:r>
              <w:rPr>
                <w:noProof/>
              </w:rPr>
            </w:r>
            <w:r>
              <w:rPr>
                <w:noProof/>
              </w:rPr>
              <w:fldChar w:fldCharType="separate"/>
            </w:r>
            <w:r>
              <w:rPr>
                <w:noProof/>
                <w:rtl w:val="0"/>
              </w:rPr>
              <w:t>30</w:t>
            </w:r>
            <w:r>
              <w:rPr>
                <w:noProof/>
              </w:rPr>
              <w:fldChar w:fldCharType="end"/>
            </w:r>
          </w:hyperlink>
        </w:p>
        <w:p w14:paraId="036FAB56" w14:textId="16182195" w:rsidR="00BC0BA0" w:rsidRDefault="00BC0BA0" w:rsidP="008C39B6">
          <w:pPr>
            <w:pStyle w:val="TOC3"/>
            <w:tabs>
              <w:tab w:val="right" w:leader="dot" w:pos="9016"/>
            </w:tabs>
            <w:rPr>
              <w:rFonts w:asciiTheme="minorHAnsi" w:eastAsiaTheme="minorEastAsia" w:hAnsiTheme="minorHAnsi" w:cstheme="minorBidi"/>
              <w:noProof/>
              <w:kern w:val="2"/>
              <w:sz w:val="24"/>
              <w:szCs w:val="24"/>
              <w:rtl w:val="0"/>
              <w14:ligatures w14:val="standardContextual"/>
            </w:rPr>
          </w:pPr>
          <w:hyperlink w:anchor="_Toc236339131" w:history="1">
            <w:r w:rsidRPr="0021372F">
              <w:rPr>
                <w:rStyle w:val="Hyperlink"/>
                <w:b/>
                <w:bCs/>
                <w:noProof/>
              </w:rPr>
              <w:t>מטרה</w:t>
            </w:r>
            <w:r>
              <w:rPr>
                <w:noProof/>
              </w:rPr>
              <w:tab/>
            </w:r>
            <w:r>
              <w:rPr>
                <w:noProof/>
              </w:rPr>
              <w:fldChar w:fldCharType="begin"/>
            </w:r>
            <w:r>
              <w:rPr>
                <w:noProof/>
              </w:rPr>
              <w:instrText xml:space="preserve"> PAGEREF _Toc236339131 \h </w:instrText>
            </w:r>
            <w:r>
              <w:rPr>
                <w:noProof/>
              </w:rPr>
            </w:r>
            <w:r>
              <w:rPr>
                <w:noProof/>
              </w:rPr>
              <w:fldChar w:fldCharType="separate"/>
            </w:r>
            <w:r>
              <w:rPr>
                <w:noProof/>
                <w:rtl w:val="0"/>
              </w:rPr>
              <w:t>30</w:t>
            </w:r>
            <w:r>
              <w:rPr>
                <w:noProof/>
              </w:rPr>
              <w:fldChar w:fldCharType="end"/>
            </w:r>
          </w:hyperlink>
        </w:p>
        <w:p w14:paraId="6E0CB198" w14:textId="75C2D71C" w:rsidR="00BC0BA0" w:rsidRDefault="00BC0BA0" w:rsidP="008C39B6">
          <w:pPr>
            <w:pStyle w:val="TOC3"/>
            <w:tabs>
              <w:tab w:val="right" w:leader="dot" w:pos="9016"/>
            </w:tabs>
            <w:rPr>
              <w:rFonts w:asciiTheme="minorHAnsi" w:eastAsiaTheme="minorEastAsia" w:hAnsiTheme="minorHAnsi" w:cstheme="minorBidi"/>
              <w:noProof/>
              <w:kern w:val="2"/>
              <w:sz w:val="24"/>
              <w:szCs w:val="24"/>
              <w:rtl w:val="0"/>
              <w14:ligatures w14:val="standardContextual"/>
            </w:rPr>
          </w:pPr>
          <w:hyperlink w:anchor="_Toc236339132" w:history="1">
            <w:r w:rsidRPr="0021372F">
              <w:rPr>
                <w:rStyle w:val="Hyperlink"/>
                <w:b/>
                <w:bCs/>
                <w:noProof/>
              </w:rPr>
              <w:t>תתי-השלבים</w:t>
            </w:r>
            <w:r>
              <w:rPr>
                <w:noProof/>
              </w:rPr>
              <w:tab/>
            </w:r>
            <w:r>
              <w:rPr>
                <w:noProof/>
              </w:rPr>
              <w:fldChar w:fldCharType="begin"/>
            </w:r>
            <w:r>
              <w:rPr>
                <w:noProof/>
              </w:rPr>
              <w:instrText xml:space="preserve"> PAGEREF _Toc236339132 \h </w:instrText>
            </w:r>
            <w:r>
              <w:rPr>
                <w:noProof/>
              </w:rPr>
            </w:r>
            <w:r>
              <w:rPr>
                <w:noProof/>
              </w:rPr>
              <w:fldChar w:fldCharType="separate"/>
            </w:r>
            <w:r>
              <w:rPr>
                <w:noProof/>
                <w:rtl w:val="0"/>
              </w:rPr>
              <w:t>30</w:t>
            </w:r>
            <w:r>
              <w:rPr>
                <w:noProof/>
              </w:rPr>
              <w:fldChar w:fldCharType="end"/>
            </w:r>
          </w:hyperlink>
        </w:p>
        <w:p w14:paraId="78060CA0" w14:textId="35BB6AC7" w:rsidR="00BC0BA0" w:rsidRDefault="00BC0BA0" w:rsidP="008C39B6">
          <w:pPr>
            <w:pStyle w:val="TOC3"/>
            <w:tabs>
              <w:tab w:val="right" w:leader="dot" w:pos="9016"/>
            </w:tabs>
            <w:rPr>
              <w:rFonts w:asciiTheme="minorHAnsi" w:eastAsiaTheme="minorEastAsia" w:hAnsiTheme="minorHAnsi" w:cstheme="minorBidi"/>
              <w:noProof/>
              <w:kern w:val="2"/>
              <w:sz w:val="24"/>
              <w:szCs w:val="24"/>
              <w:rtl w:val="0"/>
              <w14:ligatures w14:val="standardContextual"/>
            </w:rPr>
          </w:pPr>
          <w:hyperlink w:anchor="_Toc236339133" w:history="1">
            <w:r w:rsidRPr="0021372F">
              <w:rPr>
                <w:rStyle w:val="Hyperlink"/>
                <w:b/>
                <w:bCs/>
                <w:noProof/>
              </w:rPr>
              <w:t>עיקרון מרכזי: MVP הוא לא "גרסה חלקית" — הוא כלי לתשובה לשאלה אחת</w:t>
            </w:r>
            <w:r>
              <w:rPr>
                <w:noProof/>
              </w:rPr>
              <w:tab/>
            </w:r>
            <w:r>
              <w:rPr>
                <w:noProof/>
              </w:rPr>
              <w:fldChar w:fldCharType="begin"/>
            </w:r>
            <w:r>
              <w:rPr>
                <w:noProof/>
              </w:rPr>
              <w:instrText xml:space="preserve"> PAGEREF _Toc236339133 \h </w:instrText>
            </w:r>
            <w:r>
              <w:rPr>
                <w:noProof/>
              </w:rPr>
            </w:r>
            <w:r>
              <w:rPr>
                <w:noProof/>
              </w:rPr>
              <w:fldChar w:fldCharType="separate"/>
            </w:r>
            <w:r>
              <w:rPr>
                <w:noProof/>
                <w:rtl w:val="0"/>
              </w:rPr>
              <w:t>30</w:t>
            </w:r>
            <w:r>
              <w:rPr>
                <w:noProof/>
              </w:rPr>
              <w:fldChar w:fldCharType="end"/>
            </w:r>
          </w:hyperlink>
        </w:p>
        <w:p w14:paraId="1B1F526F" w14:textId="71660CD3" w:rsidR="00BC0BA0" w:rsidRDefault="00BC0BA0" w:rsidP="008C39B6">
          <w:pPr>
            <w:pStyle w:val="TOC3"/>
            <w:tabs>
              <w:tab w:val="right" w:leader="dot" w:pos="9016"/>
            </w:tabs>
            <w:rPr>
              <w:rFonts w:asciiTheme="minorHAnsi" w:eastAsiaTheme="minorEastAsia" w:hAnsiTheme="minorHAnsi" w:cstheme="minorBidi"/>
              <w:noProof/>
              <w:kern w:val="2"/>
              <w:sz w:val="24"/>
              <w:szCs w:val="24"/>
              <w:rtl w:val="0"/>
              <w14:ligatures w14:val="standardContextual"/>
            </w:rPr>
          </w:pPr>
          <w:hyperlink w:anchor="_Toc236339134" w:history="1">
            <w:r w:rsidRPr="0021372F">
              <w:rPr>
                <w:rStyle w:val="Hyperlink"/>
                <w:b/>
                <w:bCs/>
                <w:noProof/>
              </w:rPr>
              <w:t>מעבר לשלב הבא</w:t>
            </w:r>
            <w:r>
              <w:rPr>
                <w:noProof/>
              </w:rPr>
              <w:tab/>
            </w:r>
            <w:r>
              <w:rPr>
                <w:noProof/>
              </w:rPr>
              <w:fldChar w:fldCharType="begin"/>
            </w:r>
            <w:r>
              <w:rPr>
                <w:noProof/>
              </w:rPr>
              <w:instrText xml:space="preserve"> PAGEREF _Toc236339134 \h </w:instrText>
            </w:r>
            <w:r>
              <w:rPr>
                <w:noProof/>
              </w:rPr>
            </w:r>
            <w:r>
              <w:rPr>
                <w:noProof/>
              </w:rPr>
              <w:fldChar w:fldCharType="separate"/>
            </w:r>
            <w:r>
              <w:rPr>
                <w:noProof/>
                <w:rtl w:val="0"/>
              </w:rPr>
              <w:t>30</w:t>
            </w:r>
            <w:r>
              <w:rPr>
                <w:noProof/>
              </w:rPr>
              <w:fldChar w:fldCharType="end"/>
            </w:r>
          </w:hyperlink>
        </w:p>
        <w:p w14:paraId="1BAA2CFD" w14:textId="6BAA8E22" w:rsidR="00BC0BA0" w:rsidRDefault="00BC0BA0" w:rsidP="008C39B6">
          <w:pPr>
            <w:pStyle w:val="TOC2"/>
            <w:tabs>
              <w:tab w:val="right" w:leader="dot" w:pos="9016"/>
            </w:tabs>
            <w:rPr>
              <w:rFonts w:asciiTheme="minorHAnsi" w:eastAsiaTheme="minorEastAsia" w:hAnsiTheme="minorHAnsi" w:cstheme="minorBidi"/>
              <w:noProof/>
              <w:kern w:val="2"/>
              <w:sz w:val="24"/>
              <w:szCs w:val="24"/>
              <w:rtl w:val="0"/>
              <w14:ligatures w14:val="standardContextual"/>
            </w:rPr>
          </w:pPr>
          <w:hyperlink w:anchor="_Toc236339135" w:history="1">
            <w:r w:rsidRPr="0021372F">
              <w:rPr>
                <w:rStyle w:val="Hyperlink"/>
                <w:b/>
                <w:bCs/>
                <w:noProof/>
              </w:rPr>
              <w:t>תת-שלב 3.1 — עיצוב המוצר (Architecture &amp; Product Design)</w:t>
            </w:r>
            <w:r>
              <w:rPr>
                <w:noProof/>
              </w:rPr>
              <w:tab/>
            </w:r>
            <w:r>
              <w:rPr>
                <w:noProof/>
              </w:rPr>
              <w:fldChar w:fldCharType="begin"/>
            </w:r>
            <w:r>
              <w:rPr>
                <w:noProof/>
              </w:rPr>
              <w:instrText xml:space="preserve"> PAGEREF _Toc236339135 \h </w:instrText>
            </w:r>
            <w:r>
              <w:rPr>
                <w:noProof/>
              </w:rPr>
            </w:r>
            <w:r>
              <w:rPr>
                <w:noProof/>
              </w:rPr>
              <w:fldChar w:fldCharType="separate"/>
            </w:r>
            <w:r>
              <w:rPr>
                <w:noProof/>
                <w:rtl w:val="0"/>
              </w:rPr>
              <w:t>30</w:t>
            </w:r>
            <w:r>
              <w:rPr>
                <w:noProof/>
              </w:rPr>
              <w:fldChar w:fldCharType="end"/>
            </w:r>
          </w:hyperlink>
        </w:p>
        <w:p w14:paraId="6A8CB662" w14:textId="04D95CC9" w:rsidR="00BC0BA0" w:rsidRDefault="00BC0BA0" w:rsidP="008C39B6">
          <w:pPr>
            <w:pStyle w:val="TOC3"/>
            <w:tabs>
              <w:tab w:val="right" w:leader="dot" w:pos="9016"/>
            </w:tabs>
            <w:rPr>
              <w:rFonts w:asciiTheme="minorHAnsi" w:eastAsiaTheme="minorEastAsia" w:hAnsiTheme="minorHAnsi" w:cstheme="minorBidi"/>
              <w:noProof/>
              <w:kern w:val="2"/>
              <w:sz w:val="24"/>
              <w:szCs w:val="24"/>
              <w:rtl w:val="0"/>
              <w14:ligatures w14:val="standardContextual"/>
            </w:rPr>
          </w:pPr>
          <w:hyperlink w:anchor="_Toc236339136" w:history="1">
            <w:r w:rsidRPr="0021372F">
              <w:rPr>
                <w:rStyle w:val="Hyperlink"/>
                <w:b/>
                <w:bCs/>
                <w:noProof/>
              </w:rPr>
              <w:t>מהות</w:t>
            </w:r>
            <w:r>
              <w:rPr>
                <w:noProof/>
              </w:rPr>
              <w:tab/>
            </w:r>
            <w:r>
              <w:rPr>
                <w:noProof/>
              </w:rPr>
              <w:fldChar w:fldCharType="begin"/>
            </w:r>
            <w:r>
              <w:rPr>
                <w:noProof/>
              </w:rPr>
              <w:instrText xml:space="preserve"> PAGEREF _Toc236339136 \h </w:instrText>
            </w:r>
            <w:r>
              <w:rPr>
                <w:noProof/>
              </w:rPr>
            </w:r>
            <w:r>
              <w:rPr>
                <w:noProof/>
              </w:rPr>
              <w:fldChar w:fldCharType="separate"/>
            </w:r>
            <w:r>
              <w:rPr>
                <w:noProof/>
                <w:rtl w:val="0"/>
              </w:rPr>
              <w:t>30</w:t>
            </w:r>
            <w:r>
              <w:rPr>
                <w:noProof/>
              </w:rPr>
              <w:fldChar w:fldCharType="end"/>
            </w:r>
          </w:hyperlink>
        </w:p>
        <w:p w14:paraId="333DAA97" w14:textId="4266692D" w:rsidR="00BC0BA0" w:rsidRDefault="00BC0BA0" w:rsidP="008C39B6">
          <w:pPr>
            <w:pStyle w:val="TOC3"/>
            <w:tabs>
              <w:tab w:val="right" w:leader="dot" w:pos="9016"/>
            </w:tabs>
            <w:rPr>
              <w:rFonts w:asciiTheme="minorHAnsi" w:eastAsiaTheme="minorEastAsia" w:hAnsiTheme="minorHAnsi" w:cstheme="minorBidi"/>
              <w:noProof/>
              <w:kern w:val="2"/>
              <w:sz w:val="24"/>
              <w:szCs w:val="24"/>
              <w:rtl w:val="0"/>
              <w14:ligatures w14:val="standardContextual"/>
            </w:rPr>
          </w:pPr>
          <w:hyperlink w:anchor="_Toc236339137" w:history="1">
            <w:r w:rsidRPr="0021372F">
              <w:rPr>
                <w:rStyle w:val="Hyperlink"/>
                <w:b/>
                <w:bCs/>
                <w:noProof/>
              </w:rPr>
              <w:t>שאלות עבודה מרכזיות</w:t>
            </w:r>
            <w:r>
              <w:rPr>
                <w:noProof/>
              </w:rPr>
              <w:tab/>
            </w:r>
            <w:r>
              <w:rPr>
                <w:noProof/>
              </w:rPr>
              <w:fldChar w:fldCharType="begin"/>
            </w:r>
            <w:r>
              <w:rPr>
                <w:noProof/>
              </w:rPr>
              <w:instrText xml:space="preserve"> PAGEREF _Toc236339137 \h </w:instrText>
            </w:r>
            <w:r>
              <w:rPr>
                <w:noProof/>
              </w:rPr>
            </w:r>
            <w:r>
              <w:rPr>
                <w:noProof/>
              </w:rPr>
              <w:fldChar w:fldCharType="separate"/>
            </w:r>
            <w:r>
              <w:rPr>
                <w:noProof/>
                <w:rtl w:val="0"/>
              </w:rPr>
              <w:t>31</w:t>
            </w:r>
            <w:r>
              <w:rPr>
                <w:noProof/>
              </w:rPr>
              <w:fldChar w:fldCharType="end"/>
            </w:r>
          </w:hyperlink>
        </w:p>
        <w:p w14:paraId="5FC6264A" w14:textId="6FC67F90" w:rsidR="00BC0BA0" w:rsidRDefault="00BC0BA0" w:rsidP="008C39B6">
          <w:pPr>
            <w:pStyle w:val="TOC3"/>
            <w:tabs>
              <w:tab w:val="right" w:leader="dot" w:pos="9016"/>
            </w:tabs>
            <w:rPr>
              <w:rFonts w:asciiTheme="minorHAnsi" w:eastAsiaTheme="minorEastAsia" w:hAnsiTheme="minorHAnsi" w:cstheme="minorBidi"/>
              <w:noProof/>
              <w:kern w:val="2"/>
              <w:sz w:val="24"/>
              <w:szCs w:val="24"/>
              <w:rtl w:val="0"/>
              <w14:ligatures w14:val="standardContextual"/>
            </w:rPr>
          </w:pPr>
          <w:hyperlink w:anchor="_Toc236339138" w:history="1">
            <w:r w:rsidRPr="0021372F">
              <w:rPr>
                <w:rStyle w:val="Hyperlink"/>
                <w:b/>
                <w:bCs/>
                <w:noProof/>
              </w:rPr>
              <w:t>מתודת "בניית הקונספט המוצרי"</w:t>
            </w:r>
            <w:r>
              <w:rPr>
                <w:noProof/>
              </w:rPr>
              <w:tab/>
            </w:r>
            <w:r>
              <w:rPr>
                <w:noProof/>
              </w:rPr>
              <w:fldChar w:fldCharType="begin"/>
            </w:r>
            <w:r>
              <w:rPr>
                <w:noProof/>
              </w:rPr>
              <w:instrText xml:space="preserve"> PAGEREF _Toc236339138 \h </w:instrText>
            </w:r>
            <w:r>
              <w:rPr>
                <w:noProof/>
              </w:rPr>
            </w:r>
            <w:r>
              <w:rPr>
                <w:noProof/>
              </w:rPr>
              <w:fldChar w:fldCharType="separate"/>
            </w:r>
            <w:r>
              <w:rPr>
                <w:noProof/>
                <w:rtl w:val="0"/>
              </w:rPr>
              <w:t>31</w:t>
            </w:r>
            <w:r>
              <w:rPr>
                <w:noProof/>
              </w:rPr>
              <w:fldChar w:fldCharType="end"/>
            </w:r>
          </w:hyperlink>
        </w:p>
        <w:p w14:paraId="4FB7D101" w14:textId="25CCB127" w:rsidR="00BC0BA0" w:rsidRDefault="00BC0BA0" w:rsidP="008C39B6">
          <w:pPr>
            <w:pStyle w:val="TOC3"/>
            <w:tabs>
              <w:tab w:val="right" w:leader="dot" w:pos="9016"/>
            </w:tabs>
            <w:rPr>
              <w:rFonts w:asciiTheme="minorHAnsi" w:eastAsiaTheme="minorEastAsia" w:hAnsiTheme="minorHAnsi" w:cstheme="minorBidi"/>
              <w:noProof/>
              <w:kern w:val="2"/>
              <w:sz w:val="24"/>
              <w:szCs w:val="24"/>
              <w:rtl w:val="0"/>
              <w14:ligatures w14:val="standardContextual"/>
            </w:rPr>
          </w:pPr>
          <w:hyperlink w:anchor="_Toc236339139" w:history="1">
            <w:r w:rsidRPr="0021372F">
              <w:rPr>
                <w:rStyle w:val="Hyperlink"/>
                <w:b/>
                <w:bCs/>
                <w:noProof/>
              </w:rPr>
              <w:t>מתודת "שאלת ה-MVP"</w:t>
            </w:r>
            <w:r>
              <w:rPr>
                <w:noProof/>
              </w:rPr>
              <w:tab/>
            </w:r>
            <w:r>
              <w:rPr>
                <w:noProof/>
              </w:rPr>
              <w:fldChar w:fldCharType="begin"/>
            </w:r>
            <w:r>
              <w:rPr>
                <w:noProof/>
              </w:rPr>
              <w:instrText xml:space="preserve"> PAGEREF _Toc236339139 \h </w:instrText>
            </w:r>
            <w:r>
              <w:rPr>
                <w:noProof/>
              </w:rPr>
            </w:r>
            <w:r>
              <w:rPr>
                <w:noProof/>
              </w:rPr>
              <w:fldChar w:fldCharType="separate"/>
            </w:r>
            <w:r>
              <w:rPr>
                <w:noProof/>
                <w:rtl w:val="0"/>
              </w:rPr>
              <w:t>31</w:t>
            </w:r>
            <w:r>
              <w:rPr>
                <w:noProof/>
              </w:rPr>
              <w:fldChar w:fldCharType="end"/>
            </w:r>
          </w:hyperlink>
        </w:p>
        <w:p w14:paraId="59D9F152" w14:textId="11856E77" w:rsidR="00BC0BA0" w:rsidRDefault="00BC0BA0" w:rsidP="008C39B6">
          <w:pPr>
            <w:pStyle w:val="TOC3"/>
            <w:tabs>
              <w:tab w:val="right" w:leader="dot" w:pos="9016"/>
            </w:tabs>
            <w:rPr>
              <w:rFonts w:asciiTheme="minorHAnsi" w:eastAsiaTheme="minorEastAsia" w:hAnsiTheme="minorHAnsi" w:cstheme="minorBidi"/>
              <w:noProof/>
              <w:kern w:val="2"/>
              <w:sz w:val="24"/>
              <w:szCs w:val="24"/>
              <w:rtl w:val="0"/>
              <w14:ligatures w14:val="standardContextual"/>
            </w:rPr>
          </w:pPr>
          <w:hyperlink w:anchor="_Toc236339140" w:history="1">
            <w:r w:rsidRPr="0021372F">
              <w:rPr>
                <w:rStyle w:val="Hyperlink"/>
                <w:b/>
                <w:bCs/>
                <w:noProof/>
              </w:rPr>
              <w:t>מתודת "בניית הארכיטקטורה"</w:t>
            </w:r>
            <w:r>
              <w:rPr>
                <w:noProof/>
              </w:rPr>
              <w:tab/>
            </w:r>
            <w:r>
              <w:rPr>
                <w:noProof/>
              </w:rPr>
              <w:fldChar w:fldCharType="begin"/>
            </w:r>
            <w:r>
              <w:rPr>
                <w:noProof/>
              </w:rPr>
              <w:instrText xml:space="preserve"> PAGEREF _Toc236339140 \h </w:instrText>
            </w:r>
            <w:r>
              <w:rPr>
                <w:noProof/>
              </w:rPr>
            </w:r>
            <w:r>
              <w:rPr>
                <w:noProof/>
              </w:rPr>
              <w:fldChar w:fldCharType="separate"/>
            </w:r>
            <w:r>
              <w:rPr>
                <w:noProof/>
                <w:rtl w:val="0"/>
              </w:rPr>
              <w:t>32</w:t>
            </w:r>
            <w:r>
              <w:rPr>
                <w:noProof/>
              </w:rPr>
              <w:fldChar w:fldCharType="end"/>
            </w:r>
          </w:hyperlink>
        </w:p>
        <w:p w14:paraId="190BCE74" w14:textId="527A2229" w:rsidR="00BC0BA0" w:rsidRDefault="00BC0BA0" w:rsidP="008C39B6">
          <w:pPr>
            <w:pStyle w:val="TOC2"/>
            <w:tabs>
              <w:tab w:val="right" w:leader="dot" w:pos="9016"/>
            </w:tabs>
            <w:rPr>
              <w:rFonts w:asciiTheme="minorHAnsi" w:eastAsiaTheme="minorEastAsia" w:hAnsiTheme="minorHAnsi" w:cstheme="minorBidi"/>
              <w:noProof/>
              <w:kern w:val="2"/>
              <w:sz w:val="24"/>
              <w:szCs w:val="24"/>
              <w:rtl w:val="0"/>
              <w14:ligatures w14:val="standardContextual"/>
            </w:rPr>
          </w:pPr>
          <w:hyperlink w:anchor="_Toc236339141" w:history="1">
            <w:r w:rsidRPr="0021372F">
              <w:rPr>
                <w:rStyle w:val="Hyperlink"/>
                <w:b/>
                <w:bCs/>
                <w:noProof/>
              </w:rPr>
              <w:t>תת-שלב 3.2 — מפת הדרכים (Roadmap &amp; GTM)</w:t>
            </w:r>
            <w:r>
              <w:rPr>
                <w:noProof/>
              </w:rPr>
              <w:tab/>
            </w:r>
            <w:r>
              <w:rPr>
                <w:noProof/>
              </w:rPr>
              <w:fldChar w:fldCharType="begin"/>
            </w:r>
            <w:r>
              <w:rPr>
                <w:noProof/>
              </w:rPr>
              <w:instrText xml:space="preserve"> PAGEREF _Toc236339141 \h </w:instrText>
            </w:r>
            <w:r>
              <w:rPr>
                <w:noProof/>
              </w:rPr>
            </w:r>
            <w:r>
              <w:rPr>
                <w:noProof/>
              </w:rPr>
              <w:fldChar w:fldCharType="separate"/>
            </w:r>
            <w:r>
              <w:rPr>
                <w:noProof/>
                <w:rtl w:val="0"/>
              </w:rPr>
              <w:t>33</w:t>
            </w:r>
            <w:r>
              <w:rPr>
                <w:noProof/>
              </w:rPr>
              <w:fldChar w:fldCharType="end"/>
            </w:r>
          </w:hyperlink>
        </w:p>
        <w:p w14:paraId="74FBEEAF" w14:textId="0D351C4F" w:rsidR="00BC0BA0" w:rsidRDefault="00BC0BA0" w:rsidP="008C39B6">
          <w:pPr>
            <w:pStyle w:val="TOC3"/>
            <w:tabs>
              <w:tab w:val="right" w:leader="dot" w:pos="9016"/>
            </w:tabs>
            <w:rPr>
              <w:rFonts w:asciiTheme="minorHAnsi" w:eastAsiaTheme="minorEastAsia" w:hAnsiTheme="minorHAnsi" w:cstheme="minorBidi"/>
              <w:noProof/>
              <w:kern w:val="2"/>
              <w:sz w:val="24"/>
              <w:szCs w:val="24"/>
              <w:rtl w:val="0"/>
              <w14:ligatures w14:val="standardContextual"/>
            </w:rPr>
          </w:pPr>
          <w:hyperlink w:anchor="_Toc236339142" w:history="1">
            <w:r w:rsidRPr="0021372F">
              <w:rPr>
                <w:rStyle w:val="Hyperlink"/>
                <w:b/>
                <w:bCs/>
                <w:noProof/>
              </w:rPr>
              <w:t>מהות</w:t>
            </w:r>
            <w:r>
              <w:rPr>
                <w:noProof/>
              </w:rPr>
              <w:tab/>
            </w:r>
            <w:r>
              <w:rPr>
                <w:noProof/>
              </w:rPr>
              <w:fldChar w:fldCharType="begin"/>
            </w:r>
            <w:r>
              <w:rPr>
                <w:noProof/>
              </w:rPr>
              <w:instrText xml:space="preserve"> PAGEREF _Toc236339142 \h </w:instrText>
            </w:r>
            <w:r>
              <w:rPr>
                <w:noProof/>
              </w:rPr>
            </w:r>
            <w:r>
              <w:rPr>
                <w:noProof/>
              </w:rPr>
              <w:fldChar w:fldCharType="separate"/>
            </w:r>
            <w:r>
              <w:rPr>
                <w:noProof/>
                <w:rtl w:val="0"/>
              </w:rPr>
              <w:t>33</w:t>
            </w:r>
            <w:r>
              <w:rPr>
                <w:noProof/>
              </w:rPr>
              <w:fldChar w:fldCharType="end"/>
            </w:r>
          </w:hyperlink>
        </w:p>
        <w:p w14:paraId="0000B8C6" w14:textId="114B7D57" w:rsidR="00BC0BA0" w:rsidRDefault="00BC0BA0" w:rsidP="008C39B6">
          <w:pPr>
            <w:pStyle w:val="TOC3"/>
            <w:tabs>
              <w:tab w:val="right" w:leader="dot" w:pos="9016"/>
            </w:tabs>
            <w:rPr>
              <w:rFonts w:asciiTheme="minorHAnsi" w:eastAsiaTheme="minorEastAsia" w:hAnsiTheme="minorHAnsi" w:cstheme="minorBidi"/>
              <w:noProof/>
              <w:kern w:val="2"/>
              <w:sz w:val="24"/>
              <w:szCs w:val="24"/>
              <w:rtl w:val="0"/>
              <w14:ligatures w14:val="standardContextual"/>
            </w:rPr>
          </w:pPr>
          <w:hyperlink w:anchor="_Toc236339143" w:history="1">
            <w:r w:rsidRPr="0021372F">
              <w:rPr>
                <w:rStyle w:val="Hyperlink"/>
                <w:b/>
                <w:bCs/>
                <w:noProof/>
              </w:rPr>
              <w:t>שאלות עבודה מרכזיות</w:t>
            </w:r>
            <w:r>
              <w:rPr>
                <w:noProof/>
              </w:rPr>
              <w:tab/>
            </w:r>
            <w:r>
              <w:rPr>
                <w:noProof/>
              </w:rPr>
              <w:fldChar w:fldCharType="begin"/>
            </w:r>
            <w:r>
              <w:rPr>
                <w:noProof/>
              </w:rPr>
              <w:instrText xml:space="preserve"> PAGEREF _Toc236339143 \h </w:instrText>
            </w:r>
            <w:r>
              <w:rPr>
                <w:noProof/>
              </w:rPr>
            </w:r>
            <w:r>
              <w:rPr>
                <w:noProof/>
              </w:rPr>
              <w:fldChar w:fldCharType="separate"/>
            </w:r>
            <w:r>
              <w:rPr>
                <w:noProof/>
                <w:rtl w:val="0"/>
              </w:rPr>
              <w:t>33</w:t>
            </w:r>
            <w:r>
              <w:rPr>
                <w:noProof/>
              </w:rPr>
              <w:fldChar w:fldCharType="end"/>
            </w:r>
          </w:hyperlink>
        </w:p>
        <w:p w14:paraId="36BD2786" w14:textId="58C65CA2" w:rsidR="00BC0BA0" w:rsidRDefault="00BC0BA0" w:rsidP="008C39B6">
          <w:pPr>
            <w:pStyle w:val="TOC3"/>
            <w:tabs>
              <w:tab w:val="right" w:leader="dot" w:pos="9016"/>
            </w:tabs>
            <w:rPr>
              <w:rFonts w:asciiTheme="minorHAnsi" w:eastAsiaTheme="minorEastAsia" w:hAnsiTheme="minorHAnsi" w:cstheme="minorBidi"/>
              <w:noProof/>
              <w:kern w:val="2"/>
              <w:sz w:val="24"/>
              <w:szCs w:val="24"/>
              <w:rtl w:val="0"/>
              <w14:ligatures w14:val="standardContextual"/>
            </w:rPr>
          </w:pPr>
          <w:hyperlink w:anchor="_Toc236339144" w:history="1">
            <w:r w:rsidRPr="0021372F">
              <w:rPr>
                <w:rStyle w:val="Hyperlink"/>
                <w:b/>
                <w:bCs/>
                <w:noProof/>
              </w:rPr>
              <w:t>מבנה מפת הדרכים</w:t>
            </w:r>
            <w:r>
              <w:rPr>
                <w:noProof/>
              </w:rPr>
              <w:tab/>
            </w:r>
            <w:r>
              <w:rPr>
                <w:noProof/>
              </w:rPr>
              <w:fldChar w:fldCharType="begin"/>
            </w:r>
            <w:r>
              <w:rPr>
                <w:noProof/>
              </w:rPr>
              <w:instrText xml:space="preserve"> PAGEREF _Toc236339144 \h </w:instrText>
            </w:r>
            <w:r>
              <w:rPr>
                <w:noProof/>
              </w:rPr>
            </w:r>
            <w:r>
              <w:rPr>
                <w:noProof/>
              </w:rPr>
              <w:fldChar w:fldCharType="separate"/>
            </w:r>
            <w:r>
              <w:rPr>
                <w:noProof/>
                <w:rtl w:val="0"/>
              </w:rPr>
              <w:t>33</w:t>
            </w:r>
            <w:r>
              <w:rPr>
                <w:noProof/>
              </w:rPr>
              <w:fldChar w:fldCharType="end"/>
            </w:r>
          </w:hyperlink>
        </w:p>
        <w:p w14:paraId="11A1FDE0" w14:textId="489A5F98" w:rsidR="00BC0BA0" w:rsidRDefault="00BC0BA0" w:rsidP="008C39B6">
          <w:pPr>
            <w:pStyle w:val="TOC3"/>
            <w:tabs>
              <w:tab w:val="right" w:leader="dot" w:pos="9016"/>
            </w:tabs>
            <w:rPr>
              <w:rFonts w:asciiTheme="minorHAnsi" w:eastAsiaTheme="minorEastAsia" w:hAnsiTheme="minorHAnsi" w:cstheme="minorBidi"/>
              <w:noProof/>
              <w:kern w:val="2"/>
              <w:sz w:val="24"/>
              <w:szCs w:val="24"/>
              <w:rtl w:val="0"/>
              <w14:ligatures w14:val="standardContextual"/>
            </w:rPr>
          </w:pPr>
          <w:hyperlink w:anchor="_Toc236339145" w:history="1">
            <w:r w:rsidRPr="0021372F">
              <w:rPr>
                <w:rStyle w:val="Hyperlink"/>
                <w:b/>
                <w:bCs/>
                <w:noProof/>
              </w:rPr>
              <w:t>קריטריון מעבר מ-Roadmap ל-POV</w:t>
            </w:r>
            <w:r>
              <w:rPr>
                <w:noProof/>
              </w:rPr>
              <w:tab/>
            </w:r>
            <w:r>
              <w:rPr>
                <w:noProof/>
              </w:rPr>
              <w:fldChar w:fldCharType="begin"/>
            </w:r>
            <w:r>
              <w:rPr>
                <w:noProof/>
              </w:rPr>
              <w:instrText xml:space="preserve"> PAGEREF _Toc236339145 \h </w:instrText>
            </w:r>
            <w:r>
              <w:rPr>
                <w:noProof/>
              </w:rPr>
            </w:r>
            <w:r>
              <w:rPr>
                <w:noProof/>
              </w:rPr>
              <w:fldChar w:fldCharType="separate"/>
            </w:r>
            <w:r>
              <w:rPr>
                <w:noProof/>
                <w:rtl w:val="0"/>
              </w:rPr>
              <w:t>35</w:t>
            </w:r>
            <w:r>
              <w:rPr>
                <w:noProof/>
              </w:rPr>
              <w:fldChar w:fldCharType="end"/>
            </w:r>
          </w:hyperlink>
        </w:p>
        <w:p w14:paraId="0E953280" w14:textId="1E04252E" w:rsidR="00BC0BA0" w:rsidRDefault="00BC0BA0" w:rsidP="008C39B6">
          <w:pPr>
            <w:pStyle w:val="TOC2"/>
            <w:tabs>
              <w:tab w:val="right" w:leader="dot" w:pos="9016"/>
            </w:tabs>
            <w:rPr>
              <w:rFonts w:asciiTheme="minorHAnsi" w:eastAsiaTheme="minorEastAsia" w:hAnsiTheme="minorHAnsi" w:cstheme="minorBidi"/>
              <w:noProof/>
              <w:kern w:val="2"/>
              <w:sz w:val="24"/>
              <w:szCs w:val="24"/>
              <w:rtl w:val="0"/>
              <w14:ligatures w14:val="standardContextual"/>
            </w:rPr>
          </w:pPr>
          <w:hyperlink w:anchor="_Toc236339146" w:history="1">
            <w:r w:rsidRPr="0021372F">
              <w:rPr>
                <w:rStyle w:val="Hyperlink"/>
                <w:b/>
                <w:bCs/>
                <w:noProof/>
              </w:rPr>
              <w:t>תת-שלב 3.3 — הוכחת ערך (POV — Proof of Value)</w:t>
            </w:r>
            <w:r>
              <w:rPr>
                <w:noProof/>
              </w:rPr>
              <w:tab/>
            </w:r>
            <w:r>
              <w:rPr>
                <w:noProof/>
              </w:rPr>
              <w:fldChar w:fldCharType="begin"/>
            </w:r>
            <w:r>
              <w:rPr>
                <w:noProof/>
              </w:rPr>
              <w:instrText xml:space="preserve"> PAGEREF _Toc236339146 \h </w:instrText>
            </w:r>
            <w:r>
              <w:rPr>
                <w:noProof/>
              </w:rPr>
            </w:r>
            <w:r>
              <w:rPr>
                <w:noProof/>
              </w:rPr>
              <w:fldChar w:fldCharType="separate"/>
            </w:r>
            <w:r>
              <w:rPr>
                <w:noProof/>
                <w:rtl w:val="0"/>
              </w:rPr>
              <w:t>35</w:t>
            </w:r>
            <w:r>
              <w:rPr>
                <w:noProof/>
              </w:rPr>
              <w:fldChar w:fldCharType="end"/>
            </w:r>
          </w:hyperlink>
        </w:p>
        <w:p w14:paraId="0CBF0DDA" w14:textId="17F209FB" w:rsidR="00BC0BA0" w:rsidRDefault="00BC0BA0" w:rsidP="008C39B6">
          <w:pPr>
            <w:pStyle w:val="TOC3"/>
            <w:tabs>
              <w:tab w:val="right" w:leader="dot" w:pos="9016"/>
            </w:tabs>
            <w:rPr>
              <w:rFonts w:asciiTheme="minorHAnsi" w:eastAsiaTheme="minorEastAsia" w:hAnsiTheme="minorHAnsi" w:cstheme="minorBidi"/>
              <w:noProof/>
              <w:kern w:val="2"/>
              <w:sz w:val="24"/>
              <w:szCs w:val="24"/>
              <w:rtl w:val="0"/>
              <w14:ligatures w14:val="standardContextual"/>
            </w:rPr>
          </w:pPr>
          <w:hyperlink w:anchor="_Toc236339147" w:history="1">
            <w:r w:rsidRPr="0021372F">
              <w:rPr>
                <w:rStyle w:val="Hyperlink"/>
                <w:b/>
                <w:bCs/>
                <w:noProof/>
              </w:rPr>
              <w:t>מהות</w:t>
            </w:r>
            <w:r>
              <w:rPr>
                <w:noProof/>
              </w:rPr>
              <w:tab/>
            </w:r>
            <w:r>
              <w:rPr>
                <w:noProof/>
              </w:rPr>
              <w:fldChar w:fldCharType="begin"/>
            </w:r>
            <w:r>
              <w:rPr>
                <w:noProof/>
              </w:rPr>
              <w:instrText xml:space="preserve"> PAGEREF _Toc236339147 \h </w:instrText>
            </w:r>
            <w:r>
              <w:rPr>
                <w:noProof/>
              </w:rPr>
            </w:r>
            <w:r>
              <w:rPr>
                <w:noProof/>
              </w:rPr>
              <w:fldChar w:fldCharType="separate"/>
            </w:r>
            <w:r>
              <w:rPr>
                <w:noProof/>
                <w:rtl w:val="0"/>
              </w:rPr>
              <w:t>35</w:t>
            </w:r>
            <w:r>
              <w:rPr>
                <w:noProof/>
              </w:rPr>
              <w:fldChar w:fldCharType="end"/>
            </w:r>
          </w:hyperlink>
        </w:p>
        <w:p w14:paraId="18832443" w14:textId="28BEE8C9" w:rsidR="00BC0BA0" w:rsidRDefault="00BC0BA0" w:rsidP="008C39B6">
          <w:pPr>
            <w:pStyle w:val="TOC3"/>
            <w:tabs>
              <w:tab w:val="right" w:leader="dot" w:pos="9016"/>
            </w:tabs>
            <w:rPr>
              <w:rFonts w:asciiTheme="minorHAnsi" w:eastAsiaTheme="minorEastAsia" w:hAnsiTheme="minorHAnsi" w:cstheme="minorBidi"/>
              <w:noProof/>
              <w:kern w:val="2"/>
              <w:sz w:val="24"/>
              <w:szCs w:val="24"/>
              <w:rtl w:val="0"/>
              <w14:ligatures w14:val="standardContextual"/>
            </w:rPr>
          </w:pPr>
          <w:hyperlink w:anchor="_Toc236339148" w:history="1">
            <w:r w:rsidRPr="0021372F">
              <w:rPr>
                <w:rStyle w:val="Hyperlink"/>
                <w:b/>
                <w:bCs/>
                <w:noProof/>
              </w:rPr>
              <w:t>שאלות עבודה מרכזיות</w:t>
            </w:r>
            <w:r>
              <w:rPr>
                <w:noProof/>
              </w:rPr>
              <w:tab/>
            </w:r>
            <w:r>
              <w:rPr>
                <w:noProof/>
              </w:rPr>
              <w:fldChar w:fldCharType="begin"/>
            </w:r>
            <w:r>
              <w:rPr>
                <w:noProof/>
              </w:rPr>
              <w:instrText xml:space="preserve"> PAGEREF _Toc236339148 \h </w:instrText>
            </w:r>
            <w:r>
              <w:rPr>
                <w:noProof/>
              </w:rPr>
            </w:r>
            <w:r>
              <w:rPr>
                <w:noProof/>
              </w:rPr>
              <w:fldChar w:fldCharType="separate"/>
            </w:r>
            <w:r>
              <w:rPr>
                <w:noProof/>
                <w:rtl w:val="0"/>
              </w:rPr>
              <w:t>36</w:t>
            </w:r>
            <w:r>
              <w:rPr>
                <w:noProof/>
              </w:rPr>
              <w:fldChar w:fldCharType="end"/>
            </w:r>
          </w:hyperlink>
        </w:p>
        <w:p w14:paraId="7A12DD6D" w14:textId="5D6D9BA4" w:rsidR="00BC0BA0" w:rsidRDefault="00BC0BA0" w:rsidP="008C39B6">
          <w:pPr>
            <w:pStyle w:val="TOC3"/>
            <w:tabs>
              <w:tab w:val="right" w:leader="dot" w:pos="9016"/>
            </w:tabs>
            <w:rPr>
              <w:rFonts w:asciiTheme="minorHAnsi" w:eastAsiaTheme="minorEastAsia" w:hAnsiTheme="minorHAnsi" w:cstheme="minorBidi"/>
              <w:noProof/>
              <w:kern w:val="2"/>
              <w:sz w:val="24"/>
              <w:szCs w:val="24"/>
              <w:rtl w:val="0"/>
              <w14:ligatures w14:val="standardContextual"/>
            </w:rPr>
          </w:pPr>
          <w:hyperlink w:anchor="_Toc236339149" w:history="1">
            <w:r w:rsidRPr="0021372F">
              <w:rPr>
                <w:rStyle w:val="Hyperlink"/>
                <w:b/>
                <w:bCs/>
                <w:noProof/>
              </w:rPr>
              <w:t>קריטריון מעבר מ-POV ל-Production</w:t>
            </w:r>
            <w:r>
              <w:rPr>
                <w:noProof/>
              </w:rPr>
              <w:tab/>
            </w:r>
            <w:r>
              <w:rPr>
                <w:noProof/>
              </w:rPr>
              <w:fldChar w:fldCharType="begin"/>
            </w:r>
            <w:r>
              <w:rPr>
                <w:noProof/>
              </w:rPr>
              <w:instrText xml:space="preserve"> PAGEREF _Toc236339149 \h </w:instrText>
            </w:r>
            <w:r>
              <w:rPr>
                <w:noProof/>
              </w:rPr>
            </w:r>
            <w:r>
              <w:rPr>
                <w:noProof/>
              </w:rPr>
              <w:fldChar w:fldCharType="separate"/>
            </w:r>
            <w:r>
              <w:rPr>
                <w:noProof/>
                <w:rtl w:val="0"/>
              </w:rPr>
              <w:t>36</w:t>
            </w:r>
            <w:r>
              <w:rPr>
                <w:noProof/>
              </w:rPr>
              <w:fldChar w:fldCharType="end"/>
            </w:r>
          </w:hyperlink>
        </w:p>
        <w:p w14:paraId="40C59C8D" w14:textId="749A216C" w:rsidR="00BC0BA0" w:rsidRDefault="00BC0BA0" w:rsidP="008C39B6">
          <w:pPr>
            <w:pStyle w:val="TOC3"/>
            <w:tabs>
              <w:tab w:val="right" w:leader="dot" w:pos="9016"/>
            </w:tabs>
            <w:rPr>
              <w:rFonts w:asciiTheme="minorHAnsi" w:eastAsiaTheme="minorEastAsia" w:hAnsiTheme="minorHAnsi" w:cstheme="minorBidi"/>
              <w:noProof/>
              <w:kern w:val="2"/>
              <w:sz w:val="24"/>
              <w:szCs w:val="24"/>
              <w:rtl w:val="0"/>
              <w14:ligatures w14:val="standardContextual"/>
            </w:rPr>
          </w:pPr>
          <w:hyperlink w:anchor="_Toc236339150" w:history="1">
            <w:r w:rsidRPr="0021372F">
              <w:rPr>
                <w:rStyle w:val="Hyperlink"/>
                <w:b/>
                <w:bCs/>
                <w:noProof/>
              </w:rPr>
              <w:t>מתי חוזרים אחורה?</w:t>
            </w:r>
            <w:r>
              <w:rPr>
                <w:noProof/>
              </w:rPr>
              <w:tab/>
            </w:r>
            <w:r>
              <w:rPr>
                <w:noProof/>
              </w:rPr>
              <w:fldChar w:fldCharType="begin"/>
            </w:r>
            <w:r>
              <w:rPr>
                <w:noProof/>
              </w:rPr>
              <w:instrText xml:space="preserve"> PAGEREF _Toc236339150 \h </w:instrText>
            </w:r>
            <w:r>
              <w:rPr>
                <w:noProof/>
              </w:rPr>
            </w:r>
            <w:r>
              <w:rPr>
                <w:noProof/>
              </w:rPr>
              <w:fldChar w:fldCharType="separate"/>
            </w:r>
            <w:r>
              <w:rPr>
                <w:noProof/>
                <w:rtl w:val="0"/>
              </w:rPr>
              <w:t>36</w:t>
            </w:r>
            <w:r>
              <w:rPr>
                <w:noProof/>
              </w:rPr>
              <w:fldChar w:fldCharType="end"/>
            </w:r>
          </w:hyperlink>
        </w:p>
        <w:p w14:paraId="7813B419" w14:textId="40FB6BE2" w:rsidR="00BC0BA0" w:rsidRDefault="00BC0BA0" w:rsidP="008C39B6">
          <w:pPr>
            <w:pStyle w:val="TOC3"/>
            <w:tabs>
              <w:tab w:val="right" w:leader="dot" w:pos="9016"/>
            </w:tabs>
            <w:rPr>
              <w:rFonts w:asciiTheme="minorHAnsi" w:eastAsiaTheme="minorEastAsia" w:hAnsiTheme="minorHAnsi" w:cstheme="minorBidi"/>
              <w:noProof/>
              <w:kern w:val="2"/>
              <w:sz w:val="24"/>
              <w:szCs w:val="24"/>
              <w:rtl w:val="0"/>
              <w14:ligatures w14:val="standardContextual"/>
            </w:rPr>
          </w:pPr>
          <w:hyperlink w:anchor="_Toc236339151" w:history="1">
            <w:r w:rsidRPr="0021372F">
              <w:rPr>
                <w:rStyle w:val="Hyperlink"/>
                <w:b/>
                <w:bCs/>
                <w:noProof/>
              </w:rPr>
              <w:t>סיכום קריטריוני המעבר בשלב הפיתוח</w:t>
            </w:r>
            <w:r>
              <w:rPr>
                <w:noProof/>
              </w:rPr>
              <w:tab/>
            </w:r>
            <w:r>
              <w:rPr>
                <w:noProof/>
              </w:rPr>
              <w:fldChar w:fldCharType="begin"/>
            </w:r>
            <w:r>
              <w:rPr>
                <w:noProof/>
              </w:rPr>
              <w:instrText xml:space="preserve"> PAGEREF _Toc236339151 \h </w:instrText>
            </w:r>
            <w:r>
              <w:rPr>
                <w:noProof/>
              </w:rPr>
            </w:r>
            <w:r>
              <w:rPr>
                <w:noProof/>
              </w:rPr>
              <w:fldChar w:fldCharType="separate"/>
            </w:r>
            <w:r>
              <w:rPr>
                <w:noProof/>
                <w:rtl w:val="0"/>
              </w:rPr>
              <w:t>36</w:t>
            </w:r>
            <w:r>
              <w:rPr>
                <w:noProof/>
              </w:rPr>
              <w:fldChar w:fldCharType="end"/>
            </w:r>
          </w:hyperlink>
        </w:p>
        <w:p w14:paraId="26F10BFC" w14:textId="645FFA36" w:rsidR="00BC0BA0" w:rsidRDefault="00BC0BA0" w:rsidP="008C39B6">
          <w:pPr>
            <w:pStyle w:val="TOC2"/>
            <w:tabs>
              <w:tab w:val="right" w:leader="dot" w:pos="9016"/>
            </w:tabs>
            <w:rPr>
              <w:rFonts w:asciiTheme="minorHAnsi" w:eastAsiaTheme="minorEastAsia" w:hAnsiTheme="minorHAnsi" w:cstheme="minorBidi"/>
              <w:noProof/>
              <w:kern w:val="2"/>
              <w:sz w:val="24"/>
              <w:szCs w:val="24"/>
              <w:rtl w:val="0"/>
              <w14:ligatures w14:val="standardContextual"/>
            </w:rPr>
          </w:pPr>
          <w:hyperlink w:anchor="_Toc236339152" w:history="1">
            <w:r w:rsidRPr="0021372F">
              <w:rPr>
                <w:rStyle w:val="Hyperlink"/>
                <w:b/>
                <w:bCs/>
                <w:noProof/>
              </w:rPr>
              <w:t>תקציר Gates וזמנים — שלב 3 (פיתוח)</w:t>
            </w:r>
            <w:r>
              <w:rPr>
                <w:noProof/>
              </w:rPr>
              <w:tab/>
            </w:r>
            <w:r>
              <w:rPr>
                <w:noProof/>
              </w:rPr>
              <w:fldChar w:fldCharType="begin"/>
            </w:r>
            <w:r>
              <w:rPr>
                <w:noProof/>
              </w:rPr>
              <w:instrText xml:space="preserve"> PAGEREF _Toc236339152 \h </w:instrText>
            </w:r>
            <w:r>
              <w:rPr>
                <w:noProof/>
              </w:rPr>
            </w:r>
            <w:r>
              <w:rPr>
                <w:noProof/>
              </w:rPr>
              <w:fldChar w:fldCharType="separate"/>
            </w:r>
            <w:r>
              <w:rPr>
                <w:noProof/>
                <w:rtl w:val="0"/>
              </w:rPr>
              <w:t>36</w:t>
            </w:r>
            <w:r>
              <w:rPr>
                <w:noProof/>
              </w:rPr>
              <w:fldChar w:fldCharType="end"/>
            </w:r>
          </w:hyperlink>
        </w:p>
        <w:p w14:paraId="0865816A" w14:textId="3F8F841D" w:rsidR="00BC0BA0" w:rsidRDefault="00BC0BA0" w:rsidP="008C39B6">
          <w:pPr>
            <w:pStyle w:val="TOC1"/>
            <w:tabs>
              <w:tab w:val="right" w:leader="dot" w:pos="9016"/>
            </w:tabs>
            <w:rPr>
              <w:rFonts w:asciiTheme="minorHAnsi" w:eastAsiaTheme="minorEastAsia" w:hAnsiTheme="minorHAnsi" w:cstheme="minorBidi"/>
              <w:b w:val="0"/>
              <w:bCs w:val="0"/>
              <w:noProof/>
              <w:kern w:val="2"/>
              <w:rtl w:val="0"/>
              <w14:ligatures w14:val="standardContextual"/>
            </w:rPr>
          </w:pPr>
          <w:hyperlink w:anchor="_Toc236339153" w:history="1">
            <w:r w:rsidRPr="0021372F">
              <w:rPr>
                <w:rStyle w:val="Hyperlink"/>
                <w:noProof/>
              </w:rPr>
              <w:t>שלב 4 · Production ו-PMF (Product-Market Fit)</w:t>
            </w:r>
            <w:r>
              <w:rPr>
                <w:noProof/>
              </w:rPr>
              <w:tab/>
            </w:r>
            <w:r>
              <w:rPr>
                <w:noProof/>
              </w:rPr>
              <w:fldChar w:fldCharType="begin"/>
            </w:r>
            <w:r>
              <w:rPr>
                <w:noProof/>
              </w:rPr>
              <w:instrText xml:space="preserve"> PAGEREF _Toc236339153 \h </w:instrText>
            </w:r>
            <w:r>
              <w:rPr>
                <w:noProof/>
              </w:rPr>
            </w:r>
            <w:r>
              <w:rPr>
                <w:noProof/>
              </w:rPr>
              <w:fldChar w:fldCharType="separate"/>
            </w:r>
            <w:r>
              <w:rPr>
                <w:noProof/>
                <w:rtl w:val="0"/>
              </w:rPr>
              <w:t>38</w:t>
            </w:r>
            <w:r>
              <w:rPr>
                <w:noProof/>
              </w:rPr>
              <w:fldChar w:fldCharType="end"/>
            </w:r>
          </w:hyperlink>
        </w:p>
        <w:p w14:paraId="39228232" w14:textId="56B5195D" w:rsidR="00BC0BA0" w:rsidRDefault="00BC0BA0" w:rsidP="008C39B6">
          <w:pPr>
            <w:pStyle w:val="TOC3"/>
            <w:tabs>
              <w:tab w:val="right" w:leader="dot" w:pos="9016"/>
            </w:tabs>
            <w:rPr>
              <w:rFonts w:asciiTheme="minorHAnsi" w:eastAsiaTheme="minorEastAsia" w:hAnsiTheme="minorHAnsi" w:cstheme="minorBidi"/>
              <w:noProof/>
              <w:kern w:val="2"/>
              <w:sz w:val="24"/>
              <w:szCs w:val="24"/>
              <w:rtl w:val="0"/>
              <w14:ligatures w14:val="standardContextual"/>
            </w:rPr>
          </w:pPr>
          <w:hyperlink w:anchor="_Toc236339154" w:history="1">
            <w:r w:rsidRPr="0021372F">
              <w:rPr>
                <w:rStyle w:val="Hyperlink"/>
                <w:b/>
                <w:bCs/>
                <w:noProof/>
              </w:rPr>
              <w:t>תתי-השלבים</w:t>
            </w:r>
            <w:r>
              <w:rPr>
                <w:noProof/>
              </w:rPr>
              <w:tab/>
            </w:r>
            <w:r>
              <w:rPr>
                <w:noProof/>
              </w:rPr>
              <w:fldChar w:fldCharType="begin"/>
            </w:r>
            <w:r>
              <w:rPr>
                <w:noProof/>
              </w:rPr>
              <w:instrText xml:space="preserve"> PAGEREF _Toc236339154 \h </w:instrText>
            </w:r>
            <w:r>
              <w:rPr>
                <w:noProof/>
              </w:rPr>
            </w:r>
            <w:r>
              <w:rPr>
                <w:noProof/>
              </w:rPr>
              <w:fldChar w:fldCharType="separate"/>
            </w:r>
            <w:r>
              <w:rPr>
                <w:noProof/>
                <w:rtl w:val="0"/>
              </w:rPr>
              <w:t>38</w:t>
            </w:r>
            <w:r>
              <w:rPr>
                <w:noProof/>
              </w:rPr>
              <w:fldChar w:fldCharType="end"/>
            </w:r>
          </w:hyperlink>
        </w:p>
        <w:p w14:paraId="7BE984F6" w14:textId="5E7219BE" w:rsidR="00BC0BA0" w:rsidRDefault="00BC0BA0" w:rsidP="008C39B6">
          <w:pPr>
            <w:pStyle w:val="TOC2"/>
            <w:tabs>
              <w:tab w:val="right" w:leader="dot" w:pos="9016"/>
            </w:tabs>
            <w:rPr>
              <w:rFonts w:asciiTheme="minorHAnsi" w:eastAsiaTheme="minorEastAsia" w:hAnsiTheme="minorHAnsi" w:cstheme="minorBidi"/>
              <w:noProof/>
              <w:kern w:val="2"/>
              <w:sz w:val="24"/>
              <w:szCs w:val="24"/>
              <w:rtl w:val="0"/>
              <w14:ligatures w14:val="standardContextual"/>
            </w:rPr>
          </w:pPr>
          <w:hyperlink w:anchor="_Toc236339155" w:history="1">
            <w:r w:rsidRPr="0021372F">
              <w:rPr>
                <w:rStyle w:val="Hyperlink"/>
                <w:b/>
                <w:bCs/>
                <w:noProof/>
              </w:rPr>
              <w:t>תת-שלב א׳ — Production (MVP)</w:t>
            </w:r>
            <w:r>
              <w:rPr>
                <w:noProof/>
              </w:rPr>
              <w:tab/>
            </w:r>
            <w:r>
              <w:rPr>
                <w:noProof/>
              </w:rPr>
              <w:fldChar w:fldCharType="begin"/>
            </w:r>
            <w:r>
              <w:rPr>
                <w:noProof/>
              </w:rPr>
              <w:instrText xml:space="preserve"> PAGEREF _Toc236339155 \h </w:instrText>
            </w:r>
            <w:r>
              <w:rPr>
                <w:noProof/>
              </w:rPr>
            </w:r>
            <w:r>
              <w:rPr>
                <w:noProof/>
              </w:rPr>
              <w:fldChar w:fldCharType="separate"/>
            </w:r>
            <w:r>
              <w:rPr>
                <w:noProof/>
                <w:rtl w:val="0"/>
              </w:rPr>
              <w:t>38</w:t>
            </w:r>
            <w:r>
              <w:rPr>
                <w:noProof/>
              </w:rPr>
              <w:fldChar w:fldCharType="end"/>
            </w:r>
          </w:hyperlink>
        </w:p>
        <w:p w14:paraId="489ED88A" w14:textId="2672DA71" w:rsidR="00BC0BA0" w:rsidRDefault="00BC0BA0" w:rsidP="008C39B6">
          <w:pPr>
            <w:pStyle w:val="TOC3"/>
            <w:tabs>
              <w:tab w:val="right" w:leader="dot" w:pos="9016"/>
            </w:tabs>
            <w:rPr>
              <w:rFonts w:asciiTheme="minorHAnsi" w:eastAsiaTheme="minorEastAsia" w:hAnsiTheme="minorHAnsi" w:cstheme="minorBidi"/>
              <w:noProof/>
              <w:kern w:val="2"/>
              <w:sz w:val="24"/>
              <w:szCs w:val="24"/>
              <w:rtl w:val="0"/>
              <w14:ligatures w14:val="standardContextual"/>
            </w:rPr>
          </w:pPr>
          <w:hyperlink w:anchor="_Toc236339156" w:history="1">
            <w:r w:rsidRPr="0021372F">
              <w:rPr>
                <w:rStyle w:val="Hyperlink"/>
                <w:b/>
                <w:bCs/>
                <w:noProof/>
              </w:rPr>
              <w:t>מהות</w:t>
            </w:r>
            <w:r>
              <w:rPr>
                <w:noProof/>
              </w:rPr>
              <w:tab/>
            </w:r>
            <w:r>
              <w:rPr>
                <w:noProof/>
              </w:rPr>
              <w:fldChar w:fldCharType="begin"/>
            </w:r>
            <w:r>
              <w:rPr>
                <w:noProof/>
              </w:rPr>
              <w:instrText xml:space="preserve"> PAGEREF _Toc236339156 \h </w:instrText>
            </w:r>
            <w:r>
              <w:rPr>
                <w:noProof/>
              </w:rPr>
            </w:r>
            <w:r>
              <w:rPr>
                <w:noProof/>
              </w:rPr>
              <w:fldChar w:fldCharType="separate"/>
            </w:r>
            <w:r>
              <w:rPr>
                <w:noProof/>
                <w:rtl w:val="0"/>
              </w:rPr>
              <w:t>38</w:t>
            </w:r>
            <w:r>
              <w:rPr>
                <w:noProof/>
              </w:rPr>
              <w:fldChar w:fldCharType="end"/>
            </w:r>
          </w:hyperlink>
        </w:p>
        <w:p w14:paraId="10E5F3B0" w14:textId="7F462BB9" w:rsidR="00BC0BA0" w:rsidRDefault="00BC0BA0" w:rsidP="008C39B6">
          <w:pPr>
            <w:pStyle w:val="TOC3"/>
            <w:tabs>
              <w:tab w:val="right" w:leader="dot" w:pos="9016"/>
            </w:tabs>
            <w:rPr>
              <w:rFonts w:asciiTheme="minorHAnsi" w:eastAsiaTheme="minorEastAsia" w:hAnsiTheme="minorHAnsi" w:cstheme="minorBidi"/>
              <w:noProof/>
              <w:kern w:val="2"/>
              <w:sz w:val="24"/>
              <w:szCs w:val="24"/>
              <w:rtl w:val="0"/>
              <w14:ligatures w14:val="standardContextual"/>
            </w:rPr>
          </w:pPr>
          <w:hyperlink w:anchor="_Toc236339157" w:history="1">
            <w:r w:rsidRPr="0021372F">
              <w:rPr>
                <w:rStyle w:val="Hyperlink"/>
                <w:b/>
                <w:bCs/>
                <w:noProof/>
              </w:rPr>
              <w:t>שאלות עבודה מרכזיות</w:t>
            </w:r>
            <w:r>
              <w:rPr>
                <w:noProof/>
              </w:rPr>
              <w:tab/>
            </w:r>
            <w:r>
              <w:rPr>
                <w:noProof/>
              </w:rPr>
              <w:fldChar w:fldCharType="begin"/>
            </w:r>
            <w:r>
              <w:rPr>
                <w:noProof/>
              </w:rPr>
              <w:instrText xml:space="preserve"> PAGEREF _Toc236339157 \h </w:instrText>
            </w:r>
            <w:r>
              <w:rPr>
                <w:noProof/>
              </w:rPr>
            </w:r>
            <w:r>
              <w:rPr>
                <w:noProof/>
              </w:rPr>
              <w:fldChar w:fldCharType="separate"/>
            </w:r>
            <w:r>
              <w:rPr>
                <w:noProof/>
                <w:rtl w:val="0"/>
              </w:rPr>
              <w:t>38</w:t>
            </w:r>
            <w:r>
              <w:rPr>
                <w:noProof/>
              </w:rPr>
              <w:fldChar w:fldCharType="end"/>
            </w:r>
          </w:hyperlink>
        </w:p>
        <w:p w14:paraId="60C25A56" w14:textId="56BB744D" w:rsidR="00BC0BA0" w:rsidRDefault="00BC0BA0" w:rsidP="008C39B6">
          <w:pPr>
            <w:pStyle w:val="TOC3"/>
            <w:tabs>
              <w:tab w:val="right" w:leader="dot" w:pos="9016"/>
            </w:tabs>
            <w:rPr>
              <w:rFonts w:asciiTheme="minorHAnsi" w:eastAsiaTheme="minorEastAsia" w:hAnsiTheme="minorHAnsi" w:cstheme="minorBidi"/>
              <w:noProof/>
              <w:kern w:val="2"/>
              <w:sz w:val="24"/>
              <w:szCs w:val="24"/>
              <w:rtl w:val="0"/>
              <w14:ligatures w14:val="standardContextual"/>
            </w:rPr>
          </w:pPr>
          <w:hyperlink w:anchor="_Toc236339158" w:history="1">
            <w:r w:rsidRPr="0021372F">
              <w:rPr>
                <w:rStyle w:val="Hyperlink"/>
                <w:b/>
                <w:bCs/>
                <w:noProof/>
              </w:rPr>
              <w:t>פעילויות מרכזיות</w:t>
            </w:r>
            <w:r>
              <w:rPr>
                <w:noProof/>
              </w:rPr>
              <w:tab/>
            </w:r>
            <w:r>
              <w:rPr>
                <w:noProof/>
              </w:rPr>
              <w:fldChar w:fldCharType="begin"/>
            </w:r>
            <w:r>
              <w:rPr>
                <w:noProof/>
              </w:rPr>
              <w:instrText xml:space="preserve"> PAGEREF _Toc236339158 \h </w:instrText>
            </w:r>
            <w:r>
              <w:rPr>
                <w:noProof/>
              </w:rPr>
            </w:r>
            <w:r>
              <w:rPr>
                <w:noProof/>
              </w:rPr>
              <w:fldChar w:fldCharType="separate"/>
            </w:r>
            <w:r>
              <w:rPr>
                <w:noProof/>
                <w:rtl w:val="0"/>
              </w:rPr>
              <w:t>38</w:t>
            </w:r>
            <w:r>
              <w:rPr>
                <w:noProof/>
              </w:rPr>
              <w:fldChar w:fldCharType="end"/>
            </w:r>
          </w:hyperlink>
        </w:p>
        <w:p w14:paraId="1B108650" w14:textId="1EC5031F" w:rsidR="00BC0BA0" w:rsidRDefault="00BC0BA0" w:rsidP="008C39B6">
          <w:pPr>
            <w:pStyle w:val="TOC3"/>
            <w:tabs>
              <w:tab w:val="right" w:leader="dot" w:pos="9016"/>
            </w:tabs>
            <w:rPr>
              <w:rFonts w:asciiTheme="minorHAnsi" w:eastAsiaTheme="minorEastAsia" w:hAnsiTheme="minorHAnsi" w:cstheme="minorBidi"/>
              <w:noProof/>
              <w:kern w:val="2"/>
              <w:sz w:val="24"/>
              <w:szCs w:val="24"/>
              <w:rtl w:val="0"/>
              <w14:ligatures w14:val="standardContextual"/>
            </w:rPr>
          </w:pPr>
          <w:hyperlink w:anchor="_Toc236339159" w:history="1">
            <w:r w:rsidRPr="0021372F">
              <w:rPr>
                <w:rStyle w:val="Hyperlink"/>
                <w:b/>
                <w:bCs/>
                <w:noProof/>
              </w:rPr>
              <w:t>קריטריון מעבר מ-Production ל-PMF</w:t>
            </w:r>
            <w:r>
              <w:rPr>
                <w:noProof/>
              </w:rPr>
              <w:tab/>
            </w:r>
            <w:r>
              <w:rPr>
                <w:noProof/>
              </w:rPr>
              <w:fldChar w:fldCharType="begin"/>
            </w:r>
            <w:r>
              <w:rPr>
                <w:noProof/>
              </w:rPr>
              <w:instrText xml:space="preserve"> PAGEREF _Toc236339159 \h </w:instrText>
            </w:r>
            <w:r>
              <w:rPr>
                <w:noProof/>
              </w:rPr>
            </w:r>
            <w:r>
              <w:rPr>
                <w:noProof/>
              </w:rPr>
              <w:fldChar w:fldCharType="separate"/>
            </w:r>
            <w:r>
              <w:rPr>
                <w:noProof/>
                <w:rtl w:val="0"/>
              </w:rPr>
              <w:t>38</w:t>
            </w:r>
            <w:r>
              <w:rPr>
                <w:noProof/>
              </w:rPr>
              <w:fldChar w:fldCharType="end"/>
            </w:r>
          </w:hyperlink>
        </w:p>
        <w:p w14:paraId="63FD6235" w14:textId="5D582CBA" w:rsidR="00BC0BA0" w:rsidRDefault="00BC0BA0" w:rsidP="008C39B6">
          <w:pPr>
            <w:pStyle w:val="TOC2"/>
            <w:tabs>
              <w:tab w:val="right" w:leader="dot" w:pos="9016"/>
            </w:tabs>
            <w:rPr>
              <w:rFonts w:asciiTheme="minorHAnsi" w:eastAsiaTheme="minorEastAsia" w:hAnsiTheme="minorHAnsi" w:cstheme="minorBidi"/>
              <w:noProof/>
              <w:kern w:val="2"/>
              <w:sz w:val="24"/>
              <w:szCs w:val="24"/>
              <w:rtl w:val="0"/>
              <w14:ligatures w14:val="standardContextual"/>
            </w:rPr>
          </w:pPr>
          <w:hyperlink w:anchor="_Toc236339160" w:history="1">
            <w:r w:rsidRPr="0021372F">
              <w:rPr>
                <w:rStyle w:val="Hyperlink"/>
                <w:b/>
                <w:bCs/>
                <w:noProof/>
              </w:rPr>
              <w:t>תת-שלב ב׳ — PMF (Product/Market Fit)</w:t>
            </w:r>
            <w:r>
              <w:rPr>
                <w:noProof/>
              </w:rPr>
              <w:tab/>
            </w:r>
            <w:r>
              <w:rPr>
                <w:noProof/>
              </w:rPr>
              <w:fldChar w:fldCharType="begin"/>
            </w:r>
            <w:r>
              <w:rPr>
                <w:noProof/>
              </w:rPr>
              <w:instrText xml:space="preserve"> PAGEREF _Toc236339160 \h </w:instrText>
            </w:r>
            <w:r>
              <w:rPr>
                <w:noProof/>
              </w:rPr>
            </w:r>
            <w:r>
              <w:rPr>
                <w:noProof/>
              </w:rPr>
              <w:fldChar w:fldCharType="separate"/>
            </w:r>
            <w:r>
              <w:rPr>
                <w:noProof/>
                <w:rtl w:val="0"/>
              </w:rPr>
              <w:t>38</w:t>
            </w:r>
            <w:r>
              <w:rPr>
                <w:noProof/>
              </w:rPr>
              <w:fldChar w:fldCharType="end"/>
            </w:r>
          </w:hyperlink>
        </w:p>
        <w:p w14:paraId="0AAD7F79" w14:textId="3C1CC2EB" w:rsidR="00BC0BA0" w:rsidRDefault="00BC0BA0" w:rsidP="008C39B6">
          <w:pPr>
            <w:pStyle w:val="TOC3"/>
            <w:tabs>
              <w:tab w:val="right" w:leader="dot" w:pos="9016"/>
            </w:tabs>
            <w:rPr>
              <w:rFonts w:asciiTheme="minorHAnsi" w:eastAsiaTheme="minorEastAsia" w:hAnsiTheme="minorHAnsi" w:cstheme="minorBidi"/>
              <w:noProof/>
              <w:kern w:val="2"/>
              <w:sz w:val="24"/>
              <w:szCs w:val="24"/>
              <w:rtl w:val="0"/>
              <w14:ligatures w14:val="standardContextual"/>
            </w:rPr>
          </w:pPr>
          <w:hyperlink w:anchor="_Toc236339161" w:history="1">
            <w:r w:rsidRPr="0021372F">
              <w:rPr>
                <w:rStyle w:val="Hyperlink"/>
                <w:b/>
                <w:bCs/>
                <w:noProof/>
              </w:rPr>
              <w:t>הגדרה</w:t>
            </w:r>
            <w:r>
              <w:rPr>
                <w:noProof/>
              </w:rPr>
              <w:tab/>
            </w:r>
            <w:r>
              <w:rPr>
                <w:noProof/>
              </w:rPr>
              <w:fldChar w:fldCharType="begin"/>
            </w:r>
            <w:r>
              <w:rPr>
                <w:noProof/>
              </w:rPr>
              <w:instrText xml:space="preserve"> PAGEREF _Toc236339161 \h </w:instrText>
            </w:r>
            <w:r>
              <w:rPr>
                <w:noProof/>
              </w:rPr>
            </w:r>
            <w:r>
              <w:rPr>
                <w:noProof/>
              </w:rPr>
              <w:fldChar w:fldCharType="separate"/>
            </w:r>
            <w:r>
              <w:rPr>
                <w:noProof/>
                <w:rtl w:val="0"/>
              </w:rPr>
              <w:t>38</w:t>
            </w:r>
            <w:r>
              <w:rPr>
                <w:noProof/>
              </w:rPr>
              <w:fldChar w:fldCharType="end"/>
            </w:r>
          </w:hyperlink>
        </w:p>
        <w:p w14:paraId="3CFFEDDE" w14:textId="4A7AA14E" w:rsidR="00BC0BA0" w:rsidRDefault="00BC0BA0" w:rsidP="008C39B6">
          <w:pPr>
            <w:pStyle w:val="TOC3"/>
            <w:tabs>
              <w:tab w:val="right" w:leader="dot" w:pos="9016"/>
            </w:tabs>
            <w:rPr>
              <w:rFonts w:asciiTheme="minorHAnsi" w:eastAsiaTheme="minorEastAsia" w:hAnsiTheme="minorHAnsi" w:cstheme="minorBidi"/>
              <w:noProof/>
              <w:kern w:val="2"/>
              <w:sz w:val="24"/>
              <w:szCs w:val="24"/>
              <w:rtl w:val="0"/>
              <w14:ligatures w14:val="standardContextual"/>
            </w:rPr>
          </w:pPr>
          <w:hyperlink w:anchor="_Toc236339162" w:history="1">
            <w:r w:rsidRPr="0021372F">
              <w:rPr>
                <w:rStyle w:val="Hyperlink"/>
                <w:b/>
                <w:bCs/>
                <w:noProof/>
              </w:rPr>
              <w:t>מה קורה בשלב הזה</w:t>
            </w:r>
            <w:r>
              <w:rPr>
                <w:noProof/>
              </w:rPr>
              <w:tab/>
            </w:r>
            <w:r>
              <w:rPr>
                <w:noProof/>
              </w:rPr>
              <w:fldChar w:fldCharType="begin"/>
            </w:r>
            <w:r>
              <w:rPr>
                <w:noProof/>
              </w:rPr>
              <w:instrText xml:space="preserve"> PAGEREF _Toc236339162 \h </w:instrText>
            </w:r>
            <w:r>
              <w:rPr>
                <w:noProof/>
              </w:rPr>
            </w:r>
            <w:r>
              <w:rPr>
                <w:noProof/>
              </w:rPr>
              <w:fldChar w:fldCharType="separate"/>
            </w:r>
            <w:r>
              <w:rPr>
                <w:noProof/>
                <w:rtl w:val="0"/>
              </w:rPr>
              <w:t>39</w:t>
            </w:r>
            <w:r>
              <w:rPr>
                <w:noProof/>
              </w:rPr>
              <w:fldChar w:fldCharType="end"/>
            </w:r>
          </w:hyperlink>
        </w:p>
        <w:p w14:paraId="41553E3B" w14:textId="3AB30E9B" w:rsidR="00BC0BA0" w:rsidRDefault="00BC0BA0" w:rsidP="008C39B6">
          <w:pPr>
            <w:pStyle w:val="TOC3"/>
            <w:tabs>
              <w:tab w:val="right" w:leader="dot" w:pos="9016"/>
            </w:tabs>
            <w:rPr>
              <w:rFonts w:asciiTheme="minorHAnsi" w:eastAsiaTheme="minorEastAsia" w:hAnsiTheme="minorHAnsi" w:cstheme="minorBidi"/>
              <w:noProof/>
              <w:kern w:val="2"/>
              <w:sz w:val="24"/>
              <w:szCs w:val="24"/>
              <w:rtl w:val="0"/>
              <w14:ligatures w14:val="standardContextual"/>
            </w:rPr>
          </w:pPr>
          <w:hyperlink w:anchor="_Toc236339163" w:history="1">
            <w:r w:rsidRPr="0021372F">
              <w:rPr>
                <w:rStyle w:val="Hyperlink"/>
                <w:b/>
                <w:bCs/>
                <w:noProof/>
              </w:rPr>
              <w:t>טמפלייט — מדידת PMF</w:t>
            </w:r>
            <w:r>
              <w:rPr>
                <w:noProof/>
              </w:rPr>
              <w:tab/>
            </w:r>
            <w:r>
              <w:rPr>
                <w:noProof/>
              </w:rPr>
              <w:fldChar w:fldCharType="begin"/>
            </w:r>
            <w:r>
              <w:rPr>
                <w:noProof/>
              </w:rPr>
              <w:instrText xml:space="preserve"> PAGEREF _Toc236339163 \h </w:instrText>
            </w:r>
            <w:r>
              <w:rPr>
                <w:noProof/>
              </w:rPr>
            </w:r>
            <w:r>
              <w:rPr>
                <w:noProof/>
              </w:rPr>
              <w:fldChar w:fldCharType="separate"/>
            </w:r>
            <w:r>
              <w:rPr>
                <w:noProof/>
                <w:rtl w:val="0"/>
              </w:rPr>
              <w:t>39</w:t>
            </w:r>
            <w:r>
              <w:rPr>
                <w:noProof/>
              </w:rPr>
              <w:fldChar w:fldCharType="end"/>
            </w:r>
          </w:hyperlink>
        </w:p>
        <w:p w14:paraId="7E413C70" w14:textId="0A349AF3" w:rsidR="00BC0BA0" w:rsidRDefault="00BC0BA0" w:rsidP="008C39B6">
          <w:pPr>
            <w:pStyle w:val="TOC3"/>
            <w:tabs>
              <w:tab w:val="right" w:leader="dot" w:pos="9016"/>
            </w:tabs>
            <w:rPr>
              <w:rFonts w:asciiTheme="minorHAnsi" w:eastAsiaTheme="minorEastAsia" w:hAnsiTheme="minorHAnsi" w:cstheme="minorBidi"/>
              <w:noProof/>
              <w:kern w:val="2"/>
              <w:sz w:val="24"/>
              <w:szCs w:val="24"/>
              <w:rtl w:val="0"/>
              <w14:ligatures w14:val="standardContextual"/>
            </w:rPr>
          </w:pPr>
          <w:hyperlink w:anchor="_Toc236339164" w:history="1">
            <w:r w:rsidRPr="0021372F">
              <w:rPr>
                <w:rStyle w:val="Hyperlink"/>
                <w:b/>
                <w:bCs/>
                <w:noProof/>
              </w:rPr>
              <w:t>Gate — מעבר מ-PMF ל-Scale</w:t>
            </w:r>
            <w:r>
              <w:rPr>
                <w:noProof/>
              </w:rPr>
              <w:tab/>
            </w:r>
            <w:r>
              <w:rPr>
                <w:noProof/>
              </w:rPr>
              <w:fldChar w:fldCharType="begin"/>
            </w:r>
            <w:r>
              <w:rPr>
                <w:noProof/>
              </w:rPr>
              <w:instrText xml:space="preserve"> PAGEREF _Toc236339164 \h </w:instrText>
            </w:r>
            <w:r>
              <w:rPr>
                <w:noProof/>
              </w:rPr>
            </w:r>
            <w:r>
              <w:rPr>
                <w:noProof/>
              </w:rPr>
              <w:fldChar w:fldCharType="separate"/>
            </w:r>
            <w:r>
              <w:rPr>
                <w:noProof/>
                <w:rtl w:val="0"/>
              </w:rPr>
              <w:t>40</w:t>
            </w:r>
            <w:r>
              <w:rPr>
                <w:noProof/>
              </w:rPr>
              <w:fldChar w:fldCharType="end"/>
            </w:r>
          </w:hyperlink>
        </w:p>
        <w:p w14:paraId="27B8A12E" w14:textId="0445D3AE" w:rsidR="00BC0BA0" w:rsidRDefault="00BC0BA0" w:rsidP="008C39B6">
          <w:pPr>
            <w:pStyle w:val="TOC1"/>
            <w:tabs>
              <w:tab w:val="right" w:leader="dot" w:pos="9016"/>
            </w:tabs>
            <w:rPr>
              <w:rFonts w:asciiTheme="minorHAnsi" w:eastAsiaTheme="minorEastAsia" w:hAnsiTheme="minorHAnsi" w:cstheme="minorBidi"/>
              <w:b w:val="0"/>
              <w:bCs w:val="0"/>
              <w:noProof/>
              <w:kern w:val="2"/>
              <w:rtl w:val="0"/>
              <w14:ligatures w14:val="standardContextual"/>
            </w:rPr>
          </w:pPr>
          <w:hyperlink w:anchor="_Toc236339165" w:history="1">
            <w:r w:rsidRPr="0021372F">
              <w:rPr>
                <w:rStyle w:val="Hyperlink"/>
                <w:noProof/>
              </w:rPr>
              <w:t>שלב 5 · Scale for Impact</w:t>
            </w:r>
            <w:r>
              <w:rPr>
                <w:noProof/>
              </w:rPr>
              <w:tab/>
            </w:r>
            <w:r>
              <w:rPr>
                <w:noProof/>
              </w:rPr>
              <w:fldChar w:fldCharType="begin"/>
            </w:r>
            <w:r>
              <w:rPr>
                <w:noProof/>
              </w:rPr>
              <w:instrText xml:space="preserve"> PAGEREF _Toc236339165 \h </w:instrText>
            </w:r>
            <w:r>
              <w:rPr>
                <w:noProof/>
              </w:rPr>
            </w:r>
            <w:r>
              <w:rPr>
                <w:noProof/>
              </w:rPr>
              <w:fldChar w:fldCharType="separate"/>
            </w:r>
            <w:r>
              <w:rPr>
                <w:noProof/>
                <w:rtl w:val="0"/>
              </w:rPr>
              <w:t>41</w:t>
            </w:r>
            <w:r>
              <w:rPr>
                <w:noProof/>
              </w:rPr>
              <w:fldChar w:fldCharType="end"/>
            </w:r>
          </w:hyperlink>
        </w:p>
        <w:p w14:paraId="710C2B5D" w14:textId="0F980AE6" w:rsidR="00BC0BA0" w:rsidRDefault="00BC0BA0" w:rsidP="008C39B6">
          <w:pPr>
            <w:pStyle w:val="TOC3"/>
            <w:tabs>
              <w:tab w:val="right" w:leader="dot" w:pos="9016"/>
            </w:tabs>
            <w:rPr>
              <w:rFonts w:asciiTheme="minorHAnsi" w:eastAsiaTheme="minorEastAsia" w:hAnsiTheme="minorHAnsi" w:cstheme="minorBidi"/>
              <w:noProof/>
              <w:kern w:val="2"/>
              <w:sz w:val="24"/>
              <w:szCs w:val="24"/>
              <w:rtl w:val="0"/>
              <w14:ligatures w14:val="standardContextual"/>
            </w:rPr>
          </w:pPr>
          <w:hyperlink w:anchor="_Toc236339166" w:history="1">
            <w:r w:rsidRPr="0021372F">
              <w:rPr>
                <w:rStyle w:val="Hyperlink"/>
                <w:b/>
                <w:bCs/>
                <w:noProof/>
              </w:rPr>
              <w:t>מהות</w:t>
            </w:r>
            <w:r>
              <w:rPr>
                <w:noProof/>
              </w:rPr>
              <w:tab/>
            </w:r>
            <w:r>
              <w:rPr>
                <w:noProof/>
              </w:rPr>
              <w:fldChar w:fldCharType="begin"/>
            </w:r>
            <w:r>
              <w:rPr>
                <w:noProof/>
              </w:rPr>
              <w:instrText xml:space="preserve"> PAGEREF _Toc236339166 \h </w:instrText>
            </w:r>
            <w:r>
              <w:rPr>
                <w:noProof/>
              </w:rPr>
            </w:r>
            <w:r>
              <w:rPr>
                <w:noProof/>
              </w:rPr>
              <w:fldChar w:fldCharType="separate"/>
            </w:r>
            <w:r>
              <w:rPr>
                <w:noProof/>
                <w:rtl w:val="0"/>
              </w:rPr>
              <w:t>41</w:t>
            </w:r>
            <w:r>
              <w:rPr>
                <w:noProof/>
              </w:rPr>
              <w:fldChar w:fldCharType="end"/>
            </w:r>
          </w:hyperlink>
        </w:p>
        <w:p w14:paraId="7AE87DD3" w14:textId="71D6F0AC" w:rsidR="00BC0BA0" w:rsidRDefault="00BC0BA0" w:rsidP="008C39B6">
          <w:pPr>
            <w:pStyle w:val="TOC3"/>
            <w:tabs>
              <w:tab w:val="right" w:leader="dot" w:pos="9016"/>
            </w:tabs>
            <w:rPr>
              <w:rFonts w:asciiTheme="minorHAnsi" w:eastAsiaTheme="minorEastAsia" w:hAnsiTheme="minorHAnsi" w:cstheme="minorBidi"/>
              <w:noProof/>
              <w:kern w:val="2"/>
              <w:sz w:val="24"/>
              <w:szCs w:val="24"/>
              <w:rtl w:val="0"/>
              <w14:ligatures w14:val="standardContextual"/>
            </w:rPr>
          </w:pPr>
          <w:hyperlink w:anchor="_Toc236339167" w:history="1">
            <w:r w:rsidRPr="0021372F">
              <w:rPr>
                <w:rStyle w:val="Hyperlink"/>
                <w:b/>
                <w:bCs/>
                <w:noProof/>
              </w:rPr>
              <w:t>שאלות עבודה מרכזיות</w:t>
            </w:r>
            <w:r>
              <w:rPr>
                <w:noProof/>
              </w:rPr>
              <w:tab/>
            </w:r>
            <w:r>
              <w:rPr>
                <w:noProof/>
              </w:rPr>
              <w:fldChar w:fldCharType="begin"/>
            </w:r>
            <w:r>
              <w:rPr>
                <w:noProof/>
              </w:rPr>
              <w:instrText xml:space="preserve"> PAGEREF _Toc236339167 \h </w:instrText>
            </w:r>
            <w:r>
              <w:rPr>
                <w:noProof/>
              </w:rPr>
            </w:r>
            <w:r>
              <w:rPr>
                <w:noProof/>
              </w:rPr>
              <w:fldChar w:fldCharType="separate"/>
            </w:r>
            <w:r>
              <w:rPr>
                <w:noProof/>
                <w:rtl w:val="0"/>
              </w:rPr>
              <w:t>41</w:t>
            </w:r>
            <w:r>
              <w:rPr>
                <w:noProof/>
              </w:rPr>
              <w:fldChar w:fldCharType="end"/>
            </w:r>
          </w:hyperlink>
        </w:p>
        <w:p w14:paraId="44300F33" w14:textId="5796F215" w:rsidR="00BC0BA0" w:rsidRDefault="00BC0BA0" w:rsidP="008C39B6">
          <w:pPr>
            <w:pStyle w:val="TOC3"/>
            <w:tabs>
              <w:tab w:val="right" w:leader="dot" w:pos="9016"/>
            </w:tabs>
            <w:rPr>
              <w:rFonts w:asciiTheme="minorHAnsi" w:eastAsiaTheme="minorEastAsia" w:hAnsiTheme="minorHAnsi" w:cstheme="minorBidi"/>
              <w:noProof/>
              <w:kern w:val="2"/>
              <w:sz w:val="24"/>
              <w:szCs w:val="24"/>
              <w:rtl w:val="0"/>
              <w14:ligatures w14:val="standardContextual"/>
            </w:rPr>
          </w:pPr>
          <w:hyperlink w:anchor="_Toc236339168" w:history="1">
            <w:r w:rsidRPr="0021372F">
              <w:rPr>
                <w:rStyle w:val="Hyperlink"/>
                <w:b/>
                <w:bCs/>
                <w:noProof/>
              </w:rPr>
              <w:t>פעילויות מרכזיות</w:t>
            </w:r>
            <w:r>
              <w:rPr>
                <w:noProof/>
              </w:rPr>
              <w:tab/>
            </w:r>
            <w:r>
              <w:rPr>
                <w:noProof/>
              </w:rPr>
              <w:fldChar w:fldCharType="begin"/>
            </w:r>
            <w:r>
              <w:rPr>
                <w:noProof/>
              </w:rPr>
              <w:instrText xml:space="preserve"> PAGEREF _Toc236339168 \h </w:instrText>
            </w:r>
            <w:r>
              <w:rPr>
                <w:noProof/>
              </w:rPr>
            </w:r>
            <w:r>
              <w:rPr>
                <w:noProof/>
              </w:rPr>
              <w:fldChar w:fldCharType="separate"/>
            </w:r>
            <w:r>
              <w:rPr>
                <w:noProof/>
                <w:rtl w:val="0"/>
              </w:rPr>
              <w:t>41</w:t>
            </w:r>
            <w:r>
              <w:rPr>
                <w:noProof/>
              </w:rPr>
              <w:fldChar w:fldCharType="end"/>
            </w:r>
          </w:hyperlink>
        </w:p>
        <w:p w14:paraId="02C3E1A3" w14:textId="183DA0FF" w:rsidR="00BC0BA0" w:rsidRDefault="00BC0BA0" w:rsidP="008C39B6">
          <w:pPr>
            <w:pStyle w:val="TOC3"/>
            <w:tabs>
              <w:tab w:val="right" w:leader="dot" w:pos="9016"/>
            </w:tabs>
            <w:rPr>
              <w:rFonts w:asciiTheme="minorHAnsi" w:eastAsiaTheme="minorEastAsia" w:hAnsiTheme="minorHAnsi" w:cstheme="minorBidi"/>
              <w:noProof/>
              <w:kern w:val="2"/>
              <w:sz w:val="24"/>
              <w:szCs w:val="24"/>
              <w:rtl w:val="0"/>
              <w14:ligatures w14:val="standardContextual"/>
            </w:rPr>
          </w:pPr>
          <w:hyperlink w:anchor="_Toc236339169" w:history="1">
            <w:r w:rsidRPr="0021372F">
              <w:rPr>
                <w:rStyle w:val="Hyperlink"/>
                <w:b/>
                <w:bCs/>
                <w:noProof/>
              </w:rPr>
              <w:t>קריטריון הצלחה / סיום</w:t>
            </w:r>
            <w:r>
              <w:rPr>
                <w:noProof/>
              </w:rPr>
              <w:tab/>
            </w:r>
            <w:r>
              <w:rPr>
                <w:noProof/>
              </w:rPr>
              <w:fldChar w:fldCharType="begin"/>
            </w:r>
            <w:r>
              <w:rPr>
                <w:noProof/>
              </w:rPr>
              <w:instrText xml:space="preserve"> PAGEREF _Toc236339169 \h </w:instrText>
            </w:r>
            <w:r>
              <w:rPr>
                <w:noProof/>
              </w:rPr>
            </w:r>
            <w:r>
              <w:rPr>
                <w:noProof/>
              </w:rPr>
              <w:fldChar w:fldCharType="separate"/>
            </w:r>
            <w:r>
              <w:rPr>
                <w:noProof/>
                <w:rtl w:val="0"/>
              </w:rPr>
              <w:t>41</w:t>
            </w:r>
            <w:r>
              <w:rPr>
                <w:noProof/>
              </w:rPr>
              <w:fldChar w:fldCharType="end"/>
            </w:r>
          </w:hyperlink>
        </w:p>
        <w:p w14:paraId="2FB3CFFB" w14:textId="7327E832" w:rsidR="00BC0BA0" w:rsidRDefault="00BC0BA0" w:rsidP="008C39B6">
          <w:pPr>
            <w:pStyle w:val="TOC3"/>
            <w:tabs>
              <w:tab w:val="right" w:leader="dot" w:pos="9016"/>
            </w:tabs>
            <w:rPr>
              <w:rFonts w:asciiTheme="minorHAnsi" w:eastAsiaTheme="minorEastAsia" w:hAnsiTheme="minorHAnsi" w:cstheme="minorBidi"/>
              <w:noProof/>
              <w:kern w:val="2"/>
              <w:sz w:val="24"/>
              <w:szCs w:val="24"/>
              <w:rtl w:val="0"/>
              <w14:ligatures w14:val="standardContextual"/>
            </w:rPr>
          </w:pPr>
          <w:hyperlink w:anchor="_Toc236339170" w:history="1">
            <w:r w:rsidRPr="0021372F">
              <w:rPr>
                <w:rStyle w:val="Hyperlink"/>
                <w:b/>
                <w:bCs/>
                <w:noProof/>
              </w:rPr>
              <w:t>טמפלייט — מדידת Impact</w:t>
            </w:r>
            <w:r>
              <w:rPr>
                <w:noProof/>
              </w:rPr>
              <w:tab/>
            </w:r>
            <w:r>
              <w:rPr>
                <w:noProof/>
              </w:rPr>
              <w:fldChar w:fldCharType="begin"/>
            </w:r>
            <w:r>
              <w:rPr>
                <w:noProof/>
              </w:rPr>
              <w:instrText xml:space="preserve"> PAGEREF _Toc236339170 \h </w:instrText>
            </w:r>
            <w:r>
              <w:rPr>
                <w:noProof/>
              </w:rPr>
            </w:r>
            <w:r>
              <w:rPr>
                <w:noProof/>
              </w:rPr>
              <w:fldChar w:fldCharType="separate"/>
            </w:r>
            <w:r>
              <w:rPr>
                <w:noProof/>
                <w:rtl w:val="0"/>
              </w:rPr>
              <w:t>41</w:t>
            </w:r>
            <w:r>
              <w:rPr>
                <w:noProof/>
              </w:rPr>
              <w:fldChar w:fldCharType="end"/>
            </w:r>
          </w:hyperlink>
        </w:p>
        <w:p w14:paraId="203E98A5" w14:textId="72E6CC73" w:rsidR="00BC0BA0" w:rsidRDefault="00BC0BA0" w:rsidP="008C39B6">
          <w:pPr>
            <w:pStyle w:val="TOC3"/>
            <w:tabs>
              <w:tab w:val="right" w:leader="dot" w:pos="9016"/>
            </w:tabs>
            <w:rPr>
              <w:rFonts w:asciiTheme="minorHAnsi" w:eastAsiaTheme="minorEastAsia" w:hAnsiTheme="minorHAnsi" w:cstheme="minorBidi"/>
              <w:noProof/>
              <w:kern w:val="2"/>
              <w:sz w:val="24"/>
              <w:szCs w:val="24"/>
              <w:rtl w:val="0"/>
              <w14:ligatures w14:val="standardContextual"/>
            </w:rPr>
          </w:pPr>
          <w:hyperlink w:anchor="_Toc236339171" w:history="1">
            <w:r w:rsidRPr="0021372F">
              <w:rPr>
                <w:rStyle w:val="Hyperlink"/>
                <w:b/>
                <w:bCs/>
                <w:noProof/>
              </w:rPr>
              <w:t>סיכום קריטריוני המעבר לאורך שלבים 3–5</w:t>
            </w:r>
            <w:r>
              <w:rPr>
                <w:noProof/>
              </w:rPr>
              <w:tab/>
            </w:r>
            <w:r>
              <w:rPr>
                <w:noProof/>
              </w:rPr>
              <w:fldChar w:fldCharType="begin"/>
            </w:r>
            <w:r>
              <w:rPr>
                <w:noProof/>
              </w:rPr>
              <w:instrText xml:space="preserve"> PAGEREF _Toc236339171 \h </w:instrText>
            </w:r>
            <w:r>
              <w:rPr>
                <w:noProof/>
              </w:rPr>
            </w:r>
            <w:r>
              <w:rPr>
                <w:noProof/>
              </w:rPr>
              <w:fldChar w:fldCharType="separate"/>
            </w:r>
            <w:r>
              <w:rPr>
                <w:noProof/>
                <w:rtl w:val="0"/>
              </w:rPr>
              <w:t>42</w:t>
            </w:r>
            <w:r>
              <w:rPr>
                <w:noProof/>
              </w:rPr>
              <w:fldChar w:fldCharType="end"/>
            </w:r>
          </w:hyperlink>
        </w:p>
        <w:p w14:paraId="1C72AEDC" w14:textId="4088B7F4" w:rsidR="00BC0BA0" w:rsidRDefault="00BC0BA0" w:rsidP="008C39B6">
          <w:pPr>
            <w:pStyle w:val="TOC3"/>
            <w:tabs>
              <w:tab w:val="right" w:leader="dot" w:pos="9016"/>
            </w:tabs>
            <w:rPr>
              <w:rFonts w:asciiTheme="minorHAnsi" w:eastAsiaTheme="minorEastAsia" w:hAnsiTheme="minorHAnsi" w:cstheme="minorBidi"/>
              <w:noProof/>
              <w:kern w:val="2"/>
              <w:sz w:val="24"/>
              <w:szCs w:val="24"/>
              <w:rtl w:val="0"/>
              <w14:ligatures w14:val="standardContextual"/>
            </w:rPr>
          </w:pPr>
          <w:hyperlink w:anchor="_Toc236339172" w:history="1">
            <w:r w:rsidRPr="0021372F">
              <w:rPr>
                <w:rStyle w:val="Hyperlink"/>
                <w:b/>
                <w:bCs/>
                <w:noProof/>
              </w:rPr>
              <w:t>תפקיד המטה בשלב זה</w:t>
            </w:r>
            <w:r>
              <w:rPr>
                <w:noProof/>
              </w:rPr>
              <w:tab/>
            </w:r>
            <w:r>
              <w:rPr>
                <w:noProof/>
              </w:rPr>
              <w:fldChar w:fldCharType="begin"/>
            </w:r>
            <w:r>
              <w:rPr>
                <w:noProof/>
              </w:rPr>
              <w:instrText xml:space="preserve"> PAGEREF _Toc236339172 \h </w:instrText>
            </w:r>
            <w:r>
              <w:rPr>
                <w:noProof/>
              </w:rPr>
            </w:r>
            <w:r>
              <w:rPr>
                <w:noProof/>
              </w:rPr>
              <w:fldChar w:fldCharType="separate"/>
            </w:r>
            <w:r>
              <w:rPr>
                <w:noProof/>
                <w:rtl w:val="0"/>
              </w:rPr>
              <w:t>42</w:t>
            </w:r>
            <w:r>
              <w:rPr>
                <w:noProof/>
              </w:rPr>
              <w:fldChar w:fldCharType="end"/>
            </w:r>
          </w:hyperlink>
        </w:p>
        <w:p w14:paraId="76AAFB3F" w14:textId="7383E566" w:rsidR="00BC0BA0" w:rsidRDefault="00BC0BA0" w:rsidP="008C39B6">
          <w:pPr>
            <w:pStyle w:val="TOC1"/>
            <w:tabs>
              <w:tab w:val="right" w:leader="dot" w:pos="9016"/>
            </w:tabs>
            <w:rPr>
              <w:rFonts w:asciiTheme="minorHAnsi" w:eastAsiaTheme="minorEastAsia" w:hAnsiTheme="minorHAnsi" w:cstheme="minorBidi"/>
              <w:b w:val="0"/>
              <w:bCs w:val="0"/>
              <w:noProof/>
              <w:kern w:val="2"/>
              <w:rtl w:val="0"/>
              <w14:ligatures w14:val="standardContextual"/>
            </w:rPr>
          </w:pPr>
          <w:hyperlink w:anchor="_Toc236339173" w:history="1">
            <w:r w:rsidRPr="0021372F">
              <w:rPr>
                <w:rStyle w:val="Hyperlink"/>
                <w:noProof/>
              </w:rPr>
              <w:t>נספח: שיטת פיתוח אג׳נטי ו-ADR</w:t>
            </w:r>
            <w:r>
              <w:rPr>
                <w:noProof/>
              </w:rPr>
              <w:tab/>
            </w:r>
            <w:r>
              <w:rPr>
                <w:noProof/>
              </w:rPr>
              <w:fldChar w:fldCharType="begin"/>
            </w:r>
            <w:r>
              <w:rPr>
                <w:noProof/>
              </w:rPr>
              <w:instrText xml:space="preserve"> PAGEREF _Toc236339173 \h </w:instrText>
            </w:r>
            <w:r>
              <w:rPr>
                <w:noProof/>
              </w:rPr>
            </w:r>
            <w:r>
              <w:rPr>
                <w:noProof/>
              </w:rPr>
              <w:fldChar w:fldCharType="separate"/>
            </w:r>
            <w:r>
              <w:rPr>
                <w:noProof/>
                <w:rtl w:val="0"/>
              </w:rPr>
              <w:t>43</w:t>
            </w:r>
            <w:r>
              <w:rPr>
                <w:noProof/>
              </w:rPr>
              <w:fldChar w:fldCharType="end"/>
            </w:r>
          </w:hyperlink>
        </w:p>
        <w:p w14:paraId="18758B1D" w14:textId="12BF3F94" w:rsidR="00BC0BA0" w:rsidRDefault="00BC0BA0" w:rsidP="008C39B6">
          <w:pPr>
            <w:pStyle w:val="TOC3"/>
            <w:tabs>
              <w:tab w:val="right" w:leader="dot" w:pos="9016"/>
            </w:tabs>
            <w:rPr>
              <w:rFonts w:asciiTheme="minorHAnsi" w:eastAsiaTheme="minorEastAsia" w:hAnsiTheme="minorHAnsi" w:cstheme="minorBidi"/>
              <w:noProof/>
              <w:kern w:val="2"/>
              <w:sz w:val="24"/>
              <w:szCs w:val="24"/>
              <w:rtl w:val="0"/>
              <w14:ligatures w14:val="standardContextual"/>
            </w:rPr>
          </w:pPr>
          <w:hyperlink w:anchor="_Toc236339174" w:history="1">
            <w:r w:rsidRPr="0021372F">
              <w:rPr>
                <w:rStyle w:val="Hyperlink"/>
                <w:b/>
                <w:bCs/>
                <w:noProof/>
              </w:rPr>
              <w:t>איפה זה נכנס בתהליך?</w:t>
            </w:r>
            <w:r>
              <w:rPr>
                <w:noProof/>
              </w:rPr>
              <w:tab/>
            </w:r>
            <w:r>
              <w:rPr>
                <w:noProof/>
              </w:rPr>
              <w:fldChar w:fldCharType="begin"/>
            </w:r>
            <w:r>
              <w:rPr>
                <w:noProof/>
              </w:rPr>
              <w:instrText xml:space="preserve"> PAGEREF _Toc236339174 \h </w:instrText>
            </w:r>
            <w:r>
              <w:rPr>
                <w:noProof/>
              </w:rPr>
            </w:r>
            <w:r>
              <w:rPr>
                <w:noProof/>
              </w:rPr>
              <w:fldChar w:fldCharType="separate"/>
            </w:r>
            <w:r>
              <w:rPr>
                <w:noProof/>
                <w:rtl w:val="0"/>
              </w:rPr>
              <w:t>43</w:t>
            </w:r>
            <w:r>
              <w:rPr>
                <w:noProof/>
              </w:rPr>
              <w:fldChar w:fldCharType="end"/>
            </w:r>
          </w:hyperlink>
        </w:p>
        <w:p w14:paraId="70668850" w14:textId="0E073961" w:rsidR="00BC0BA0" w:rsidRDefault="00BC0BA0" w:rsidP="008C39B6">
          <w:pPr>
            <w:pStyle w:val="TOC3"/>
            <w:tabs>
              <w:tab w:val="right" w:leader="dot" w:pos="9016"/>
            </w:tabs>
            <w:rPr>
              <w:rFonts w:asciiTheme="minorHAnsi" w:eastAsiaTheme="minorEastAsia" w:hAnsiTheme="minorHAnsi" w:cstheme="minorBidi"/>
              <w:noProof/>
              <w:kern w:val="2"/>
              <w:sz w:val="24"/>
              <w:szCs w:val="24"/>
              <w:rtl w:val="0"/>
              <w14:ligatures w14:val="standardContextual"/>
            </w:rPr>
          </w:pPr>
          <w:hyperlink w:anchor="_Toc236339175" w:history="1">
            <w:r w:rsidRPr="0021372F">
              <w:rPr>
                <w:rStyle w:val="Hyperlink"/>
                <w:b/>
                <w:bCs/>
                <w:noProof/>
              </w:rPr>
              <w:t>מפת התוכן</w:t>
            </w:r>
            <w:r>
              <w:rPr>
                <w:noProof/>
              </w:rPr>
              <w:tab/>
            </w:r>
            <w:r>
              <w:rPr>
                <w:noProof/>
              </w:rPr>
              <w:fldChar w:fldCharType="begin"/>
            </w:r>
            <w:r>
              <w:rPr>
                <w:noProof/>
              </w:rPr>
              <w:instrText xml:space="preserve"> PAGEREF _Toc236339175 \h </w:instrText>
            </w:r>
            <w:r>
              <w:rPr>
                <w:noProof/>
              </w:rPr>
            </w:r>
            <w:r>
              <w:rPr>
                <w:noProof/>
              </w:rPr>
              <w:fldChar w:fldCharType="separate"/>
            </w:r>
            <w:r>
              <w:rPr>
                <w:noProof/>
                <w:rtl w:val="0"/>
              </w:rPr>
              <w:t>43</w:t>
            </w:r>
            <w:r>
              <w:rPr>
                <w:noProof/>
              </w:rPr>
              <w:fldChar w:fldCharType="end"/>
            </w:r>
          </w:hyperlink>
        </w:p>
        <w:p w14:paraId="2888486B" w14:textId="623F426A" w:rsidR="00BC0BA0" w:rsidRDefault="00BC0BA0" w:rsidP="008C39B6">
          <w:pPr>
            <w:pStyle w:val="TOC2"/>
            <w:tabs>
              <w:tab w:val="right" w:leader="dot" w:pos="9016"/>
            </w:tabs>
            <w:rPr>
              <w:rFonts w:asciiTheme="minorHAnsi" w:eastAsiaTheme="minorEastAsia" w:hAnsiTheme="minorHAnsi" w:cstheme="minorBidi"/>
              <w:noProof/>
              <w:kern w:val="2"/>
              <w:sz w:val="24"/>
              <w:szCs w:val="24"/>
              <w:rtl w:val="0"/>
              <w14:ligatures w14:val="standardContextual"/>
            </w:rPr>
          </w:pPr>
          <w:hyperlink w:anchor="_Toc236339176" w:history="1">
            <w:r w:rsidRPr="0021372F">
              <w:rPr>
                <w:rStyle w:val="Hyperlink"/>
                <w:b/>
                <w:bCs/>
                <w:noProof/>
              </w:rPr>
              <w:t>חזון ותפיסת עולם — AI Native</w:t>
            </w:r>
            <w:r>
              <w:rPr>
                <w:noProof/>
              </w:rPr>
              <w:tab/>
            </w:r>
            <w:r>
              <w:rPr>
                <w:noProof/>
              </w:rPr>
              <w:fldChar w:fldCharType="begin"/>
            </w:r>
            <w:r>
              <w:rPr>
                <w:noProof/>
              </w:rPr>
              <w:instrText xml:space="preserve"> PAGEREF _Toc236339176 \h </w:instrText>
            </w:r>
            <w:r>
              <w:rPr>
                <w:noProof/>
              </w:rPr>
            </w:r>
            <w:r>
              <w:rPr>
                <w:noProof/>
              </w:rPr>
              <w:fldChar w:fldCharType="separate"/>
            </w:r>
            <w:r>
              <w:rPr>
                <w:noProof/>
                <w:rtl w:val="0"/>
              </w:rPr>
              <w:t>43</w:t>
            </w:r>
            <w:r>
              <w:rPr>
                <w:noProof/>
              </w:rPr>
              <w:fldChar w:fldCharType="end"/>
            </w:r>
          </w:hyperlink>
        </w:p>
        <w:p w14:paraId="0F4F052B" w14:textId="4EB49C0C" w:rsidR="00BC0BA0" w:rsidRDefault="00BC0BA0" w:rsidP="008C39B6">
          <w:pPr>
            <w:pStyle w:val="TOC3"/>
            <w:tabs>
              <w:tab w:val="right" w:leader="dot" w:pos="9016"/>
            </w:tabs>
            <w:rPr>
              <w:rFonts w:asciiTheme="minorHAnsi" w:eastAsiaTheme="minorEastAsia" w:hAnsiTheme="minorHAnsi" w:cstheme="minorBidi"/>
              <w:noProof/>
              <w:kern w:val="2"/>
              <w:sz w:val="24"/>
              <w:szCs w:val="24"/>
              <w:rtl w:val="0"/>
              <w14:ligatures w14:val="standardContextual"/>
            </w:rPr>
          </w:pPr>
          <w:hyperlink w:anchor="_Toc236339177" w:history="1">
            <w:r w:rsidRPr="0021372F">
              <w:rPr>
                <w:rStyle w:val="Hyperlink"/>
                <w:b/>
                <w:bCs/>
                <w:noProof/>
              </w:rPr>
              <w:t>עקרונות מרכזיים</w:t>
            </w:r>
            <w:r>
              <w:rPr>
                <w:noProof/>
              </w:rPr>
              <w:tab/>
            </w:r>
            <w:r>
              <w:rPr>
                <w:noProof/>
              </w:rPr>
              <w:fldChar w:fldCharType="begin"/>
            </w:r>
            <w:r>
              <w:rPr>
                <w:noProof/>
              </w:rPr>
              <w:instrText xml:space="preserve"> PAGEREF _Toc236339177 \h </w:instrText>
            </w:r>
            <w:r>
              <w:rPr>
                <w:noProof/>
              </w:rPr>
            </w:r>
            <w:r>
              <w:rPr>
                <w:noProof/>
              </w:rPr>
              <w:fldChar w:fldCharType="separate"/>
            </w:r>
            <w:r>
              <w:rPr>
                <w:noProof/>
                <w:rtl w:val="0"/>
              </w:rPr>
              <w:t>43</w:t>
            </w:r>
            <w:r>
              <w:rPr>
                <w:noProof/>
              </w:rPr>
              <w:fldChar w:fldCharType="end"/>
            </w:r>
          </w:hyperlink>
        </w:p>
        <w:p w14:paraId="6586035B" w14:textId="216472F4" w:rsidR="00BC0BA0" w:rsidRDefault="00BC0BA0" w:rsidP="008C39B6">
          <w:pPr>
            <w:pStyle w:val="TOC3"/>
            <w:tabs>
              <w:tab w:val="right" w:leader="dot" w:pos="9016"/>
            </w:tabs>
            <w:rPr>
              <w:rFonts w:asciiTheme="minorHAnsi" w:eastAsiaTheme="minorEastAsia" w:hAnsiTheme="minorHAnsi" w:cstheme="minorBidi"/>
              <w:noProof/>
              <w:kern w:val="2"/>
              <w:sz w:val="24"/>
              <w:szCs w:val="24"/>
              <w:rtl w:val="0"/>
              <w14:ligatures w14:val="standardContextual"/>
            </w:rPr>
          </w:pPr>
          <w:hyperlink w:anchor="_Toc236339178" w:history="1">
            <w:r w:rsidRPr="0021372F">
              <w:rPr>
                <w:rStyle w:val="Hyperlink"/>
                <w:b/>
                <w:bCs/>
                <w:noProof/>
              </w:rPr>
              <w:t>עקרונות משלימים</w:t>
            </w:r>
            <w:r>
              <w:rPr>
                <w:noProof/>
              </w:rPr>
              <w:tab/>
            </w:r>
            <w:r>
              <w:rPr>
                <w:noProof/>
              </w:rPr>
              <w:fldChar w:fldCharType="begin"/>
            </w:r>
            <w:r>
              <w:rPr>
                <w:noProof/>
              </w:rPr>
              <w:instrText xml:space="preserve"> PAGEREF _Toc236339178 \h </w:instrText>
            </w:r>
            <w:r>
              <w:rPr>
                <w:noProof/>
              </w:rPr>
            </w:r>
            <w:r>
              <w:rPr>
                <w:noProof/>
              </w:rPr>
              <w:fldChar w:fldCharType="separate"/>
            </w:r>
            <w:r>
              <w:rPr>
                <w:noProof/>
                <w:rtl w:val="0"/>
              </w:rPr>
              <w:t>43</w:t>
            </w:r>
            <w:r>
              <w:rPr>
                <w:noProof/>
              </w:rPr>
              <w:fldChar w:fldCharType="end"/>
            </w:r>
          </w:hyperlink>
        </w:p>
        <w:p w14:paraId="613BB7DD" w14:textId="3D555833" w:rsidR="00BC0BA0" w:rsidRDefault="00BC0BA0" w:rsidP="008C39B6">
          <w:pPr>
            <w:pStyle w:val="TOC3"/>
            <w:tabs>
              <w:tab w:val="right" w:leader="dot" w:pos="9016"/>
            </w:tabs>
            <w:rPr>
              <w:rFonts w:asciiTheme="minorHAnsi" w:eastAsiaTheme="minorEastAsia" w:hAnsiTheme="minorHAnsi" w:cstheme="minorBidi"/>
              <w:noProof/>
              <w:kern w:val="2"/>
              <w:sz w:val="24"/>
              <w:szCs w:val="24"/>
              <w:rtl w:val="0"/>
              <w14:ligatures w14:val="standardContextual"/>
            </w:rPr>
          </w:pPr>
          <w:hyperlink w:anchor="_Toc236339179" w:history="1">
            <w:r w:rsidRPr="0021372F">
              <w:rPr>
                <w:rStyle w:val="Hyperlink"/>
                <w:b/>
                <w:bCs/>
                <w:noProof/>
              </w:rPr>
              <w:t>רמות בשלות (מניסיון מעשי)</w:t>
            </w:r>
            <w:r>
              <w:rPr>
                <w:noProof/>
              </w:rPr>
              <w:tab/>
            </w:r>
            <w:r>
              <w:rPr>
                <w:noProof/>
              </w:rPr>
              <w:fldChar w:fldCharType="begin"/>
            </w:r>
            <w:r>
              <w:rPr>
                <w:noProof/>
              </w:rPr>
              <w:instrText xml:space="preserve"> PAGEREF _Toc236339179 \h </w:instrText>
            </w:r>
            <w:r>
              <w:rPr>
                <w:noProof/>
              </w:rPr>
            </w:r>
            <w:r>
              <w:rPr>
                <w:noProof/>
              </w:rPr>
              <w:fldChar w:fldCharType="separate"/>
            </w:r>
            <w:r>
              <w:rPr>
                <w:noProof/>
                <w:rtl w:val="0"/>
              </w:rPr>
              <w:t>44</w:t>
            </w:r>
            <w:r>
              <w:rPr>
                <w:noProof/>
              </w:rPr>
              <w:fldChar w:fldCharType="end"/>
            </w:r>
          </w:hyperlink>
        </w:p>
        <w:p w14:paraId="4B097226" w14:textId="4C8B9938" w:rsidR="00BC0BA0" w:rsidRDefault="00BC0BA0" w:rsidP="008C39B6">
          <w:pPr>
            <w:pStyle w:val="TOC3"/>
            <w:tabs>
              <w:tab w:val="right" w:leader="dot" w:pos="9016"/>
            </w:tabs>
            <w:rPr>
              <w:rFonts w:asciiTheme="minorHAnsi" w:eastAsiaTheme="minorEastAsia" w:hAnsiTheme="minorHAnsi" w:cstheme="minorBidi"/>
              <w:noProof/>
              <w:kern w:val="2"/>
              <w:sz w:val="24"/>
              <w:szCs w:val="24"/>
              <w:rtl w:val="0"/>
              <w14:ligatures w14:val="standardContextual"/>
            </w:rPr>
          </w:pPr>
          <w:hyperlink w:anchor="_Toc236339180" w:history="1">
            <w:r w:rsidRPr="0021372F">
              <w:rPr>
                <w:rStyle w:val="Hyperlink"/>
                <w:b/>
                <w:bCs/>
                <w:noProof/>
              </w:rPr>
              <w:t>שילוב במערכות קיימות</w:t>
            </w:r>
            <w:r>
              <w:rPr>
                <w:noProof/>
              </w:rPr>
              <w:tab/>
            </w:r>
            <w:r>
              <w:rPr>
                <w:noProof/>
              </w:rPr>
              <w:fldChar w:fldCharType="begin"/>
            </w:r>
            <w:r>
              <w:rPr>
                <w:noProof/>
              </w:rPr>
              <w:instrText xml:space="preserve"> PAGEREF _Toc236339180 \h </w:instrText>
            </w:r>
            <w:r>
              <w:rPr>
                <w:noProof/>
              </w:rPr>
            </w:r>
            <w:r>
              <w:rPr>
                <w:noProof/>
              </w:rPr>
              <w:fldChar w:fldCharType="separate"/>
            </w:r>
            <w:r>
              <w:rPr>
                <w:noProof/>
                <w:rtl w:val="0"/>
              </w:rPr>
              <w:t>44</w:t>
            </w:r>
            <w:r>
              <w:rPr>
                <w:noProof/>
              </w:rPr>
              <w:fldChar w:fldCharType="end"/>
            </w:r>
          </w:hyperlink>
        </w:p>
        <w:p w14:paraId="446D05FA" w14:textId="6A24FD05" w:rsidR="00BC0BA0" w:rsidRDefault="00BC0BA0" w:rsidP="008C39B6">
          <w:pPr>
            <w:pStyle w:val="TOC3"/>
            <w:tabs>
              <w:tab w:val="right" w:leader="dot" w:pos="9016"/>
            </w:tabs>
            <w:rPr>
              <w:rFonts w:asciiTheme="minorHAnsi" w:eastAsiaTheme="minorEastAsia" w:hAnsiTheme="minorHAnsi" w:cstheme="minorBidi"/>
              <w:noProof/>
              <w:kern w:val="2"/>
              <w:sz w:val="24"/>
              <w:szCs w:val="24"/>
              <w:rtl w:val="0"/>
              <w14:ligatures w14:val="standardContextual"/>
            </w:rPr>
          </w:pPr>
          <w:hyperlink w:anchor="_Toc236339181" w:history="1">
            <w:r w:rsidRPr="0021372F">
              <w:rPr>
                <w:rStyle w:val="Hyperlink"/>
                <w:b/>
                <w:bCs/>
                <w:noProof/>
              </w:rPr>
              <w:t>שלושה עמודי תווך</w:t>
            </w:r>
            <w:r>
              <w:rPr>
                <w:noProof/>
              </w:rPr>
              <w:tab/>
            </w:r>
            <w:r>
              <w:rPr>
                <w:noProof/>
              </w:rPr>
              <w:fldChar w:fldCharType="begin"/>
            </w:r>
            <w:r>
              <w:rPr>
                <w:noProof/>
              </w:rPr>
              <w:instrText xml:space="preserve"> PAGEREF _Toc236339181 \h </w:instrText>
            </w:r>
            <w:r>
              <w:rPr>
                <w:noProof/>
              </w:rPr>
            </w:r>
            <w:r>
              <w:rPr>
                <w:noProof/>
              </w:rPr>
              <w:fldChar w:fldCharType="separate"/>
            </w:r>
            <w:r>
              <w:rPr>
                <w:noProof/>
                <w:rtl w:val="0"/>
              </w:rPr>
              <w:t>44</w:t>
            </w:r>
            <w:r>
              <w:rPr>
                <w:noProof/>
              </w:rPr>
              <w:fldChar w:fldCharType="end"/>
            </w:r>
          </w:hyperlink>
        </w:p>
        <w:p w14:paraId="258B306C" w14:textId="5EF05E0F" w:rsidR="00BC0BA0" w:rsidRDefault="00BC0BA0" w:rsidP="008C39B6">
          <w:pPr>
            <w:pStyle w:val="TOC2"/>
            <w:tabs>
              <w:tab w:val="right" w:leader="dot" w:pos="9016"/>
            </w:tabs>
            <w:rPr>
              <w:rFonts w:asciiTheme="minorHAnsi" w:eastAsiaTheme="minorEastAsia" w:hAnsiTheme="minorHAnsi" w:cstheme="minorBidi"/>
              <w:noProof/>
              <w:kern w:val="2"/>
              <w:sz w:val="24"/>
              <w:szCs w:val="24"/>
              <w:rtl w:val="0"/>
              <w14:ligatures w14:val="standardContextual"/>
            </w:rPr>
          </w:pPr>
          <w:hyperlink w:anchor="_Toc236339182" w:history="1">
            <w:r w:rsidRPr="0021372F">
              <w:rPr>
                <w:rStyle w:val="Hyperlink"/>
                <w:b/>
                <w:bCs/>
                <w:noProof/>
              </w:rPr>
              <w:t>מתודולוגיית ה-SDLC החדשה — 5 שלבים</w:t>
            </w:r>
            <w:r>
              <w:rPr>
                <w:noProof/>
              </w:rPr>
              <w:tab/>
            </w:r>
            <w:r>
              <w:rPr>
                <w:noProof/>
              </w:rPr>
              <w:fldChar w:fldCharType="begin"/>
            </w:r>
            <w:r>
              <w:rPr>
                <w:noProof/>
              </w:rPr>
              <w:instrText xml:space="preserve"> PAGEREF _Toc236339182 \h </w:instrText>
            </w:r>
            <w:r>
              <w:rPr>
                <w:noProof/>
              </w:rPr>
            </w:r>
            <w:r>
              <w:rPr>
                <w:noProof/>
              </w:rPr>
              <w:fldChar w:fldCharType="separate"/>
            </w:r>
            <w:r>
              <w:rPr>
                <w:noProof/>
                <w:rtl w:val="0"/>
              </w:rPr>
              <w:t>44</w:t>
            </w:r>
            <w:r>
              <w:rPr>
                <w:noProof/>
              </w:rPr>
              <w:fldChar w:fldCharType="end"/>
            </w:r>
          </w:hyperlink>
        </w:p>
        <w:p w14:paraId="67CD6896" w14:textId="545A92A6" w:rsidR="00BC0BA0" w:rsidRDefault="00BC0BA0" w:rsidP="008C39B6">
          <w:pPr>
            <w:pStyle w:val="TOC3"/>
            <w:tabs>
              <w:tab w:val="right" w:leader="dot" w:pos="9016"/>
            </w:tabs>
            <w:rPr>
              <w:rFonts w:asciiTheme="minorHAnsi" w:eastAsiaTheme="minorEastAsia" w:hAnsiTheme="minorHAnsi" w:cstheme="minorBidi"/>
              <w:noProof/>
              <w:kern w:val="2"/>
              <w:sz w:val="24"/>
              <w:szCs w:val="24"/>
              <w:rtl w:val="0"/>
              <w14:ligatures w14:val="standardContextual"/>
            </w:rPr>
          </w:pPr>
          <w:hyperlink w:anchor="_Toc236339183" w:history="1">
            <w:r w:rsidRPr="0021372F">
              <w:rPr>
                <w:rStyle w:val="Hyperlink"/>
                <w:b/>
                <w:bCs/>
                <w:noProof/>
              </w:rPr>
              <w:t>שלב 1: בניית ה-Spec (המלך)</w:t>
            </w:r>
            <w:r>
              <w:rPr>
                <w:noProof/>
              </w:rPr>
              <w:tab/>
            </w:r>
            <w:r>
              <w:rPr>
                <w:noProof/>
              </w:rPr>
              <w:fldChar w:fldCharType="begin"/>
            </w:r>
            <w:r>
              <w:rPr>
                <w:noProof/>
              </w:rPr>
              <w:instrText xml:space="preserve"> PAGEREF _Toc236339183 \h </w:instrText>
            </w:r>
            <w:r>
              <w:rPr>
                <w:noProof/>
              </w:rPr>
            </w:r>
            <w:r>
              <w:rPr>
                <w:noProof/>
              </w:rPr>
              <w:fldChar w:fldCharType="separate"/>
            </w:r>
            <w:r>
              <w:rPr>
                <w:noProof/>
                <w:rtl w:val="0"/>
              </w:rPr>
              <w:t>44</w:t>
            </w:r>
            <w:r>
              <w:rPr>
                <w:noProof/>
              </w:rPr>
              <w:fldChar w:fldCharType="end"/>
            </w:r>
          </w:hyperlink>
        </w:p>
        <w:p w14:paraId="4E323C06" w14:textId="1C712144" w:rsidR="00BC0BA0" w:rsidRDefault="00BC0BA0" w:rsidP="008C39B6">
          <w:pPr>
            <w:pStyle w:val="TOC3"/>
            <w:tabs>
              <w:tab w:val="right" w:leader="dot" w:pos="9016"/>
            </w:tabs>
            <w:rPr>
              <w:rFonts w:asciiTheme="minorHAnsi" w:eastAsiaTheme="minorEastAsia" w:hAnsiTheme="minorHAnsi" w:cstheme="minorBidi"/>
              <w:noProof/>
              <w:kern w:val="2"/>
              <w:sz w:val="24"/>
              <w:szCs w:val="24"/>
              <w:rtl w:val="0"/>
              <w14:ligatures w14:val="standardContextual"/>
            </w:rPr>
          </w:pPr>
          <w:hyperlink w:anchor="_Toc236339184" w:history="1">
            <w:r w:rsidRPr="0021372F">
              <w:rPr>
                <w:rStyle w:val="Hyperlink"/>
                <w:b/>
                <w:bCs/>
                <w:noProof/>
              </w:rPr>
              <w:t>שלב 2: בדיקות אוטומטיות (Sanity Checks) לפני כתיבת קוד</w:t>
            </w:r>
            <w:r>
              <w:rPr>
                <w:noProof/>
              </w:rPr>
              <w:tab/>
            </w:r>
            <w:r>
              <w:rPr>
                <w:noProof/>
              </w:rPr>
              <w:fldChar w:fldCharType="begin"/>
            </w:r>
            <w:r>
              <w:rPr>
                <w:noProof/>
              </w:rPr>
              <w:instrText xml:space="preserve"> PAGEREF _Toc236339184 \h </w:instrText>
            </w:r>
            <w:r>
              <w:rPr>
                <w:noProof/>
              </w:rPr>
            </w:r>
            <w:r>
              <w:rPr>
                <w:noProof/>
              </w:rPr>
              <w:fldChar w:fldCharType="separate"/>
            </w:r>
            <w:r>
              <w:rPr>
                <w:noProof/>
                <w:rtl w:val="0"/>
              </w:rPr>
              <w:t>44</w:t>
            </w:r>
            <w:r>
              <w:rPr>
                <w:noProof/>
              </w:rPr>
              <w:fldChar w:fldCharType="end"/>
            </w:r>
          </w:hyperlink>
        </w:p>
        <w:p w14:paraId="7835A3D8" w14:textId="52D0E358" w:rsidR="00BC0BA0" w:rsidRDefault="00BC0BA0" w:rsidP="008C39B6">
          <w:pPr>
            <w:pStyle w:val="TOC3"/>
            <w:tabs>
              <w:tab w:val="right" w:leader="dot" w:pos="9016"/>
            </w:tabs>
            <w:rPr>
              <w:rFonts w:asciiTheme="minorHAnsi" w:eastAsiaTheme="minorEastAsia" w:hAnsiTheme="minorHAnsi" w:cstheme="minorBidi"/>
              <w:noProof/>
              <w:kern w:val="2"/>
              <w:sz w:val="24"/>
              <w:szCs w:val="24"/>
              <w:rtl w:val="0"/>
              <w14:ligatures w14:val="standardContextual"/>
            </w:rPr>
          </w:pPr>
          <w:hyperlink w:anchor="_Toc236339185" w:history="1">
            <w:r w:rsidRPr="0021372F">
              <w:rPr>
                <w:rStyle w:val="Hyperlink"/>
                <w:b/>
                <w:bCs/>
                <w:noProof/>
              </w:rPr>
              <w:t>שלב 3: ארכיטקטורה ו-Re-Engineering</w:t>
            </w:r>
            <w:r>
              <w:rPr>
                <w:noProof/>
              </w:rPr>
              <w:tab/>
            </w:r>
            <w:r>
              <w:rPr>
                <w:noProof/>
              </w:rPr>
              <w:fldChar w:fldCharType="begin"/>
            </w:r>
            <w:r>
              <w:rPr>
                <w:noProof/>
              </w:rPr>
              <w:instrText xml:space="preserve"> PAGEREF _Toc236339185 \h </w:instrText>
            </w:r>
            <w:r>
              <w:rPr>
                <w:noProof/>
              </w:rPr>
            </w:r>
            <w:r>
              <w:rPr>
                <w:noProof/>
              </w:rPr>
              <w:fldChar w:fldCharType="separate"/>
            </w:r>
            <w:r>
              <w:rPr>
                <w:noProof/>
                <w:rtl w:val="0"/>
              </w:rPr>
              <w:t>44</w:t>
            </w:r>
            <w:r>
              <w:rPr>
                <w:noProof/>
              </w:rPr>
              <w:fldChar w:fldCharType="end"/>
            </w:r>
          </w:hyperlink>
        </w:p>
        <w:p w14:paraId="3CDB845D" w14:textId="6F676AA4" w:rsidR="00BC0BA0" w:rsidRDefault="00BC0BA0" w:rsidP="008C39B6">
          <w:pPr>
            <w:pStyle w:val="TOC3"/>
            <w:tabs>
              <w:tab w:val="right" w:leader="dot" w:pos="9016"/>
            </w:tabs>
            <w:rPr>
              <w:rFonts w:asciiTheme="minorHAnsi" w:eastAsiaTheme="minorEastAsia" w:hAnsiTheme="minorHAnsi" w:cstheme="minorBidi"/>
              <w:noProof/>
              <w:kern w:val="2"/>
              <w:sz w:val="24"/>
              <w:szCs w:val="24"/>
              <w:rtl w:val="0"/>
              <w14:ligatures w14:val="standardContextual"/>
            </w:rPr>
          </w:pPr>
          <w:hyperlink w:anchor="_Toc236339186" w:history="1">
            <w:r w:rsidRPr="0021372F">
              <w:rPr>
                <w:rStyle w:val="Hyperlink"/>
                <w:b/>
                <w:bCs/>
                <w:noProof/>
              </w:rPr>
              <w:t>שלב 4: פיתוח Agentic</w:t>
            </w:r>
            <w:r>
              <w:rPr>
                <w:noProof/>
              </w:rPr>
              <w:tab/>
            </w:r>
            <w:r>
              <w:rPr>
                <w:noProof/>
              </w:rPr>
              <w:fldChar w:fldCharType="begin"/>
            </w:r>
            <w:r>
              <w:rPr>
                <w:noProof/>
              </w:rPr>
              <w:instrText xml:space="preserve"> PAGEREF _Toc236339186 \h </w:instrText>
            </w:r>
            <w:r>
              <w:rPr>
                <w:noProof/>
              </w:rPr>
            </w:r>
            <w:r>
              <w:rPr>
                <w:noProof/>
              </w:rPr>
              <w:fldChar w:fldCharType="separate"/>
            </w:r>
            <w:r>
              <w:rPr>
                <w:noProof/>
                <w:rtl w:val="0"/>
              </w:rPr>
              <w:t>45</w:t>
            </w:r>
            <w:r>
              <w:rPr>
                <w:noProof/>
              </w:rPr>
              <w:fldChar w:fldCharType="end"/>
            </w:r>
          </w:hyperlink>
        </w:p>
        <w:p w14:paraId="4C71B708" w14:textId="6EC79D10" w:rsidR="00BC0BA0" w:rsidRDefault="00BC0BA0" w:rsidP="008C39B6">
          <w:pPr>
            <w:pStyle w:val="TOC3"/>
            <w:tabs>
              <w:tab w:val="right" w:leader="dot" w:pos="9016"/>
            </w:tabs>
            <w:rPr>
              <w:rFonts w:asciiTheme="minorHAnsi" w:eastAsiaTheme="minorEastAsia" w:hAnsiTheme="minorHAnsi" w:cstheme="minorBidi"/>
              <w:noProof/>
              <w:kern w:val="2"/>
              <w:sz w:val="24"/>
              <w:szCs w:val="24"/>
              <w:rtl w:val="0"/>
              <w14:ligatures w14:val="standardContextual"/>
            </w:rPr>
          </w:pPr>
          <w:hyperlink w:anchor="_Toc236339187" w:history="1">
            <w:r w:rsidRPr="0021372F">
              <w:rPr>
                <w:rStyle w:val="Hyperlink"/>
                <w:b/>
                <w:bCs/>
                <w:noProof/>
              </w:rPr>
              <w:t>שלב 5: Human-in-the-Loop ממשל</w:t>
            </w:r>
            <w:r>
              <w:rPr>
                <w:noProof/>
              </w:rPr>
              <w:tab/>
            </w:r>
            <w:r>
              <w:rPr>
                <w:noProof/>
              </w:rPr>
              <w:fldChar w:fldCharType="begin"/>
            </w:r>
            <w:r>
              <w:rPr>
                <w:noProof/>
              </w:rPr>
              <w:instrText xml:space="preserve"> PAGEREF _Toc236339187 \h </w:instrText>
            </w:r>
            <w:r>
              <w:rPr>
                <w:noProof/>
              </w:rPr>
            </w:r>
            <w:r>
              <w:rPr>
                <w:noProof/>
              </w:rPr>
              <w:fldChar w:fldCharType="separate"/>
            </w:r>
            <w:r>
              <w:rPr>
                <w:noProof/>
                <w:rtl w:val="0"/>
              </w:rPr>
              <w:t>45</w:t>
            </w:r>
            <w:r>
              <w:rPr>
                <w:noProof/>
              </w:rPr>
              <w:fldChar w:fldCharType="end"/>
            </w:r>
          </w:hyperlink>
        </w:p>
        <w:p w14:paraId="4187802E" w14:textId="3219E47B" w:rsidR="00BC0BA0" w:rsidRDefault="00BC0BA0" w:rsidP="008C39B6">
          <w:pPr>
            <w:pStyle w:val="TOC2"/>
            <w:tabs>
              <w:tab w:val="right" w:leader="dot" w:pos="9016"/>
            </w:tabs>
            <w:rPr>
              <w:rFonts w:asciiTheme="minorHAnsi" w:eastAsiaTheme="minorEastAsia" w:hAnsiTheme="minorHAnsi" w:cstheme="minorBidi"/>
              <w:noProof/>
              <w:kern w:val="2"/>
              <w:sz w:val="24"/>
              <w:szCs w:val="24"/>
              <w:rtl w:val="0"/>
              <w14:ligatures w14:val="standardContextual"/>
            </w:rPr>
          </w:pPr>
          <w:hyperlink w:anchor="_Toc236339188" w:history="1">
            <w:r w:rsidRPr="0021372F">
              <w:rPr>
                <w:rStyle w:val="Hyperlink"/>
                <w:b/>
                <w:bCs/>
                <w:noProof/>
              </w:rPr>
              <w:t>Human-in-the-Loop — ממשל</w:t>
            </w:r>
            <w:r>
              <w:rPr>
                <w:noProof/>
              </w:rPr>
              <w:tab/>
            </w:r>
            <w:r>
              <w:rPr>
                <w:noProof/>
              </w:rPr>
              <w:fldChar w:fldCharType="begin"/>
            </w:r>
            <w:r>
              <w:rPr>
                <w:noProof/>
              </w:rPr>
              <w:instrText xml:space="preserve"> PAGEREF _Toc236339188 \h </w:instrText>
            </w:r>
            <w:r>
              <w:rPr>
                <w:noProof/>
              </w:rPr>
            </w:r>
            <w:r>
              <w:rPr>
                <w:noProof/>
              </w:rPr>
              <w:fldChar w:fldCharType="separate"/>
            </w:r>
            <w:r>
              <w:rPr>
                <w:noProof/>
                <w:rtl w:val="0"/>
              </w:rPr>
              <w:t>45</w:t>
            </w:r>
            <w:r>
              <w:rPr>
                <w:noProof/>
              </w:rPr>
              <w:fldChar w:fldCharType="end"/>
            </w:r>
          </w:hyperlink>
        </w:p>
        <w:p w14:paraId="064D2920" w14:textId="29A8146C" w:rsidR="00BC0BA0" w:rsidRDefault="00BC0BA0" w:rsidP="008C39B6">
          <w:pPr>
            <w:pStyle w:val="TOC3"/>
            <w:tabs>
              <w:tab w:val="right" w:leader="dot" w:pos="9016"/>
            </w:tabs>
            <w:rPr>
              <w:rFonts w:asciiTheme="minorHAnsi" w:eastAsiaTheme="minorEastAsia" w:hAnsiTheme="minorHAnsi" w:cstheme="minorBidi"/>
              <w:noProof/>
              <w:kern w:val="2"/>
              <w:sz w:val="24"/>
              <w:szCs w:val="24"/>
              <w:rtl w:val="0"/>
              <w14:ligatures w14:val="standardContextual"/>
            </w:rPr>
          </w:pPr>
          <w:hyperlink w:anchor="_Toc236339189" w:history="1">
            <w:r w:rsidRPr="0021372F">
              <w:rPr>
                <w:rStyle w:val="Hyperlink"/>
                <w:b/>
                <w:bCs/>
                <w:noProof/>
              </w:rPr>
              <w:t>עקרונות</w:t>
            </w:r>
            <w:r>
              <w:rPr>
                <w:noProof/>
              </w:rPr>
              <w:tab/>
            </w:r>
            <w:r>
              <w:rPr>
                <w:noProof/>
              </w:rPr>
              <w:fldChar w:fldCharType="begin"/>
            </w:r>
            <w:r>
              <w:rPr>
                <w:noProof/>
              </w:rPr>
              <w:instrText xml:space="preserve"> PAGEREF _Toc236339189 \h </w:instrText>
            </w:r>
            <w:r>
              <w:rPr>
                <w:noProof/>
              </w:rPr>
            </w:r>
            <w:r>
              <w:rPr>
                <w:noProof/>
              </w:rPr>
              <w:fldChar w:fldCharType="separate"/>
            </w:r>
            <w:r>
              <w:rPr>
                <w:noProof/>
                <w:rtl w:val="0"/>
              </w:rPr>
              <w:t>45</w:t>
            </w:r>
            <w:r>
              <w:rPr>
                <w:noProof/>
              </w:rPr>
              <w:fldChar w:fldCharType="end"/>
            </w:r>
          </w:hyperlink>
        </w:p>
        <w:p w14:paraId="592F5DE1" w14:textId="79FE76F8" w:rsidR="00BC0BA0" w:rsidRDefault="00BC0BA0" w:rsidP="008C39B6">
          <w:pPr>
            <w:pStyle w:val="TOC3"/>
            <w:tabs>
              <w:tab w:val="right" w:leader="dot" w:pos="9016"/>
            </w:tabs>
            <w:rPr>
              <w:rFonts w:asciiTheme="minorHAnsi" w:eastAsiaTheme="minorEastAsia" w:hAnsiTheme="minorHAnsi" w:cstheme="minorBidi"/>
              <w:noProof/>
              <w:kern w:val="2"/>
              <w:sz w:val="24"/>
              <w:szCs w:val="24"/>
              <w:rtl w:val="0"/>
              <w14:ligatures w14:val="standardContextual"/>
            </w:rPr>
          </w:pPr>
          <w:hyperlink w:anchor="_Toc236339190" w:history="1">
            <w:r w:rsidRPr="0021372F">
              <w:rPr>
                <w:rStyle w:val="Hyperlink"/>
                <w:b/>
                <w:bCs/>
                <w:noProof/>
              </w:rPr>
              <w:t>אותו עיקרון בשני הקצוות של כור ההאצה</w:t>
            </w:r>
            <w:r>
              <w:rPr>
                <w:noProof/>
              </w:rPr>
              <w:tab/>
            </w:r>
            <w:r>
              <w:rPr>
                <w:noProof/>
              </w:rPr>
              <w:fldChar w:fldCharType="begin"/>
            </w:r>
            <w:r>
              <w:rPr>
                <w:noProof/>
              </w:rPr>
              <w:instrText xml:space="preserve"> PAGEREF _Toc236339190 \h </w:instrText>
            </w:r>
            <w:r>
              <w:rPr>
                <w:noProof/>
              </w:rPr>
            </w:r>
            <w:r>
              <w:rPr>
                <w:noProof/>
              </w:rPr>
              <w:fldChar w:fldCharType="separate"/>
            </w:r>
            <w:r>
              <w:rPr>
                <w:noProof/>
                <w:rtl w:val="0"/>
              </w:rPr>
              <w:t>45</w:t>
            </w:r>
            <w:r>
              <w:rPr>
                <w:noProof/>
              </w:rPr>
              <w:fldChar w:fldCharType="end"/>
            </w:r>
          </w:hyperlink>
        </w:p>
        <w:p w14:paraId="093175DB" w14:textId="1F0B96A2" w:rsidR="00BC0BA0" w:rsidRDefault="00BC0BA0" w:rsidP="008C39B6">
          <w:pPr>
            <w:pStyle w:val="TOC3"/>
            <w:tabs>
              <w:tab w:val="right" w:leader="dot" w:pos="9016"/>
            </w:tabs>
            <w:rPr>
              <w:rFonts w:asciiTheme="minorHAnsi" w:eastAsiaTheme="minorEastAsia" w:hAnsiTheme="minorHAnsi" w:cstheme="minorBidi"/>
              <w:noProof/>
              <w:kern w:val="2"/>
              <w:sz w:val="24"/>
              <w:szCs w:val="24"/>
              <w:rtl w:val="0"/>
              <w14:ligatures w14:val="standardContextual"/>
            </w:rPr>
          </w:pPr>
          <w:hyperlink w:anchor="_Toc236339191" w:history="1">
            <w:r w:rsidRPr="0021372F">
              <w:rPr>
                <w:rStyle w:val="Hyperlink"/>
                <w:b/>
                <w:bCs/>
                <w:noProof/>
              </w:rPr>
              <w:t>Context כנכס</w:t>
            </w:r>
            <w:r>
              <w:rPr>
                <w:noProof/>
              </w:rPr>
              <w:tab/>
            </w:r>
            <w:r>
              <w:rPr>
                <w:noProof/>
              </w:rPr>
              <w:fldChar w:fldCharType="begin"/>
            </w:r>
            <w:r>
              <w:rPr>
                <w:noProof/>
              </w:rPr>
              <w:instrText xml:space="preserve"> PAGEREF _Toc236339191 \h </w:instrText>
            </w:r>
            <w:r>
              <w:rPr>
                <w:noProof/>
              </w:rPr>
            </w:r>
            <w:r>
              <w:rPr>
                <w:noProof/>
              </w:rPr>
              <w:fldChar w:fldCharType="separate"/>
            </w:r>
            <w:r>
              <w:rPr>
                <w:noProof/>
                <w:rtl w:val="0"/>
              </w:rPr>
              <w:t>45</w:t>
            </w:r>
            <w:r>
              <w:rPr>
                <w:noProof/>
              </w:rPr>
              <w:fldChar w:fldCharType="end"/>
            </w:r>
          </w:hyperlink>
        </w:p>
        <w:p w14:paraId="4983025D" w14:textId="4FD67985" w:rsidR="00BC0BA0" w:rsidRDefault="00BC0BA0" w:rsidP="008C39B6">
          <w:pPr>
            <w:pStyle w:val="TOC2"/>
            <w:tabs>
              <w:tab w:val="right" w:leader="dot" w:pos="9016"/>
            </w:tabs>
            <w:rPr>
              <w:rFonts w:asciiTheme="minorHAnsi" w:eastAsiaTheme="minorEastAsia" w:hAnsiTheme="minorHAnsi" w:cstheme="minorBidi"/>
              <w:noProof/>
              <w:kern w:val="2"/>
              <w:sz w:val="24"/>
              <w:szCs w:val="24"/>
              <w:rtl w:val="0"/>
              <w14:ligatures w14:val="standardContextual"/>
            </w:rPr>
          </w:pPr>
          <w:hyperlink w:anchor="_Toc236339192" w:history="1">
            <w:r w:rsidRPr="0021372F">
              <w:rPr>
                <w:rStyle w:val="Hyperlink"/>
                <w:b/>
                <w:bCs/>
                <w:noProof/>
              </w:rPr>
              <w:t>ADR — ניהול החלטות ארכיטקטורה</w:t>
            </w:r>
            <w:r>
              <w:rPr>
                <w:noProof/>
              </w:rPr>
              <w:tab/>
            </w:r>
            <w:r>
              <w:rPr>
                <w:noProof/>
              </w:rPr>
              <w:fldChar w:fldCharType="begin"/>
            </w:r>
            <w:r>
              <w:rPr>
                <w:noProof/>
              </w:rPr>
              <w:instrText xml:space="preserve"> PAGEREF _Toc236339192 \h </w:instrText>
            </w:r>
            <w:r>
              <w:rPr>
                <w:noProof/>
              </w:rPr>
            </w:r>
            <w:r>
              <w:rPr>
                <w:noProof/>
              </w:rPr>
              <w:fldChar w:fldCharType="separate"/>
            </w:r>
            <w:r>
              <w:rPr>
                <w:noProof/>
                <w:rtl w:val="0"/>
              </w:rPr>
              <w:t>45</w:t>
            </w:r>
            <w:r>
              <w:rPr>
                <w:noProof/>
              </w:rPr>
              <w:fldChar w:fldCharType="end"/>
            </w:r>
          </w:hyperlink>
        </w:p>
        <w:p w14:paraId="41FE7F47" w14:textId="20A4E1DF" w:rsidR="00BC0BA0" w:rsidRDefault="00BC0BA0" w:rsidP="008C39B6">
          <w:pPr>
            <w:pStyle w:val="TOC3"/>
            <w:tabs>
              <w:tab w:val="right" w:leader="dot" w:pos="9016"/>
            </w:tabs>
            <w:rPr>
              <w:rFonts w:asciiTheme="minorHAnsi" w:eastAsiaTheme="minorEastAsia" w:hAnsiTheme="minorHAnsi" w:cstheme="minorBidi"/>
              <w:noProof/>
              <w:kern w:val="2"/>
              <w:sz w:val="24"/>
              <w:szCs w:val="24"/>
              <w:rtl w:val="0"/>
              <w14:ligatures w14:val="standardContextual"/>
            </w:rPr>
          </w:pPr>
          <w:hyperlink w:anchor="_Toc236339193" w:history="1">
            <w:r w:rsidRPr="0021372F">
              <w:rPr>
                <w:rStyle w:val="Hyperlink"/>
                <w:b/>
                <w:bCs/>
                <w:noProof/>
              </w:rPr>
              <w:t>למה ADR</w:t>
            </w:r>
            <w:r>
              <w:rPr>
                <w:noProof/>
              </w:rPr>
              <w:tab/>
            </w:r>
            <w:r>
              <w:rPr>
                <w:noProof/>
              </w:rPr>
              <w:fldChar w:fldCharType="begin"/>
            </w:r>
            <w:r>
              <w:rPr>
                <w:noProof/>
              </w:rPr>
              <w:instrText xml:space="preserve"> PAGEREF _Toc236339193 \h </w:instrText>
            </w:r>
            <w:r>
              <w:rPr>
                <w:noProof/>
              </w:rPr>
            </w:r>
            <w:r>
              <w:rPr>
                <w:noProof/>
              </w:rPr>
              <w:fldChar w:fldCharType="separate"/>
            </w:r>
            <w:r>
              <w:rPr>
                <w:noProof/>
                <w:rtl w:val="0"/>
              </w:rPr>
              <w:t>46</w:t>
            </w:r>
            <w:r>
              <w:rPr>
                <w:noProof/>
              </w:rPr>
              <w:fldChar w:fldCharType="end"/>
            </w:r>
          </w:hyperlink>
        </w:p>
        <w:p w14:paraId="5B65AA4C" w14:textId="0EFA0FAC" w:rsidR="00BC0BA0" w:rsidRDefault="00BC0BA0" w:rsidP="008C39B6">
          <w:pPr>
            <w:pStyle w:val="TOC3"/>
            <w:tabs>
              <w:tab w:val="right" w:leader="dot" w:pos="9016"/>
            </w:tabs>
            <w:rPr>
              <w:rFonts w:asciiTheme="minorHAnsi" w:eastAsiaTheme="minorEastAsia" w:hAnsiTheme="minorHAnsi" w:cstheme="minorBidi"/>
              <w:noProof/>
              <w:kern w:val="2"/>
              <w:sz w:val="24"/>
              <w:szCs w:val="24"/>
              <w:rtl w:val="0"/>
              <w14:ligatures w14:val="standardContextual"/>
            </w:rPr>
          </w:pPr>
          <w:hyperlink w:anchor="_Toc236339194" w:history="1">
            <w:r w:rsidRPr="0021372F">
              <w:rPr>
                <w:rStyle w:val="Hyperlink"/>
                <w:b/>
                <w:bCs/>
                <w:noProof/>
              </w:rPr>
              <w:t>עקרונות</w:t>
            </w:r>
            <w:r>
              <w:rPr>
                <w:noProof/>
              </w:rPr>
              <w:tab/>
            </w:r>
            <w:r>
              <w:rPr>
                <w:noProof/>
              </w:rPr>
              <w:fldChar w:fldCharType="begin"/>
            </w:r>
            <w:r>
              <w:rPr>
                <w:noProof/>
              </w:rPr>
              <w:instrText xml:space="preserve"> PAGEREF _Toc236339194 \h </w:instrText>
            </w:r>
            <w:r>
              <w:rPr>
                <w:noProof/>
              </w:rPr>
            </w:r>
            <w:r>
              <w:rPr>
                <w:noProof/>
              </w:rPr>
              <w:fldChar w:fldCharType="separate"/>
            </w:r>
            <w:r>
              <w:rPr>
                <w:noProof/>
                <w:rtl w:val="0"/>
              </w:rPr>
              <w:t>46</w:t>
            </w:r>
            <w:r>
              <w:rPr>
                <w:noProof/>
              </w:rPr>
              <w:fldChar w:fldCharType="end"/>
            </w:r>
          </w:hyperlink>
        </w:p>
        <w:p w14:paraId="664307D7" w14:textId="3CAD4082" w:rsidR="00BC0BA0" w:rsidRDefault="00BC0BA0" w:rsidP="008C39B6">
          <w:pPr>
            <w:pStyle w:val="TOC3"/>
            <w:tabs>
              <w:tab w:val="right" w:leader="dot" w:pos="9016"/>
            </w:tabs>
            <w:rPr>
              <w:rFonts w:asciiTheme="minorHAnsi" w:eastAsiaTheme="minorEastAsia" w:hAnsiTheme="minorHAnsi" w:cstheme="minorBidi"/>
              <w:noProof/>
              <w:kern w:val="2"/>
              <w:sz w:val="24"/>
              <w:szCs w:val="24"/>
              <w:rtl w:val="0"/>
              <w14:ligatures w14:val="standardContextual"/>
            </w:rPr>
          </w:pPr>
          <w:hyperlink w:anchor="_Toc236339195" w:history="1">
            <w:r w:rsidRPr="0021372F">
              <w:rPr>
                <w:rStyle w:val="Hyperlink"/>
                <w:b/>
                <w:bCs/>
                <w:noProof/>
              </w:rPr>
              <w:t>מבנה קובץ ADR (MADR מקוצר)</w:t>
            </w:r>
            <w:r>
              <w:rPr>
                <w:noProof/>
              </w:rPr>
              <w:tab/>
            </w:r>
            <w:r>
              <w:rPr>
                <w:noProof/>
              </w:rPr>
              <w:fldChar w:fldCharType="begin"/>
            </w:r>
            <w:r>
              <w:rPr>
                <w:noProof/>
              </w:rPr>
              <w:instrText xml:space="preserve"> PAGEREF _Toc236339195 \h </w:instrText>
            </w:r>
            <w:r>
              <w:rPr>
                <w:noProof/>
              </w:rPr>
            </w:r>
            <w:r>
              <w:rPr>
                <w:noProof/>
              </w:rPr>
              <w:fldChar w:fldCharType="separate"/>
            </w:r>
            <w:r>
              <w:rPr>
                <w:noProof/>
                <w:rtl w:val="0"/>
              </w:rPr>
              <w:t>46</w:t>
            </w:r>
            <w:r>
              <w:rPr>
                <w:noProof/>
              </w:rPr>
              <w:fldChar w:fldCharType="end"/>
            </w:r>
          </w:hyperlink>
        </w:p>
        <w:p w14:paraId="3490A1F7" w14:textId="0DAB0AC0" w:rsidR="00BC0BA0" w:rsidRDefault="00BC0BA0" w:rsidP="008C39B6">
          <w:pPr>
            <w:pStyle w:val="TOC3"/>
            <w:tabs>
              <w:tab w:val="right" w:leader="dot" w:pos="9016"/>
            </w:tabs>
            <w:rPr>
              <w:rFonts w:asciiTheme="minorHAnsi" w:eastAsiaTheme="minorEastAsia" w:hAnsiTheme="minorHAnsi" w:cstheme="minorBidi"/>
              <w:noProof/>
              <w:kern w:val="2"/>
              <w:sz w:val="24"/>
              <w:szCs w:val="24"/>
              <w:rtl w:val="0"/>
              <w14:ligatures w14:val="standardContextual"/>
            </w:rPr>
          </w:pPr>
          <w:hyperlink w:anchor="_Toc236339196" w:history="1">
            <w:r w:rsidRPr="0021372F">
              <w:rPr>
                <w:rStyle w:val="Hyperlink"/>
                <w:b/>
                <w:bCs/>
                <w:noProof/>
              </w:rPr>
              <w:t>מי מאשר</w:t>
            </w:r>
            <w:r>
              <w:rPr>
                <w:noProof/>
              </w:rPr>
              <w:tab/>
            </w:r>
            <w:r>
              <w:rPr>
                <w:noProof/>
              </w:rPr>
              <w:fldChar w:fldCharType="begin"/>
            </w:r>
            <w:r>
              <w:rPr>
                <w:noProof/>
              </w:rPr>
              <w:instrText xml:space="preserve"> PAGEREF _Toc236339196 \h </w:instrText>
            </w:r>
            <w:r>
              <w:rPr>
                <w:noProof/>
              </w:rPr>
            </w:r>
            <w:r>
              <w:rPr>
                <w:noProof/>
              </w:rPr>
              <w:fldChar w:fldCharType="separate"/>
            </w:r>
            <w:r>
              <w:rPr>
                <w:noProof/>
                <w:rtl w:val="0"/>
              </w:rPr>
              <w:t>47</w:t>
            </w:r>
            <w:r>
              <w:rPr>
                <w:noProof/>
              </w:rPr>
              <w:fldChar w:fldCharType="end"/>
            </w:r>
          </w:hyperlink>
        </w:p>
        <w:p w14:paraId="2BA258EC" w14:textId="180B9A48" w:rsidR="00BC0BA0" w:rsidRDefault="00BC0BA0" w:rsidP="008C39B6">
          <w:pPr>
            <w:pStyle w:val="TOC1"/>
            <w:tabs>
              <w:tab w:val="right" w:leader="dot" w:pos="9016"/>
            </w:tabs>
            <w:rPr>
              <w:rFonts w:asciiTheme="minorHAnsi" w:eastAsiaTheme="minorEastAsia" w:hAnsiTheme="minorHAnsi" w:cstheme="minorBidi"/>
              <w:b w:val="0"/>
              <w:bCs w:val="0"/>
              <w:noProof/>
              <w:kern w:val="2"/>
              <w:rtl w:val="0"/>
              <w14:ligatures w14:val="standardContextual"/>
            </w:rPr>
          </w:pPr>
          <w:hyperlink w:anchor="_Toc236339197" w:history="1">
            <w:r w:rsidRPr="0021372F">
              <w:rPr>
                <w:rStyle w:val="Hyperlink"/>
                <w:noProof/>
              </w:rPr>
              <w:t>כלים ותבניות</w:t>
            </w:r>
            <w:r>
              <w:rPr>
                <w:noProof/>
              </w:rPr>
              <w:tab/>
            </w:r>
            <w:r>
              <w:rPr>
                <w:noProof/>
              </w:rPr>
              <w:fldChar w:fldCharType="begin"/>
            </w:r>
            <w:r>
              <w:rPr>
                <w:noProof/>
              </w:rPr>
              <w:instrText xml:space="preserve"> PAGEREF _Toc236339197 \h </w:instrText>
            </w:r>
            <w:r>
              <w:rPr>
                <w:noProof/>
              </w:rPr>
            </w:r>
            <w:r>
              <w:rPr>
                <w:noProof/>
              </w:rPr>
              <w:fldChar w:fldCharType="separate"/>
            </w:r>
            <w:r>
              <w:rPr>
                <w:noProof/>
                <w:rtl w:val="0"/>
              </w:rPr>
              <w:t>48</w:t>
            </w:r>
            <w:r>
              <w:rPr>
                <w:noProof/>
              </w:rPr>
              <w:fldChar w:fldCharType="end"/>
            </w:r>
          </w:hyperlink>
        </w:p>
        <w:p w14:paraId="0E3A278F" w14:textId="477C665A" w:rsidR="00BC0BA0" w:rsidRDefault="00BC0BA0" w:rsidP="008C39B6">
          <w:pPr>
            <w:pStyle w:val="TOC1"/>
            <w:tabs>
              <w:tab w:val="right" w:leader="dot" w:pos="9016"/>
            </w:tabs>
            <w:rPr>
              <w:rFonts w:asciiTheme="minorHAnsi" w:eastAsiaTheme="minorEastAsia" w:hAnsiTheme="minorHAnsi" w:cstheme="minorBidi"/>
              <w:b w:val="0"/>
              <w:bCs w:val="0"/>
              <w:noProof/>
              <w:kern w:val="2"/>
              <w:rtl w:val="0"/>
              <w14:ligatures w14:val="standardContextual"/>
            </w:rPr>
          </w:pPr>
          <w:hyperlink w:anchor="_Toc236339198" w:history="1">
            <w:r w:rsidRPr="0021372F">
              <w:rPr>
                <w:rStyle w:val="Hyperlink"/>
                <w:noProof/>
              </w:rPr>
              <w:t>נספחים</w:t>
            </w:r>
            <w:r>
              <w:rPr>
                <w:noProof/>
              </w:rPr>
              <w:tab/>
            </w:r>
            <w:r>
              <w:rPr>
                <w:noProof/>
              </w:rPr>
              <w:fldChar w:fldCharType="begin"/>
            </w:r>
            <w:r>
              <w:rPr>
                <w:noProof/>
              </w:rPr>
              <w:instrText xml:space="preserve"> PAGEREF _Toc236339198 \h </w:instrText>
            </w:r>
            <w:r>
              <w:rPr>
                <w:noProof/>
              </w:rPr>
            </w:r>
            <w:r>
              <w:rPr>
                <w:noProof/>
              </w:rPr>
              <w:fldChar w:fldCharType="separate"/>
            </w:r>
            <w:r>
              <w:rPr>
                <w:noProof/>
                <w:rtl w:val="0"/>
              </w:rPr>
              <w:t>49</w:t>
            </w:r>
            <w:r>
              <w:rPr>
                <w:noProof/>
              </w:rPr>
              <w:fldChar w:fldCharType="end"/>
            </w:r>
          </w:hyperlink>
        </w:p>
        <w:p w14:paraId="680C59E9" w14:textId="6CAA81DF" w:rsidR="00BC0BA0" w:rsidRDefault="00BC0BA0" w:rsidP="008C39B6">
          <w:pPr>
            <w:pStyle w:val="TOC2"/>
            <w:tabs>
              <w:tab w:val="right" w:leader="dot" w:pos="9016"/>
            </w:tabs>
            <w:rPr>
              <w:rFonts w:asciiTheme="minorHAnsi" w:eastAsiaTheme="minorEastAsia" w:hAnsiTheme="minorHAnsi" w:cstheme="minorBidi"/>
              <w:noProof/>
              <w:kern w:val="2"/>
              <w:sz w:val="24"/>
              <w:szCs w:val="24"/>
              <w:rtl w:val="0"/>
              <w14:ligatures w14:val="standardContextual"/>
            </w:rPr>
          </w:pPr>
          <w:hyperlink w:anchor="_Toc236339199" w:history="1">
            <w:r w:rsidRPr="0021372F">
              <w:rPr>
                <w:rStyle w:val="Hyperlink"/>
                <w:b/>
                <w:bCs/>
                <w:noProof/>
              </w:rPr>
              <w:t>נספח — רשימת מקורות מידע מורחבת</w:t>
            </w:r>
            <w:r>
              <w:rPr>
                <w:noProof/>
              </w:rPr>
              <w:tab/>
            </w:r>
            <w:r>
              <w:rPr>
                <w:noProof/>
              </w:rPr>
              <w:fldChar w:fldCharType="begin"/>
            </w:r>
            <w:r>
              <w:rPr>
                <w:noProof/>
              </w:rPr>
              <w:instrText xml:space="preserve"> PAGEREF _Toc236339199 \h </w:instrText>
            </w:r>
            <w:r>
              <w:rPr>
                <w:noProof/>
              </w:rPr>
            </w:r>
            <w:r>
              <w:rPr>
                <w:noProof/>
              </w:rPr>
              <w:fldChar w:fldCharType="separate"/>
            </w:r>
            <w:r>
              <w:rPr>
                <w:noProof/>
                <w:rtl w:val="0"/>
              </w:rPr>
              <w:t>49</w:t>
            </w:r>
            <w:r>
              <w:rPr>
                <w:noProof/>
              </w:rPr>
              <w:fldChar w:fldCharType="end"/>
            </w:r>
          </w:hyperlink>
        </w:p>
        <w:p w14:paraId="3CE22BFE" w14:textId="50B6BA50" w:rsidR="00BC0BA0" w:rsidRDefault="00BC0BA0" w:rsidP="008C39B6">
          <w:pPr>
            <w:pStyle w:val="TOC2"/>
            <w:tabs>
              <w:tab w:val="right" w:leader="dot" w:pos="9016"/>
            </w:tabs>
            <w:rPr>
              <w:rFonts w:asciiTheme="minorHAnsi" w:eastAsiaTheme="minorEastAsia" w:hAnsiTheme="minorHAnsi" w:cstheme="minorBidi"/>
              <w:noProof/>
              <w:kern w:val="2"/>
              <w:sz w:val="24"/>
              <w:szCs w:val="24"/>
              <w:rtl w:val="0"/>
              <w14:ligatures w14:val="standardContextual"/>
            </w:rPr>
          </w:pPr>
          <w:hyperlink w:anchor="_Toc236339200" w:history="1">
            <w:r w:rsidRPr="0021372F">
              <w:rPr>
                <w:rStyle w:val="Hyperlink"/>
                <w:b/>
                <w:bCs/>
                <w:noProof/>
              </w:rPr>
              <w:t>נספח — RACI מפעל הבעיות</w:t>
            </w:r>
            <w:r>
              <w:rPr>
                <w:noProof/>
              </w:rPr>
              <w:tab/>
            </w:r>
            <w:r>
              <w:rPr>
                <w:noProof/>
              </w:rPr>
              <w:fldChar w:fldCharType="begin"/>
            </w:r>
            <w:r>
              <w:rPr>
                <w:noProof/>
              </w:rPr>
              <w:instrText xml:space="preserve"> PAGEREF _Toc236339200 \h </w:instrText>
            </w:r>
            <w:r>
              <w:rPr>
                <w:noProof/>
              </w:rPr>
            </w:r>
            <w:r>
              <w:rPr>
                <w:noProof/>
              </w:rPr>
              <w:fldChar w:fldCharType="separate"/>
            </w:r>
            <w:r>
              <w:rPr>
                <w:noProof/>
                <w:rtl w:val="0"/>
              </w:rPr>
              <w:t>50</w:t>
            </w:r>
            <w:r>
              <w:rPr>
                <w:noProof/>
              </w:rPr>
              <w:fldChar w:fldCharType="end"/>
            </w:r>
          </w:hyperlink>
        </w:p>
        <w:p w14:paraId="7E8CAACA" w14:textId="4BBE7BC6" w:rsidR="00341D45" w:rsidRDefault="00032883" w:rsidP="008C39B6">
          <w:pPr>
            <w:jc w:val="left"/>
          </w:pPr>
          <w:r>
            <w:fldChar w:fldCharType="end"/>
          </w:r>
        </w:p>
      </w:sdtContent>
    </w:sdt>
    <w:p w14:paraId="7E8CAACB" w14:textId="77777777" w:rsidR="00341D45" w:rsidRDefault="00032883" w:rsidP="00E90833">
      <w:pPr>
        <w:jc w:val="left"/>
      </w:pPr>
      <w:r>
        <w:br w:type="page"/>
      </w:r>
    </w:p>
    <w:p w14:paraId="7E8CAACC" w14:textId="77777777" w:rsidR="00341D45" w:rsidRDefault="00032883" w:rsidP="00E90833">
      <w:pPr>
        <w:pStyle w:val="Heading1"/>
        <w:pageBreakBefore/>
        <w:pBdr>
          <w:bottom w:val="single" w:sz="6" w:space="4" w:color="1F4E79"/>
        </w:pBdr>
        <w:spacing w:before="400" w:after="240"/>
        <w:jc w:val="left"/>
      </w:pPr>
      <w:bookmarkStart w:id="1" w:name="b00_readme"/>
      <w:bookmarkStart w:id="2" w:name="_Toc236339046"/>
      <w:r>
        <w:rPr>
          <w:b/>
          <w:bCs/>
          <w:color w:val="1F4E79"/>
          <w:sz w:val="34"/>
          <w:szCs w:val="34"/>
        </w:rPr>
        <w:lastRenderedPageBreak/>
        <w:t>חזון ועקרונות</w:t>
      </w:r>
      <w:bookmarkEnd w:id="1"/>
      <w:bookmarkEnd w:id="2"/>
    </w:p>
    <w:p w14:paraId="7E8CAACD" w14:textId="77777777" w:rsidR="00341D45" w:rsidRDefault="00032883" w:rsidP="00E90833">
      <w:pPr>
        <w:pStyle w:val="Heading3"/>
        <w:spacing w:before="260" w:after="120"/>
        <w:jc w:val="left"/>
      </w:pPr>
      <w:bookmarkStart w:id="3" w:name="_Toc236339047"/>
      <w:r>
        <w:rPr>
          <w:b/>
          <w:bCs/>
          <w:color w:val="2F5496"/>
        </w:rPr>
        <w:t xml:space="preserve">קודם כל: זה </w:t>
      </w:r>
      <w:proofErr w:type="spellStart"/>
      <w:r>
        <w:rPr>
          <w:b/>
          <w:bCs/>
          <w:color w:val="2F5496"/>
        </w:rPr>
        <w:t>Wiki</w:t>
      </w:r>
      <w:proofErr w:type="spellEnd"/>
      <w:r>
        <w:rPr>
          <w:b/>
          <w:bCs/>
          <w:color w:val="2F5496"/>
        </w:rPr>
        <w:t>, לא מסמך</w:t>
      </w:r>
      <w:bookmarkEnd w:id="3"/>
    </w:p>
    <w:p w14:paraId="7E8CAACE" w14:textId="3F347C1A" w:rsidR="00341D45" w:rsidRDefault="00032883" w:rsidP="00E90833">
      <w:pPr>
        <w:spacing w:after="160"/>
        <w:jc w:val="left"/>
      </w:pPr>
      <w:r>
        <w:t xml:space="preserve">לפני שנכנסים לשלבים עצמם — הריפו הזה כולו הוא </w:t>
      </w:r>
      <w:r>
        <w:rPr>
          <w:b/>
          <w:bCs/>
        </w:rPr>
        <w:t xml:space="preserve">מוח שני מבוסס </w:t>
      </w:r>
      <w:proofErr w:type="spellStart"/>
      <w:r>
        <w:rPr>
          <w:b/>
          <w:bCs/>
        </w:rPr>
        <w:t>Wiki</w:t>
      </w:r>
      <w:proofErr w:type="spellEnd"/>
      <w:r>
        <w:t xml:space="preserve">: קבצי MD קטנים וממוקדים, מקושרים זה לזה, שמחליפים מסמכי </w:t>
      </w:r>
      <w:proofErr w:type="spellStart"/>
      <w:r>
        <w:t>Word</w:t>
      </w:r>
      <w:proofErr w:type="spellEnd"/>
      <w:r>
        <w:t xml:space="preserve"> / </w:t>
      </w:r>
      <w:proofErr w:type="spellStart"/>
      <w:r>
        <w:t>PowerPoint</w:t>
      </w:r>
      <w:proofErr w:type="spellEnd"/>
      <w:r>
        <w:t xml:space="preserve"> / </w:t>
      </w:r>
      <w:proofErr w:type="spellStart"/>
      <w:r>
        <w:t>Excel</w:t>
      </w:r>
      <w:proofErr w:type="spellEnd"/>
      <w:r>
        <w:t xml:space="preserve"> בודדים. זו לא רק החלטת פורמט — זו התפיסה שעליה בנוי כל התהליך שמתואר בהמשך. קראו את </w:t>
      </w:r>
      <w:hyperlink w:anchor="b00_wiki" w:history="1">
        <w:r>
          <w:rPr>
            <w:color w:val="1155CC"/>
            <w:u w:val="single"/>
          </w:rPr>
          <w:t>תפיסת ה-</w:t>
        </w:r>
        <w:proofErr w:type="spellStart"/>
        <w:r>
          <w:rPr>
            <w:color w:val="1155CC"/>
            <w:u w:val="single"/>
          </w:rPr>
          <w:t>Wiki</w:t>
        </w:r>
        <w:proofErr w:type="spellEnd"/>
      </w:hyperlink>
      <w:r>
        <w:t xml:space="preserve"> לפני הכל.</w:t>
      </w:r>
    </w:p>
    <w:p w14:paraId="7E8CAACF" w14:textId="77777777" w:rsidR="00341D45" w:rsidRDefault="00032883" w:rsidP="00E90833">
      <w:pPr>
        <w:pStyle w:val="Heading3"/>
        <w:spacing w:before="260" w:after="120"/>
        <w:jc w:val="left"/>
      </w:pPr>
      <w:bookmarkStart w:id="4" w:name="_Toc236339048"/>
      <w:r>
        <w:rPr>
          <w:b/>
          <w:bCs/>
          <w:color w:val="2F5496"/>
        </w:rPr>
        <w:t>מהו כור האצה?</w:t>
      </w:r>
      <w:bookmarkEnd w:id="4"/>
    </w:p>
    <w:p w14:paraId="7E8CAAD0" w14:textId="4710698D" w:rsidR="00341D45" w:rsidRDefault="00032883" w:rsidP="00E90833">
      <w:pPr>
        <w:spacing w:after="160"/>
        <w:jc w:val="left"/>
      </w:pPr>
      <w:r>
        <w:rPr>
          <w:b/>
          <w:bCs/>
        </w:rPr>
        <w:t>כור האצה</w:t>
      </w:r>
      <w:r>
        <w:t xml:space="preserve"> הוא תהליך מלא, מזיהוי בעיה לאומית ישראלית ועד לפתרון </w:t>
      </w:r>
      <w:proofErr w:type="spellStart"/>
      <w:r>
        <w:t>בסקייל</w:t>
      </w:r>
      <w:proofErr w:type="spellEnd"/>
      <w:r>
        <w:t xml:space="preserve"> ובעל אימפקט מדיד. חמישה שלבים עוקבים</w:t>
      </w:r>
      <w:ins w:id="5" w:author="אורית קורמן נגרי" w:date="2026-08-16T11:48:00Z" w16du:dateUtc="2026-08-16T08:48:00Z">
        <w:r w:rsidR="0047209D">
          <w:rPr>
            <w:rFonts w:hint="cs"/>
          </w:rPr>
          <w:t xml:space="preserve"> (כאן הייתי רוצה לשמור על </w:t>
        </w:r>
        <w:proofErr w:type="spellStart"/>
        <w:r w:rsidR="0047209D">
          <w:rPr>
            <w:rFonts w:hint="cs"/>
          </w:rPr>
          <w:t>ההבנייה</w:t>
        </w:r>
        <w:proofErr w:type="spellEnd"/>
        <w:r w:rsidR="0047209D">
          <w:rPr>
            <w:rFonts w:hint="cs"/>
          </w:rPr>
          <w:t xml:space="preserve"> של ארבעה שלבי על ובפרק יישום והטמעה לפצל את מה שמופיע בשלב </w:t>
        </w:r>
      </w:ins>
      <w:ins w:id="6" w:author="אורית קורמן נגרי" w:date="2026-08-16T11:49:00Z" w16du:dateUtc="2026-08-16T08:49:00Z">
        <w:r w:rsidR="0047209D">
          <w:rPr>
            <w:rFonts w:hint="cs"/>
          </w:rPr>
          <w:t xml:space="preserve">4 ו 5 </w:t>
        </w:r>
        <w:r w:rsidR="0047209D">
          <w:t>–</w:t>
        </w:r>
        <w:r w:rsidR="0047209D">
          <w:rPr>
            <w:rFonts w:hint="cs"/>
          </w:rPr>
          <w:t xml:space="preserve"> נדבר על זה)</w:t>
        </w:r>
      </w:ins>
      <w:r>
        <w:t>:</w:t>
      </w:r>
    </w:p>
    <w:tbl>
      <w:tblPr>
        <w:bidiVisual/>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300"/>
        <w:gridCol w:w="6026"/>
      </w:tblGrid>
      <w:tr w:rsidR="00341D45" w14:paraId="7E8CAAD4" w14:textId="77777777">
        <w:trPr>
          <w:tblHeader/>
        </w:trPr>
        <w:tc>
          <w:tcPr>
            <w:tcW w:w="700" w:type="dxa"/>
            <w:shd w:val="clear" w:color="auto" w:fill="2F5496"/>
            <w:tcMar>
              <w:top w:w="80" w:type="dxa"/>
              <w:left w:w="120" w:type="dxa"/>
              <w:bottom w:w="80" w:type="dxa"/>
              <w:right w:w="120" w:type="dxa"/>
            </w:tcMar>
            <w:vAlign w:val="center"/>
          </w:tcPr>
          <w:p w14:paraId="7E8CAAD1" w14:textId="77777777" w:rsidR="00341D45" w:rsidRDefault="00032883" w:rsidP="00E90833">
            <w:pPr>
              <w:jc w:val="left"/>
            </w:pPr>
            <w:r>
              <w:rPr>
                <w:b/>
                <w:bCs/>
                <w:color w:val="FFFFFF"/>
              </w:rPr>
              <w:t>#</w:t>
            </w:r>
          </w:p>
        </w:tc>
        <w:tc>
          <w:tcPr>
            <w:tcW w:w="2300" w:type="dxa"/>
            <w:shd w:val="clear" w:color="auto" w:fill="2F5496"/>
            <w:tcMar>
              <w:top w:w="80" w:type="dxa"/>
              <w:left w:w="120" w:type="dxa"/>
              <w:bottom w:w="80" w:type="dxa"/>
              <w:right w:w="120" w:type="dxa"/>
            </w:tcMar>
            <w:vAlign w:val="center"/>
          </w:tcPr>
          <w:p w14:paraId="7E8CAAD2" w14:textId="77777777" w:rsidR="00341D45" w:rsidRDefault="00032883" w:rsidP="00E90833">
            <w:pPr>
              <w:jc w:val="left"/>
            </w:pPr>
            <w:r>
              <w:rPr>
                <w:b/>
                <w:bCs/>
                <w:color w:val="FFFFFF"/>
              </w:rPr>
              <w:t>שלב</w:t>
            </w:r>
          </w:p>
        </w:tc>
        <w:tc>
          <w:tcPr>
            <w:tcW w:w="6026" w:type="dxa"/>
            <w:shd w:val="clear" w:color="auto" w:fill="2F5496"/>
            <w:tcMar>
              <w:top w:w="80" w:type="dxa"/>
              <w:left w:w="120" w:type="dxa"/>
              <w:bottom w:w="80" w:type="dxa"/>
              <w:right w:w="120" w:type="dxa"/>
            </w:tcMar>
            <w:vAlign w:val="center"/>
          </w:tcPr>
          <w:p w14:paraId="7E8CAAD3" w14:textId="77777777" w:rsidR="00341D45" w:rsidRDefault="00032883" w:rsidP="00E90833">
            <w:pPr>
              <w:jc w:val="left"/>
            </w:pPr>
            <w:r>
              <w:rPr>
                <w:b/>
                <w:bCs/>
                <w:color w:val="FFFFFF"/>
              </w:rPr>
              <w:t>מה קורה</w:t>
            </w:r>
          </w:p>
        </w:tc>
      </w:tr>
      <w:tr w:rsidR="00341D45" w14:paraId="7E8CAAD8" w14:textId="77777777">
        <w:tc>
          <w:tcPr>
            <w:tcW w:w="700" w:type="dxa"/>
            <w:shd w:val="clear" w:color="auto" w:fill="FFFFFF"/>
            <w:tcMar>
              <w:top w:w="80" w:type="dxa"/>
              <w:left w:w="120" w:type="dxa"/>
              <w:bottom w:w="80" w:type="dxa"/>
              <w:right w:w="120" w:type="dxa"/>
            </w:tcMar>
          </w:tcPr>
          <w:p w14:paraId="7E8CAAD5" w14:textId="77777777" w:rsidR="00341D45" w:rsidRDefault="00032883" w:rsidP="00E90833">
            <w:pPr>
              <w:jc w:val="left"/>
            </w:pPr>
            <w:r>
              <w:t>1</w:t>
            </w:r>
          </w:p>
        </w:tc>
        <w:tc>
          <w:tcPr>
            <w:tcW w:w="2300" w:type="dxa"/>
            <w:shd w:val="clear" w:color="auto" w:fill="FFFFFF"/>
            <w:tcMar>
              <w:top w:w="80" w:type="dxa"/>
              <w:left w:w="120" w:type="dxa"/>
              <w:bottom w:w="80" w:type="dxa"/>
              <w:right w:w="120" w:type="dxa"/>
            </w:tcMar>
          </w:tcPr>
          <w:p w14:paraId="7E8CAAD6" w14:textId="5139F654" w:rsidR="00341D45" w:rsidRDefault="00032883" w:rsidP="00E90833">
            <w:pPr>
              <w:jc w:val="left"/>
            </w:pPr>
            <w:hyperlink w:anchor="b01_readme" w:history="1">
              <w:r>
                <w:rPr>
                  <w:color w:val="1155CC"/>
                  <w:u w:val="single"/>
                </w:rPr>
                <w:t>מפעל הבעיות</w:t>
              </w:r>
            </w:hyperlink>
          </w:p>
        </w:tc>
        <w:tc>
          <w:tcPr>
            <w:tcW w:w="6026" w:type="dxa"/>
            <w:shd w:val="clear" w:color="auto" w:fill="FFFFFF"/>
            <w:tcMar>
              <w:top w:w="80" w:type="dxa"/>
              <w:left w:w="120" w:type="dxa"/>
              <w:bottom w:w="80" w:type="dxa"/>
              <w:right w:w="120" w:type="dxa"/>
            </w:tcMar>
          </w:tcPr>
          <w:p w14:paraId="7E8CAAD7" w14:textId="77777777" w:rsidR="00341D45" w:rsidRDefault="00032883" w:rsidP="00E90833">
            <w:pPr>
              <w:jc w:val="left"/>
            </w:pPr>
            <w:r>
              <w:t xml:space="preserve">מכונה מתמשכת שאוספת, מתקפת </w:t>
            </w:r>
            <w:proofErr w:type="spellStart"/>
            <w:r>
              <w:t>ומתעדפת</w:t>
            </w:r>
            <w:proofErr w:type="spellEnd"/>
            <w:r>
              <w:t xml:space="preserve"> בעיות</w:t>
            </w:r>
          </w:p>
        </w:tc>
      </w:tr>
      <w:tr w:rsidR="00341D45" w14:paraId="7E8CAADC" w14:textId="77777777">
        <w:tc>
          <w:tcPr>
            <w:tcW w:w="700" w:type="dxa"/>
            <w:shd w:val="clear" w:color="auto" w:fill="F5F7FA"/>
            <w:tcMar>
              <w:top w:w="80" w:type="dxa"/>
              <w:left w:w="120" w:type="dxa"/>
              <w:bottom w:w="80" w:type="dxa"/>
              <w:right w:w="120" w:type="dxa"/>
            </w:tcMar>
          </w:tcPr>
          <w:p w14:paraId="7E8CAAD9" w14:textId="77777777" w:rsidR="00341D45" w:rsidRDefault="00032883" w:rsidP="00E90833">
            <w:pPr>
              <w:jc w:val="left"/>
            </w:pPr>
            <w:r>
              <w:t>2</w:t>
            </w:r>
          </w:p>
        </w:tc>
        <w:tc>
          <w:tcPr>
            <w:tcW w:w="2300" w:type="dxa"/>
            <w:shd w:val="clear" w:color="auto" w:fill="F5F7FA"/>
            <w:tcMar>
              <w:top w:w="80" w:type="dxa"/>
              <w:left w:w="120" w:type="dxa"/>
              <w:bottom w:w="80" w:type="dxa"/>
              <w:right w:w="120" w:type="dxa"/>
            </w:tcMar>
          </w:tcPr>
          <w:p w14:paraId="7E8CAADA" w14:textId="54E48D0F" w:rsidR="00341D45" w:rsidRDefault="00032883" w:rsidP="00E90833">
            <w:pPr>
              <w:jc w:val="left"/>
            </w:pPr>
            <w:hyperlink w:anchor="b02_readme" w:history="1">
              <w:r>
                <w:rPr>
                  <w:color w:val="1155CC"/>
                  <w:u w:val="single"/>
                </w:rPr>
                <w:t>הגדרת המיזם</w:t>
              </w:r>
            </w:hyperlink>
          </w:p>
        </w:tc>
        <w:tc>
          <w:tcPr>
            <w:tcW w:w="6026" w:type="dxa"/>
            <w:shd w:val="clear" w:color="auto" w:fill="F5F7FA"/>
            <w:tcMar>
              <w:top w:w="80" w:type="dxa"/>
              <w:left w:w="120" w:type="dxa"/>
              <w:bottom w:w="80" w:type="dxa"/>
              <w:right w:w="120" w:type="dxa"/>
            </w:tcMar>
          </w:tcPr>
          <w:p w14:paraId="7E8CAADB" w14:textId="77777777" w:rsidR="00341D45" w:rsidRDefault="00032883" w:rsidP="00E90833">
            <w:pPr>
              <w:jc w:val="left"/>
            </w:pPr>
            <w:r>
              <w:t>בעיה נבחרת הופכת למיזם בשל עם שותף מוביל</w:t>
            </w:r>
          </w:p>
        </w:tc>
      </w:tr>
      <w:tr w:rsidR="00341D45" w14:paraId="7E8CAAE0" w14:textId="77777777">
        <w:tc>
          <w:tcPr>
            <w:tcW w:w="700" w:type="dxa"/>
            <w:shd w:val="clear" w:color="auto" w:fill="FFFFFF"/>
            <w:tcMar>
              <w:top w:w="80" w:type="dxa"/>
              <w:left w:w="120" w:type="dxa"/>
              <w:bottom w:w="80" w:type="dxa"/>
              <w:right w:w="120" w:type="dxa"/>
            </w:tcMar>
          </w:tcPr>
          <w:p w14:paraId="7E8CAADD" w14:textId="77777777" w:rsidR="00341D45" w:rsidRDefault="00032883" w:rsidP="00E90833">
            <w:pPr>
              <w:jc w:val="left"/>
            </w:pPr>
            <w:r>
              <w:t>3</w:t>
            </w:r>
          </w:p>
        </w:tc>
        <w:tc>
          <w:tcPr>
            <w:tcW w:w="2300" w:type="dxa"/>
            <w:shd w:val="clear" w:color="auto" w:fill="FFFFFF"/>
            <w:tcMar>
              <w:top w:w="80" w:type="dxa"/>
              <w:left w:w="120" w:type="dxa"/>
              <w:bottom w:w="80" w:type="dxa"/>
              <w:right w:w="120" w:type="dxa"/>
            </w:tcMar>
          </w:tcPr>
          <w:p w14:paraId="7E8CAADE" w14:textId="4362B7BA" w:rsidR="00341D45" w:rsidRDefault="00032883" w:rsidP="00E90833">
            <w:pPr>
              <w:jc w:val="left"/>
            </w:pPr>
            <w:hyperlink w:anchor="b03_readme" w:history="1">
              <w:r>
                <w:rPr>
                  <w:color w:val="1155CC"/>
                  <w:u w:val="single"/>
                </w:rPr>
                <w:t>פיתוח</w:t>
              </w:r>
            </w:hyperlink>
          </w:p>
        </w:tc>
        <w:tc>
          <w:tcPr>
            <w:tcW w:w="6026" w:type="dxa"/>
            <w:shd w:val="clear" w:color="auto" w:fill="FFFFFF"/>
            <w:tcMar>
              <w:top w:w="80" w:type="dxa"/>
              <w:left w:w="120" w:type="dxa"/>
              <w:bottom w:w="80" w:type="dxa"/>
              <w:right w:w="120" w:type="dxa"/>
            </w:tcMar>
          </w:tcPr>
          <w:p w14:paraId="7E8CAADF" w14:textId="77777777" w:rsidR="00341D45" w:rsidRDefault="00032883" w:rsidP="00E90833">
            <w:pPr>
              <w:jc w:val="left"/>
            </w:pPr>
            <w:r>
              <w:t>עיצוב המוצר וארכיטקטורה → מפת דרכים → הוכחת ערך (POV)</w:t>
            </w:r>
          </w:p>
        </w:tc>
      </w:tr>
      <w:tr w:rsidR="00341D45" w14:paraId="7E8CAAE4" w14:textId="77777777">
        <w:tc>
          <w:tcPr>
            <w:tcW w:w="700" w:type="dxa"/>
            <w:shd w:val="clear" w:color="auto" w:fill="F5F7FA"/>
            <w:tcMar>
              <w:top w:w="80" w:type="dxa"/>
              <w:left w:w="120" w:type="dxa"/>
              <w:bottom w:w="80" w:type="dxa"/>
              <w:right w:w="120" w:type="dxa"/>
            </w:tcMar>
          </w:tcPr>
          <w:p w14:paraId="7E8CAAE1" w14:textId="77777777" w:rsidR="00341D45" w:rsidRDefault="00032883" w:rsidP="00E90833">
            <w:pPr>
              <w:jc w:val="left"/>
            </w:pPr>
            <w:r>
              <w:t>4</w:t>
            </w:r>
          </w:p>
        </w:tc>
        <w:tc>
          <w:tcPr>
            <w:tcW w:w="2300" w:type="dxa"/>
            <w:shd w:val="clear" w:color="auto" w:fill="F5F7FA"/>
            <w:tcMar>
              <w:top w:w="80" w:type="dxa"/>
              <w:left w:w="120" w:type="dxa"/>
              <w:bottom w:w="80" w:type="dxa"/>
              <w:right w:w="120" w:type="dxa"/>
            </w:tcMar>
          </w:tcPr>
          <w:p w14:paraId="7E8CAAE2" w14:textId="589E1EEF" w:rsidR="00341D45" w:rsidRDefault="00032883" w:rsidP="00E90833">
            <w:pPr>
              <w:jc w:val="left"/>
            </w:pPr>
            <w:hyperlink w:anchor="b04_readme" w:history="1">
              <w:proofErr w:type="spellStart"/>
              <w:r>
                <w:rPr>
                  <w:color w:val="1155CC"/>
                  <w:u w:val="single"/>
                </w:rPr>
                <w:t>Production</w:t>
              </w:r>
              <w:proofErr w:type="spellEnd"/>
              <w:r>
                <w:rPr>
                  <w:color w:val="1155CC"/>
                  <w:u w:val="single"/>
                </w:rPr>
                <w:t xml:space="preserve"> ו-PMF</w:t>
              </w:r>
            </w:hyperlink>
          </w:p>
        </w:tc>
        <w:tc>
          <w:tcPr>
            <w:tcW w:w="6026" w:type="dxa"/>
            <w:shd w:val="clear" w:color="auto" w:fill="F5F7FA"/>
            <w:tcMar>
              <w:top w:w="80" w:type="dxa"/>
              <w:left w:w="120" w:type="dxa"/>
              <w:bottom w:w="80" w:type="dxa"/>
              <w:right w:w="120" w:type="dxa"/>
            </w:tcMar>
          </w:tcPr>
          <w:p w14:paraId="7E8CAAE3" w14:textId="77777777" w:rsidR="00341D45" w:rsidRDefault="00032883" w:rsidP="00E90833">
            <w:pPr>
              <w:jc w:val="left"/>
            </w:pPr>
            <w:r>
              <w:t>מעבר לסביבת ייצור, ואז — הרגע שבו יודעים שהמוצר מתאים בול לשוק</w:t>
            </w:r>
          </w:p>
        </w:tc>
      </w:tr>
      <w:tr w:rsidR="00341D45" w14:paraId="7E8CAAE8" w14:textId="77777777">
        <w:tc>
          <w:tcPr>
            <w:tcW w:w="700" w:type="dxa"/>
            <w:shd w:val="clear" w:color="auto" w:fill="FFFFFF"/>
            <w:tcMar>
              <w:top w:w="80" w:type="dxa"/>
              <w:left w:w="120" w:type="dxa"/>
              <w:bottom w:w="80" w:type="dxa"/>
              <w:right w:w="120" w:type="dxa"/>
            </w:tcMar>
          </w:tcPr>
          <w:p w14:paraId="7E8CAAE5" w14:textId="77777777" w:rsidR="00341D45" w:rsidRDefault="00032883" w:rsidP="00E90833">
            <w:pPr>
              <w:jc w:val="left"/>
            </w:pPr>
            <w:r>
              <w:t>5</w:t>
            </w:r>
          </w:p>
        </w:tc>
        <w:tc>
          <w:tcPr>
            <w:tcW w:w="2300" w:type="dxa"/>
            <w:shd w:val="clear" w:color="auto" w:fill="FFFFFF"/>
            <w:tcMar>
              <w:top w:w="80" w:type="dxa"/>
              <w:left w:w="120" w:type="dxa"/>
              <w:bottom w:w="80" w:type="dxa"/>
              <w:right w:w="120" w:type="dxa"/>
            </w:tcMar>
          </w:tcPr>
          <w:p w14:paraId="7E8CAAE6" w14:textId="691C0741" w:rsidR="00341D45" w:rsidRDefault="00032883" w:rsidP="00E90833">
            <w:pPr>
              <w:jc w:val="left"/>
            </w:pPr>
            <w:hyperlink w:anchor="b05_readme" w:history="1">
              <w:proofErr w:type="spellStart"/>
              <w:r>
                <w:rPr>
                  <w:color w:val="1155CC"/>
                  <w:u w:val="single"/>
                </w:rPr>
                <w:t>Scale</w:t>
              </w:r>
              <w:proofErr w:type="spellEnd"/>
              <w:r>
                <w:rPr>
                  <w:color w:val="1155CC"/>
                  <w:u w:val="single"/>
                </w:rPr>
                <w:t xml:space="preserve"> </w:t>
              </w:r>
              <w:proofErr w:type="spellStart"/>
              <w:r>
                <w:rPr>
                  <w:color w:val="1155CC"/>
                  <w:u w:val="single"/>
                </w:rPr>
                <w:t>for</w:t>
              </w:r>
              <w:proofErr w:type="spellEnd"/>
              <w:r>
                <w:rPr>
                  <w:color w:val="1155CC"/>
                  <w:u w:val="single"/>
                </w:rPr>
                <w:t xml:space="preserve"> </w:t>
              </w:r>
              <w:proofErr w:type="spellStart"/>
              <w:r>
                <w:rPr>
                  <w:color w:val="1155CC"/>
                  <w:u w:val="single"/>
                </w:rPr>
                <w:t>Impact</w:t>
              </w:r>
              <w:proofErr w:type="spellEnd"/>
            </w:hyperlink>
          </w:p>
        </w:tc>
        <w:tc>
          <w:tcPr>
            <w:tcW w:w="6026" w:type="dxa"/>
            <w:shd w:val="clear" w:color="auto" w:fill="FFFFFF"/>
            <w:tcMar>
              <w:top w:w="80" w:type="dxa"/>
              <w:left w:w="120" w:type="dxa"/>
              <w:bottom w:w="80" w:type="dxa"/>
              <w:right w:w="120" w:type="dxa"/>
            </w:tcMar>
          </w:tcPr>
          <w:p w14:paraId="7E8CAAE7" w14:textId="77777777" w:rsidR="00341D45" w:rsidRDefault="00032883" w:rsidP="00E90833">
            <w:pPr>
              <w:jc w:val="left"/>
            </w:pPr>
            <w:r>
              <w:t xml:space="preserve">הפצה רחבה ומדידת אימפקט לאומי </w:t>
            </w:r>
            <w:proofErr w:type="spellStart"/>
            <w:r>
              <w:t>בסקייל</w:t>
            </w:r>
            <w:proofErr w:type="spellEnd"/>
          </w:p>
        </w:tc>
      </w:tr>
    </w:tbl>
    <w:p w14:paraId="7E8CAAE9" w14:textId="3F3CBE8D" w:rsidR="00341D45" w:rsidRDefault="00032883" w:rsidP="00E90833">
      <w:pPr>
        <w:spacing w:after="160"/>
        <w:jc w:val="left"/>
      </w:pPr>
      <w:r>
        <w:t xml:space="preserve">בנוסף: </w:t>
      </w:r>
      <w:hyperlink w:anchor="b06_readme" w:history="1">
        <w:r>
          <w:rPr>
            <w:color w:val="1155CC"/>
            <w:u w:val="single"/>
          </w:rPr>
          <w:t xml:space="preserve">שיטת פיתוח </w:t>
        </w:r>
        <w:proofErr w:type="spellStart"/>
        <w:r>
          <w:rPr>
            <w:color w:val="1155CC"/>
            <w:u w:val="single"/>
          </w:rPr>
          <w:t>אג׳נטי</w:t>
        </w:r>
        <w:proofErr w:type="spellEnd"/>
        <w:r>
          <w:rPr>
            <w:color w:val="1155CC"/>
            <w:u w:val="single"/>
          </w:rPr>
          <w:t xml:space="preserve"> ו-ADR</w:t>
        </w:r>
      </w:hyperlink>
      <w:r>
        <w:t xml:space="preserve"> הוא נספח טכני חוצה-שלבים — רלוונטי בעיקר למיזמים שכוללים טרנספורמציה של מערכות ליבה/</w:t>
      </w:r>
      <w:proofErr w:type="spellStart"/>
      <w:r>
        <w:t>Legacy</w:t>
      </w:r>
      <w:proofErr w:type="spellEnd"/>
      <w:r>
        <w:t xml:space="preserve"> (ראו את הדוגמה ב</w:t>
      </w:r>
      <w:r>
        <w:rPr>
          <w:i/>
          <w:iCs/>
          <w:color w:val="666666"/>
        </w:rPr>
        <w:t>כור ביטוח לאומי — כורי-בינה/כור-ביטוח-לאומי, מחוץ למסמך זה</w:t>
      </w:r>
      <w:r>
        <w:t>).</w:t>
      </w:r>
    </w:p>
    <w:p w14:paraId="7E8CAAEA" w14:textId="77777777" w:rsidR="00341D45" w:rsidRDefault="00032883" w:rsidP="00E90833">
      <w:pPr>
        <w:pStyle w:val="Heading3"/>
        <w:spacing w:before="260" w:after="120"/>
        <w:jc w:val="left"/>
      </w:pPr>
      <w:bookmarkStart w:id="7" w:name="_Toc236339049"/>
      <w:r>
        <w:rPr>
          <w:b/>
          <w:bCs/>
          <w:color w:val="2F5496"/>
        </w:rPr>
        <w:t>עיקרון העל: AI-</w:t>
      </w:r>
      <w:proofErr w:type="spellStart"/>
      <w:r>
        <w:rPr>
          <w:b/>
          <w:bCs/>
          <w:color w:val="2F5496"/>
        </w:rPr>
        <w:t>first</w:t>
      </w:r>
      <w:proofErr w:type="spellEnd"/>
      <w:r>
        <w:rPr>
          <w:b/>
          <w:bCs/>
          <w:color w:val="2F5496"/>
        </w:rPr>
        <w:t>, לא AI-</w:t>
      </w:r>
      <w:proofErr w:type="spellStart"/>
      <w:r>
        <w:rPr>
          <w:b/>
          <w:bCs/>
          <w:color w:val="2F5496"/>
        </w:rPr>
        <w:t>added</w:t>
      </w:r>
      <w:bookmarkEnd w:id="7"/>
      <w:proofErr w:type="spellEnd"/>
    </w:p>
    <w:p w14:paraId="7E8CAAEB" w14:textId="446C7FCB" w:rsidR="00341D45" w:rsidRDefault="00032883" w:rsidP="00E90833">
      <w:pPr>
        <w:spacing w:after="160"/>
        <w:jc w:val="left"/>
      </w:pPr>
      <w:r>
        <w:t xml:space="preserve">השאלה שממנה מתחיל כל תהליך היא לא "מה הפתרון?" אלא </w:t>
      </w:r>
      <w:r>
        <w:rPr>
          <w:b/>
          <w:bCs/>
        </w:rPr>
        <w:t>"מה ה-AI מאפשר שלא היה אפשרי לפני שנה?"</w:t>
      </w:r>
      <w:r>
        <w:t>. ה-AI אינו תוספת נוחות — הוא חייב להיות רכיב מהותי ובלתי נפרד מהפתרון. שלושה מבחנים קובעים זאת (מפורט ב</w:t>
      </w:r>
      <w:hyperlink w:anchor="b01_gates" w:history="1">
        <w:r>
          <w:rPr>
            <w:color w:val="1155CC"/>
            <w:u w:val="single"/>
          </w:rPr>
          <w:t>דרישות הסף</w:t>
        </w:r>
      </w:hyperlink>
      <w:r>
        <w:t>):</w:t>
      </w:r>
    </w:p>
    <w:p w14:paraId="7E8CAAEC" w14:textId="77777777" w:rsidR="00341D45" w:rsidRDefault="00032883" w:rsidP="00E90833">
      <w:pPr>
        <w:pStyle w:val="ListParagraph"/>
        <w:numPr>
          <w:ilvl w:val="0"/>
          <w:numId w:val="2"/>
        </w:numPr>
        <w:spacing w:after="80"/>
        <w:jc w:val="left"/>
      </w:pPr>
      <w:r>
        <w:rPr>
          <w:b/>
          <w:bCs/>
        </w:rPr>
        <w:t>מבחן ההסרה</w:t>
      </w:r>
      <w:r>
        <w:t xml:space="preserve"> — אם מסירים את ה-AI, האם הפתרון עדיין עובד?</w:t>
      </w:r>
    </w:p>
    <w:p w14:paraId="7E8CAAED" w14:textId="77777777" w:rsidR="00341D45" w:rsidRDefault="00032883" w:rsidP="00E90833">
      <w:pPr>
        <w:pStyle w:val="ListParagraph"/>
        <w:numPr>
          <w:ilvl w:val="0"/>
          <w:numId w:val="2"/>
        </w:numPr>
        <w:spacing w:after="80"/>
        <w:jc w:val="left"/>
      </w:pPr>
      <w:r>
        <w:rPr>
          <w:b/>
          <w:bCs/>
        </w:rPr>
        <w:t>מבחן הערך</w:t>
      </w:r>
      <w:r>
        <w:t xml:space="preserve"> — האם ה-AI משפיע דרמטית על כמות/איכות/עלות/מהירות הערך?</w:t>
      </w:r>
    </w:p>
    <w:p w14:paraId="7E8CAAEE" w14:textId="77777777" w:rsidR="00341D45" w:rsidRDefault="00032883" w:rsidP="00E90833">
      <w:pPr>
        <w:pStyle w:val="ListParagraph"/>
        <w:numPr>
          <w:ilvl w:val="0"/>
          <w:numId w:val="2"/>
        </w:numPr>
        <w:spacing w:after="80"/>
        <w:jc w:val="left"/>
      </w:pPr>
      <w:r>
        <w:rPr>
          <w:b/>
          <w:bCs/>
        </w:rPr>
        <w:t>מבחן הבשלות</w:t>
      </w:r>
      <w:r>
        <w:t xml:space="preserve"> — קיים דאטה, או היתכנות ברורה לאיסופו?</w:t>
      </w:r>
    </w:p>
    <w:p w14:paraId="7E8CAAEF" w14:textId="774133D7" w:rsidR="00341D45" w:rsidRDefault="00032883" w:rsidP="00E90833">
      <w:pPr>
        <w:pStyle w:val="Heading3"/>
        <w:spacing w:before="260" w:after="120"/>
        <w:jc w:val="left"/>
      </w:pPr>
      <w:bookmarkStart w:id="8" w:name="_Toc236339050"/>
      <w:r>
        <w:rPr>
          <w:b/>
          <w:bCs/>
          <w:color w:val="2F5496"/>
        </w:rPr>
        <w:t>עיקרון העל: המטה לא הבעלים</w:t>
      </w:r>
      <w:bookmarkEnd w:id="8"/>
      <w:ins w:id="9" w:author="אורית קורמן נגרי" w:date="2026-08-16T11:50:00Z" w16du:dateUtc="2026-08-16T08:50:00Z">
        <w:r w:rsidR="0047209D">
          <w:rPr>
            <w:rFonts w:hint="cs"/>
          </w:rPr>
          <w:t xml:space="preserve"> (של הבעיה או הפתרון הוא הבעלים של התהליך)</w:t>
        </w:r>
      </w:ins>
    </w:p>
    <w:p w14:paraId="7E8CAAF0" w14:textId="4D8BD313" w:rsidR="00341D45" w:rsidRDefault="00032883" w:rsidP="00E90833">
      <w:pPr>
        <w:spacing w:after="160"/>
        <w:jc w:val="left"/>
      </w:pPr>
      <w:r>
        <w:t xml:space="preserve">המטה </w:t>
      </w:r>
      <w:r>
        <w:rPr>
          <w:b/>
          <w:bCs/>
        </w:rPr>
        <w:t>אינו מפתח את הפתרון המלא</w:t>
      </w:r>
      <w:r>
        <w:t>. תפקידו לצלול לעומק הבעיה, לגבש כיוון פתרון, לבנות מצפן עסקי (</w:t>
      </w:r>
      <w:proofErr w:type="spellStart"/>
      <w:r>
        <w:t>Lean</w:t>
      </w:r>
      <w:proofErr w:type="spellEnd"/>
      <w:r>
        <w:t xml:space="preserve"> </w:t>
      </w:r>
      <w:proofErr w:type="spellStart"/>
      <w:r>
        <w:t>Canvas</w:t>
      </w:r>
      <w:proofErr w:type="spellEnd"/>
      <w:r>
        <w:t xml:space="preserve">) — וליצור "בריף" שמאפשר לשותף חיצוני </w:t>
      </w:r>
      <w:ins w:id="10" w:author="אורית קורמן נגרי" w:date="2026-08-16T11:50:00Z" w16du:dateUtc="2026-08-16T08:50:00Z">
        <w:r w:rsidR="0047209D">
          <w:rPr>
            <w:rFonts w:hint="cs"/>
          </w:rPr>
          <w:t xml:space="preserve">פה צריך לשים לב, מיזמים ממשלתיים </w:t>
        </w:r>
      </w:ins>
      <w:ins w:id="11" w:author="אורית קורמן נגרי" w:date="2026-08-16T11:51:00Z" w16du:dateUtc="2026-08-16T08:51:00Z">
        <w:r w:rsidR="0047209D">
          <w:rPr>
            <w:rFonts w:hint="cs"/>
          </w:rPr>
          <w:t>נפלו בדיוק על הדבר הזה בגלל קשב או כוונות שלא ניתן יהיה לייצר בהם ודאות ביציאה לדרך</w:t>
        </w:r>
      </w:ins>
      <w:r>
        <w:t xml:space="preserve">(ממשלתי, עסקי או אקדמי) </w:t>
      </w:r>
      <w:r>
        <w:rPr>
          <w:b/>
          <w:bCs/>
        </w:rPr>
        <w:t>לקחת בעלות</w:t>
      </w:r>
      <w:r>
        <w:t xml:space="preserve"> על הביצוע. שני "לקוחות" תמיד באופק: האזרח (אימפקט) והשותף המיישם (תמריץ עסקי/תפעולי).</w:t>
      </w:r>
      <w:ins w:id="12" w:author="אורית קורמן נגרי" w:date="2026-08-16T11:51:00Z" w16du:dateUtc="2026-08-16T08:51:00Z">
        <w:r w:rsidR="0047209D">
          <w:rPr>
            <w:rFonts w:hint="cs"/>
          </w:rPr>
          <w:t xml:space="preserve"> המטה הוא הבעלים של המנגנון והתהליך התהליך לא יוצא בלי תקנון חתום ומחייב של כל השותפים ותנאי להמשכיות בכל נקודה של התהליך</w:t>
        </w:r>
      </w:ins>
    </w:p>
    <w:p w14:paraId="7E8CAAF1" w14:textId="77777777" w:rsidR="00341D45" w:rsidRDefault="00032883" w:rsidP="00E90833">
      <w:pPr>
        <w:pStyle w:val="Heading3"/>
        <w:spacing w:before="260" w:after="120"/>
        <w:jc w:val="left"/>
      </w:pPr>
      <w:bookmarkStart w:id="13" w:name="_Toc236339051"/>
      <w:r>
        <w:rPr>
          <w:b/>
          <w:bCs/>
          <w:color w:val="2F5496"/>
        </w:rPr>
        <w:t>עיקרון העל: תיעוד הוא חובה, לא אופציה</w:t>
      </w:r>
      <w:bookmarkEnd w:id="13"/>
    </w:p>
    <w:p w14:paraId="7E8CAAF2" w14:textId="77777777" w:rsidR="00341D45" w:rsidRDefault="00032883" w:rsidP="00E90833">
      <w:pPr>
        <w:spacing w:after="160"/>
        <w:jc w:val="left"/>
      </w:pPr>
      <w:r>
        <w:lastRenderedPageBreak/>
        <w:t>כל החלטה — כניסת בעיה, תיעדוף, בחירת שורש, פסילה — מתועדת. הסיבות: שקיפות משפטית, מניעת "אמנזיה ארגונית", ולמידה מתמשכת מהצלחות וכשלים. עיקרון זה הוא הבסיס לכך שכל הריפו הזה בנוי כ-</w:t>
      </w:r>
      <w:proofErr w:type="spellStart"/>
      <w:r>
        <w:t>Wiki</w:t>
      </w:r>
      <w:proofErr w:type="spellEnd"/>
      <w:r>
        <w:t xml:space="preserve"> בר-חיפוש ולא </w:t>
      </w:r>
      <w:proofErr w:type="spellStart"/>
      <w:r>
        <w:t>כערימת</w:t>
      </w:r>
      <w:proofErr w:type="spellEnd"/>
      <w:r>
        <w:t xml:space="preserve"> מסמכים חד-פעמיים.</w:t>
      </w:r>
    </w:p>
    <w:p w14:paraId="7E8CAAF3" w14:textId="77777777" w:rsidR="00341D45" w:rsidRDefault="00032883" w:rsidP="00E90833">
      <w:pPr>
        <w:pStyle w:val="Heading3"/>
        <w:spacing w:before="260" w:after="120"/>
        <w:jc w:val="left"/>
      </w:pPr>
      <w:bookmarkStart w:id="14" w:name="_Toc236339052"/>
      <w:r>
        <w:rPr>
          <w:b/>
          <w:bCs/>
          <w:color w:val="2F5496"/>
        </w:rPr>
        <w:t xml:space="preserve">עיקרון העל: </w:t>
      </w:r>
      <w:proofErr w:type="spellStart"/>
      <w:r>
        <w:rPr>
          <w:b/>
          <w:bCs/>
          <w:color w:val="2F5496"/>
        </w:rPr>
        <w:t>Human</w:t>
      </w:r>
      <w:proofErr w:type="spellEnd"/>
      <w:r>
        <w:rPr>
          <w:b/>
          <w:bCs/>
          <w:color w:val="2F5496"/>
        </w:rPr>
        <w:t xml:space="preserve"> </w:t>
      </w:r>
      <w:proofErr w:type="spellStart"/>
      <w:r>
        <w:rPr>
          <w:b/>
          <w:bCs/>
          <w:color w:val="2F5496"/>
        </w:rPr>
        <w:t>in</w:t>
      </w:r>
      <w:proofErr w:type="spellEnd"/>
      <w:r>
        <w:rPr>
          <w:b/>
          <w:bCs/>
          <w:color w:val="2F5496"/>
        </w:rPr>
        <w:t xml:space="preserve"> </w:t>
      </w:r>
      <w:proofErr w:type="spellStart"/>
      <w:r>
        <w:rPr>
          <w:b/>
          <w:bCs/>
          <w:color w:val="2F5496"/>
        </w:rPr>
        <w:t>the</w:t>
      </w:r>
      <w:proofErr w:type="spellEnd"/>
      <w:r>
        <w:rPr>
          <w:b/>
          <w:bCs/>
          <w:color w:val="2F5496"/>
        </w:rPr>
        <w:t xml:space="preserve"> </w:t>
      </w:r>
      <w:proofErr w:type="spellStart"/>
      <w:r>
        <w:rPr>
          <w:b/>
          <w:bCs/>
          <w:color w:val="2F5496"/>
        </w:rPr>
        <w:t>Loop</w:t>
      </w:r>
      <w:proofErr w:type="spellEnd"/>
      <w:r>
        <w:rPr>
          <w:b/>
          <w:bCs/>
          <w:color w:val="2F5496"/>
        </w:rPr>
        <w:t>, תמיד</w:t>
      </w:r>
      <w:bookmarkEnd w:id="14"/>
    </w:p>
    <w:p w14:paraId="7E8CAAF4" w14:textId="78E6E15A" w:rsidR="00341D45" w:rsidRDefault="00032883" w:rsidP="00E90833">
      <w:pPr>
        <w:spacing w:after="160"/>
        <w:jc w:val="left"/>
      </w:pPr>
      <w:r>
        <w:t xml:space="preserve">סוכני AI מוטמעים לאורך כל התהליך — סורקים מקורות, מעמיקים, מתקפים, מציעים ניקוד. </w:t>
      </w:r>
      <w:r>
        <w:rPr>
          <w:b/>
          <w:bCs/>
        </w:rPr>
        <w:t>הם לעולם לא מחליטים לבד.</w:t>
      </w:r>
      <w:r>
        <w:t xml:space="preserve"> כל החלטת תיעדוף, בחירת שורש, או מעבר </w:t>
      </w:r>
      <w:proofErr w:type="spellStart"/>
      <w:r>
        <w:t>Gate</w:t>
      </w:r>
      <w:proofErr w:type="spellEnd"/>
      <w:r>
        <w:t xml:space="preserve"> מאושרת בידי אדם. מפורט יותר: </w:t>
      </w:r>
      <w:hyperlink w:anchor="b00_principles" w:history="1">
        <w:r>
          <w:rPr>
            <w:color w:val="1155CC"/>
            <w:u w:val="single"/>
          </w:rPr>
          <w:t>עקרונות-על</w:t>
        </w:r>
      </w:hyperlink>
      <w:r>
        <w:t>.</w:t>
      </w:r>
    </w:p>
    <w:p w14:paraId="7E8CAAF5" w14:textId="77777777" w:rsidR="00341D45" w:rsidRDefault="00032883" w:rsidP="00E90833">
      <w:pPr>
        <w:pStyle w:val="Heading2"/>
        <w:spacing w:before="320" w:after="160"/>
        <w:jc w:val="left"/>
      </w:pPr>
      <w:bookmarkStart w:id="15" w:name="b00_wiki"/>
      <w:bookmarkStart w:id="16" w:name="_Toc236339053"/>
      <w:r>
        <w:rPr>
          <w:b/>
          <w:bCs/>
          <w:color w:val="2F5496"/>
          <w:sz w:val="28"/>
          <w:szCs w:val="28"/>
        </w:rPr>
        <w:t>תפיסת ה-</w:t>
      </w:r>
      <w:proofErr w:type="spellStart"/>
      <w:r>
        <w:rPr>
          <w:b/>
          <w:bCs/>
          <w:color w:val="2F5496"/>
          <w:sz w:val="28"/>
          <w:szCs w:val="28"/>
        </w:rPr>
        <w:t>Wiki</w:t>
      </w:r>
      <w:proofErr w:type="spellEnd"/>
      <w:r>
        <w:rPr>
          <w:b/>
          <w:bCs/>
          <w:color w:val="2F5496"/>
          <w:sz w:val="28"/>
          <w:szCs w:val="28"/>
        </w:rPr>
        <w:t xml:space="preserve"> — </w:t>
      </w:r>
      <w:proofErr w:type="spellStart"/>
      <w:r>
        <w:rPr>
          <w:b/>
          <w:bCs/>
          <w:color w:val="2F5496"/>
          <w:sz w:val="28"/>
          <w:szCs w:val="28"/>
        </w:rPr>
        <w:t>Business</w:t>
      </w:r>
      <w:proofErr w:type="spellEnd"/>
      <w:r>
        <w:rPr>
          <w:b/>
          <w:bCs/>
          <w:color w:val="2F5496"/>
          <w:sz w:val="28"/>
          <w:szCs w:val="28"/>
        </w:rPr>
        <w:t xml:space="preserve"> </w:t>
      </w:r>
      <w:proofErr w:type="spellStart"/>
      <w:r>
        <w:rPr>
          <w:b/>
          <w:bCs/>
          <w:color w:val="2F5496"/>
          <w:sz w:val="28"/>
          <w:szCs w:val="28"/>
        </w:rPr>
        <w:t>Wiki</w:t>
      </w:r>
      <w:proofErr w:type="spellEnd"/>
      <w:r>
        <w:rPr>
          <w:b/>
          <w:bCs/>
          <w:color w:val="2F5496"/>
          <w:sz w:val="28"/>
          <w:szCs w:val="28"/>
        </w:rPr>
        <w:t xml:space="preserve"> כמוח שני</w:t>
      </w:r>
      <w:bookmarkEnd w:id="15"/>
      <w:bookmarkEnd w:id="16"/>
    </w:p>
    <w:p w14:paraId="7E8CAAF6" w14:textId="224981ED" w:rsidR="00341D45" w:rsidRDefault="00032883" w:rsidP="00E90833">
      <w:pPr>
        <w:pBdr>
          <w:right w:val="single" w:sz="18" w:space="8" w:color="2F5496"/>
        </w:pBdr>
        <w:shd w:val="clear" w:color="auto" w:fill="EEF2F7"/>
        <w:spacing w:before="120" w:after="200"/>
        <w:ind w:right="200"/>
        <w:jc w:val="left"/>
      </w:pPr>
      <w:r>
        <w:t>זהו הפרק הראשון שכדאי לקרוא — לפני הכניסה לשלבי כור ההאצה עצמם. כל התהליך שמתואר ב</w:t>
      </w:r>
      <w:hyperlink w:anchor="b01_readme" w:history="1">
        <w:r>
          <w:rPr>
            <w:color w:val="1155CC"/>
            <w:u w:val="single"/>
          </w:rPr>
          <w:t>מפעל הבעיות</w:t>
        </w:r>
      </w:hyperlink>
      <w:r>
        <w:t xml:space="preserve"> ואילך מתועד, מתנהל ונשמר בתוך התפיסה הזו.</w:t>
      </w:r>
    </w:p>
    <w:p w14:paraId="7E8CAAF7" w14:textId="77777777" w:rsidR="00341D45" w:rsidRDefault="00032883" w:rsidP="00E90833">
      <w:pPr>
        <w:pStyle w:val="Heading3"/>
        <w:spacing w:before="260" w:after="120"/>
        <w:jc w:val="left"/>
      </w:pPr>
      <w:bookmarkStart w:id="17" w:name="_Toc236339054"/>
      <w:r>
        <w:rPr>
          <w:b/>
          <w:bCs/>
          <w:color w:val="2F5496"/>
        </w:rPr>
        <w:t>הקונספט</w:t>
      </w:r>
      <w:bookmarkEnd w:id="17"/>
    </w:p>
    <w:p w14:paraId="7E8CAAF8" w14:textId="13C9B14F" w:rsidR="00341D45" w:rsidRDefault="00032883" w:rsidP="00E90833">
      <w:pPr>
        <w:spacing w:after="160"/>
        <w:jc w:val="left"/>
      </w:pPr>
      <w:r>
        <w:t>מסמך דרישות חי ומתפתח (</w:t>
      </w:r>
      <w:proofErr w:type="spellStart"/>
      <w:r>
        <w:rPr>
          <w:b/>
          <w:bCs/>
        </w:rPr>
        <w:t>Living</w:t>
      </w:r>
      <w:proofErr w:type="spellEnd"/>
      <w:r>
        <w:rPr>
          <w:b/>
          <w:bCs/>
        </w:rPr>
        <w:t xml:space="preserve"> </w:t>
      </w:r>
      <w:proofErr w:type="spellStart"/>
      <w:r>
        <w:rPr>
          <w:b/>
          <w:bCs/>
        </w:rPr>
        <w:t>Spec</w:t>
      </w:r>
      <w:proofErr w:type="spellEnd"/>
      <w:r>
        <w:t xml:space="preserve">) שמרכז את כל הידע הארגוני במקום אחד — לא רק ידע טכני, אלא גם ידע תהליכי: כל בעיה, כל החלטה, כל מיזם בכור ההאצה מתועד באותה שיטה. </w:t>
      </w:r>
      <w:r>
        <w:rPr>
          <w:b/>
          <w:bCs/>
        </w:rPr>
        <w:t>ה-</w:t>
      </w:r>
      <w:proofErr w:type="spellStart"/>
      <w:r>
        <w:rPr>
          <w:b/>
          <w:bCs/>
        </w:rPr>
        <w:t>Spec</w:t>
      </w:r>
      <w:proofErr w:type="spellEnd"/>
      <w:r>
        <w:rPr>
          <w:b/>
          <w:bCs/>
        </w:rPr>
        <w:t xml:space="preserve"> הוא המלך</w:t>
      </w:r>
      <w:r>
        <w:t xml:space="preserve"> — כשמגיעים לשלב טכני (ראו </w:t>
      </w:r>
      <w:hyperlink w:anchor="b06_sdlc" w:history="1">
        <w:r>
          <w:rPr>
            <w:color w:val="1155CC"/>
            <w:u w:val="single"/>
          </w:rPr>
          <w:t xml:space="preserve">שיטת פיתוח </w:t>
        </w:r>
        <w:proofErr w:type="spellStart"/>
        <w:r>
          <w:rPr>
            <w:color w:val="1155CC"/>
            <w:u w:val="single"/>
          </w:rPr>
          <w:t>אג׳נטי</w:t>
        </w:r>
        <w:proofErr w:type="spellEnd"/>
      </w:hyperlink>
      <w:r>
        <w:t>), כל תהליך הפיתוח מתחיל ממנו.</w:t>
      </w:r>
    </w:p>
    <w:p w14:paraId="7E8CAAF9" w14:textId="77777777" w:rsidR="00341D45" w:rsidRDefault="00032883" w:rsidP="00E90833">
      <w:pPr>
        <w:pStyle w:val="Heading3"/>
        <w:spacing w:before="260" w:after="120"/>
        <w:jc w:val="left"/>
      </w:pPr>
      <w:bookmarkStart w:id="18" w:name="_Toc236339055"/>
      <w:r>
        <w:rPr>
          <w:b/>
          <w:bCs/>
          <w:color w:val="2F5496"/>
        </w:rPr>
        <w:t>מקורות לבניית ה-</w:t>
      </w:r>
      <w:proofErr w:type="spellStart"/>
      <w:r>
        <w:rPr>
          <w:b/>
          <w:bCs/>
          <w:color w:val="2F5496"/>
        </w:rPr>
        <w:t>Business</w:t>
      </w:r>
      <w:proofErr w:type="spellEnd"/>
      <w:r>
        <w:rPr>
          <w:b/>
          <w:bCs/>
          <w:color w:val="2F5496"/>
        </w:rPr>
        <w:t xml:space="preserve"> </w:t>
      </w:r>
      <w:proofErr w:type="spellStart"/>
      <w:r>
        <w:rPr>
          <w:b/>
          <w:bCs/>
          <w:color w:val="2F5496"/>
        </w:rPr>
        <w:t>Wiki</w:t>
      </w:r>
      <w:bookmarkEnd w:id="18"/>
      <w:proofErr w:type="spellEnd"/>
    </w:p>
    <w:p w14:paraId="7E8CAAFA" w14:textId="77777777" w:rsidR="00341D45" w:rsidRDefault="00032883" w:rsidP="00E90833">
      <w:pPr>
        <w:pStyle w:val="ListParagraph"/>
        <w:numPr>
          <w:ilvl w:val="0"/>
          <w:numId w:val="2"/>
        </w:numPr>
        <w:spacing w:after="80"/>
        <w:jc w:val="left"/>
      </w:pPr>
      <w:r>
        <w:t>חילוץ קוד מ-</w:t>
      </w:r>
      <w:proofErr w:type="spellStart"/>
      <w:r>
        <w:t>Mainframe</w:t>
      </w:r>
      <w:proofErr w:type="spellEnd"/>
      <w:r>
        <w:t xml:space="preserve"> (כלי AI ייעודיים)</w:t>
      </w:r>
    </w:p>
    <w:p w14:paraId="7E8CAAFB" w14:textId="77777777" w:rsidR="00341D45" w:rsidRDefault="00032883" w:rsidP="00E90833">
      <w:pPr>
        <w:pStyle w:val="ListParagraph"/>
        <w:numPr>
          <w:ilvl w:val="0"/>
          <w:numId w:val="2"/>
        </w:numPr>
        <w:spacing w:after="80"/>
        <w:jc w:val="left"/>
      </w:pPr>
      <w:r>
        <w:t>חילוץ חוקים, נהלי עבודה ותקנות</w:t>
      </w:r>
    </w:p>
    <w:p w14:paraId="7E8CAAFC" w14:textId="77777777" w:rsidR="00341D45" w:rsidRDefault="00032883" w:rsidP="00E90833">
      <w:pPr>
        <w:pStyle w:val="ListParagraph"/>
        <w:numPr>
          <w:ilvl w:val="0"/>
          <w:numId w:val="2"/>
        </w:numPr>
        <w:spacing w:after="80"/>
        <w:jc w:val="left"/>
      </w:pPr>
      <w:r>
        <w:t>ראיונות עם מובילים עסקיים (מוקלטים ומנותחים על ידי AI)</w:t>
      </w:r>
    </w:p>
    <w:p w14:paraId="7E8CAAFD" w14:textId="77777777" w:rsidR="00341D45" w:rsidRDefault="00032883" w:rsidP="00E90833">
      <w:pPr>
        <w:pStyle w:val="ListParagraph"/>
        <w:numPr>
          <w:ilvl w:val="0"/>
          <w:numId w:val="2"/>
        </w:numPr>
        <w:spacing w:after="80"/>
        <w:jc w:val="left"/>
      </w:pPr>
      <w:r>
        <w:t>לוגיקה עסקית "תורה שבעל פה" שנמצאת בתוך הקוד הקיים</w:t>
      </w:r>
    </w:p>
    <w:p w14:paraId="7E8CAAFE" w14:textId="77777777" w:rsidR="00341D45" w:rsidRDefault="00032883" w:rsidP="00E90833">
      <w:pPr>
        <w:pStyle w:val="Heading3"/>
        <w:spacing w:before="260" w:after="120"/>
        <w:jc w:val="left"/>
      </w:pPr>
      <w:bookmarkStart w:id="19" w:name="_Toc236339056"/>
      <w:r>
        <w:rPr>
          <w:b/>
          <w:bCs/>
          <w:color w:val="2F5496"/>
        </w:rPr>
        <w:t xml:space="preserve">פורמט: קבצי MD, לא </w:t>
      </w:r>
      <w:proofErr w:type="spellStart"/>
      <w:r>
        <w:rPr>
          <w:b/>
          <w:bCs/>
          <w:color w:val="2F5496"/>
        </w:rPr>
        <w:t>Word</w:t>
      </w:r>
      <w:proofErr w:type="spellEnd"/>
      <w:r>
        <w:rPr>
          <w:b/>
          <w:bCs/>
          <w:color w:val="2F5496"/>
        </w:rPr>
        <w:t>/</w:t>
      </w:r>
      <w:proofErr w:type="spellStart"/>
      <w:r>
        <w:rPr>
          <w:b/>
          <w:bCs/>
          <w:color w:val="2F5496"/>
        </w:rPr>
        <w:t>Excel</w:t>
      </w:r>
      <w:bookmarkEnd w:id="19"/>
      <w:proofErr w:type="spellEnd"/>
    </w:p>
    <w:p w14:paraId="7E8CAAFF" w14:textId="18BEDCCC" w:rsidR="00341D45" w:rsidRDefault="00032883" w:rsidP="00E90833">
      <w:pPr>
        <w:spacing w:after="160"/>
        <w:jc w:val="left"/>
      </w:pPr>
      <w:r>
        <w:t xml:space="preserve">פורמט תעשייתי פתוח ונגיש: לא מסמכי </w:t>
      </w:r>
      <w:proofErr w:type="spellStart"/>
      <w:r>
        <w:t>Word</w:t>
      </w:r>
      <w:proofErr w:type="spellEnd"/>
      <w:r>
        <w:t xml:space="preserve"> או </w:t>
      </w:r>
      <w:proofErr w:type="spellStart"/>
      <w:r>
        <w:t>Excel</w:t>
      </w:r>
      <w:proofErr w:type="spellEnd"/>
      <w:r>
        <w:t xml:space="preserve"> · מאורגן בספריות של MD </w:t>
      </w:r>
      <w:proofErr w:type="spellStart"/>
      <w:r>
        <w:t>Files</w:t>
      </w:r>
      <w:proofErr w:type="spellEnd"/>
      <w:r>
        <w:t xml:space="preserve"> באופן מובנה · מריצים עליו </w:t>
      </w:r>
      <w:hyperlink w:anchor="b00_kg" w:history="1">
        <w:proofErr w:type="spellStart"/>
        <w:r>
          <w:rPr>
            <w:color w:val="1155CC"/>
            <w:u w:val="single"/>
          </w:rPr>
          <w:t>Knowledge</w:t>
        </w:r>
        <w:proofErr w:type="spellEnd"/>
        <w:r>
          <w:rPr>
            <w:color w:val="1155CC"/>
            <w:u w:val="single"/>
          </w:rPr>
          <w:t xml:space="preserve"> </w:t>
        </w:r>
        <w:proofErr w:type="spellStart"/>
        <w:r>
          <w:rPr>
            <w:color w:val="1155CC"/>
            <w:u w:val="single"/>
          </w:rPr>
          <w:t>Graph</w:t>
        </w:r>
        <w:proofErr w:type="spellEnd"/>
      </w:hyperlink>
      <w:r>
        <w:t xml:space="preserve"> ליצירת קשרים · נכתב בעברית עסקית שהגורם העסקי יכול לקרוא, לאשר ולהעיר.</w:t>
      </w:r>
    </w:p>
    <w:p w14:paraId="7E8CAB00" w14:textId="77777777" w:rsidR="00341D45" w:rsidRDefault="00032883" w:rsidP="00E90833">
      <w:pPr>
        <w:pStyle w:val="Heading3"/>
        <w:spacing w:before="260" w:after="120"/>
        <w:jc w:val="left"/>
      </w:pPr>
      <w:bookmarkStart w:id="20" w:name="_Toc236339057"/>
      <w:r>
        <w:rPr>
          <w:b/>
          <w:bCs/>
          <w:color w:val="2F5496"/>
        </w:rPr>
        <w:t>יתרונות</w:t>
      </w:r>
      <w:bookmarkEnd w:id="20"/>
    </w:p>
    <w:p w14:paraId="7E8CAB01" w14:textId="77777777" w:rsidR="00341D45" w:rsidRDefault="00032883" w:rsidP="00E90833">
      <w:pPr>
        <w:pStyle w:val="ListParagraph"/>
        <w:numPr>
          <w:ilvl w:val="0"/>
          <w:numId w:val="2"/>
        </w:numPr>
        <w:spacing w:after="80"/>
        <w:jc w:val="left"/>
      </w:pPr>
      <w:r>
        <w:rPr>
          <w:b/>
          <w:bCs/>
        </w:rPr>
        <w:t>מקור אמת יחיד</w:t>
      </w:r>
      <w:r>
        <w:t xml:space="preserve"> (</w:t>
      </w:r>
      <w:proofErr w:type="spellStart"/>
      <w:r>
        <w:t>Single</w:t>
      </w:r>
      <w:proofErr w:type="spellEnd"/>
      <w:r>
        <w:t xml:space="preserve"> </w:t>
      </w:r>
      <w:proofErr w:type="spellStart"/>
      <w:r>
        <w:t>Source</w:t>
      </w:r>
      <w:proofErr w:type="spellEnd"/>
      <w:r>
        <w:t xml:space="preserve"> </w:t>
      </w:r>
      <w:proofErr w:type="spellStart"/>
      <w:r>
        <w:t>of</w:t>
      </w:r>
      <w:proofErr w:type="spellEnd"/>
      <w:r>
        <w:t xml:space="preserve"> </w:t>
      </w:r>
      <w:proofErr w:type="spellStart"/>
      <w:r>
        <w:t>Truth</w:t>
      </w:r>
      <w:proofErr w:type="spellEnd"/>
      <w:r>
        <w:t>)</w:t>
      </w:r>
    </w:p>
    <w:p w14:paraId="7E8CAB02" w14:textId="77777777" w:rsidR="00341D45" w:rsidRDefault="00032883" w:rsidP="00E90833">
      <w:pPr>
        <w:pStyle w:val="ListParagraph"/>
        <w:numPr>
          <w:ilvl w:val="0"/>
          <w:numId w:val="2"/>
        </w:numPr>
        <w:spacing w:after="80"/>
        <w:jc w:val="left"/>
      </w:pPr>
      <w:r>
        <w:t>מתעדכן כל הזמן (כמו ויקיפדיה)</w:t>
      </w:r>
    </w:p>
    <w:p w14:paraId="7E8CAB03" w14:textId="77777777" w:rsidR="00341D45" w:rsidRDefault="00032883" w:rsidP="00E90833">
      <w:pPr>
        <w:pStyle w:val="ListParagraph"/>
        <w:numPr>
          <w:ilvl w:val="0"/>
          <w:numId w:val="2"/>
        </w:numPr>
        <w:spacing w:after="80"/>
        <w:jc w:val="left"/>
      </w:pPr>
      <w:r>
        <w:t>נגיש להמון כלים ופלטפורמות</w:t>
      </w:r>
    </w:p>
    <w:p w14:paraId="7E8CAB04" w14:textId="77777777" w:rsidR="00341D45" w:rsidRDefault="00032883" w:rsidP="00E90833">
      <w:pPr>
        <w:pStyle w:val="ListParagraph"/>
        <w:numPr>
          <w:ilvl w:val="0"/>
          <w:numId w:val="2"/>
        </w:numPr>
        <w:spacing w:after="80"/>
        <w:jc w:val="left"/>
      </w:pPr>
      <w:r>
        <w:t>מהווה בסיס ל-</w:t>
      </w:r>
      <w:proofErr w:type="spellStart"/>
      <w:r>
        <w:t>Retraining</w:t>
      </w:r>
      <w:proofErr w:type="spellEnd"/>
      <w:r>
        <w:t xml:space="preserve"> של מודל AI ייעודי לארגון</w:t>
      </w:r>
    </w:p>
    <w:p w14:paraId="7E8CAB05" w14:textId="77777777" w:rsidR="00341D45" w:rsidRDefault="00032883" w:rsidP="00E90833">
      <w:pPr>
        <w:pStyle w:val="Heading3"/>
        <w:spacing w:before="260" w:after="120"/>
        <w:jc w:val="left"/>
      </w:pPr>
      <w:bookmarkStart w:id="21" w:name="_Toc236339058"/>
      <w:r>
        <w:rPr>
          <w:b/>
          <w:bCs/>
          <w:color w:val="2F5496"/>
        </w:rPr>
        <w:t>השלמות: איך זה מתיישר עם מה שמקובל בעולם</w:t>
      </w:r>
      <w:bookmarkEnd w:id="21"/>
    </w:p>
    <w:p w14:paraId="7E8CAB06" w14:textId="77777777" w:rsidR="00341D45" w:rsidRDefault="00032883" w:rsidP="00E90833">
      <w:pPr>
        <w:spacing w:after="160"/>
        <w:jc w:val="left"/>
      </w:pPr>
      <w:r>
        <w:t xml:space="preserve">הקונספט של </w:t>
      </w:r>
      <w:proofErr w:type="spellStart"/>
      <w:r>
        <w:t>Business</w:t>
      </w:r>
      <w:proofErr w:type="spellEnd"/>
      <w:r>
        <w:t xml:space="preserve"> </w:t>
      </w:r>
      <w:proofErr w:type="spellStart"/>
      <w:r>
        <w:t>Wiki</w:t>
      </w:r>
      <w:proofErr w:type="spellEnd"/>
      <w:r>
        <w:t xml:space="preserve"> אינו המצאה מבודדת — הוא מתכנס עם כמה תשתיות ידע מוכרות בהנדסת תוכנה ובניהול ידע אישי/ארגוני. שימוש מודע בהן מונע "המצאת גלגל" ונותן שפה משותפת עם צוותי הנדסה קיימים.</w:t>
      </w:r>
    </w:p>
    <w:p w14:paraId="7E8CAB07" w14:textId="77777777" w:rsidR="00341D45" w:rsidRDefault="00032883" w:rsidP="00E90833">
      <w:pPr>
        <w:pStyle w:val="Heading4"/>
        <w:spacing w:before="200" w:after="100"/>
        <w:jc w:val="left"/>
      </w:pPr>
      <w:proofErr w:type="spellStart"/>
      <w:r>
        <w:rPr>
          <w:b/>
          <w:bCs/>
          <w:color w:val="404040"/>
        </w:rPr>
        <w:t>Docs-as-code</w:t>
      </w:r>
      <w:proofErr w:type="spellEnd"/>
    </w:p>
    <w:p w14:paraId="7E8CAB08" w14:textId="77777777" w:rsidR="00341D45" w:rsidRDefault="00032883" w:rsidP="00E90833">
      <w:pPr>
        <w:spacing w:after="160"/>
        <w:jc w:val="left"/>
      </w:pPr>
      <w:r>
        <w:lastRenderedPageBreak/>
        <w:t>עקרון מבוסס-תעשייה: תיעוד נשמר כטקסט פשוט (</w:t>
      </w:r>
      <w:proofErr w:type="spellStart"/>
      <w:r>
        <w:t>Markdown</w:t>
      </w:r>
      <w:proofErr w:type="spellEnd"/>
      <w:r>
        <w:t xml:space="preserve">) לצד הקוד, עובר </w:t>
      </w:r>
      <w:proofErr w:type="spellStart"/>
      <w:r>
        <w:t>Code</w:t>
      </w:r>
      <w:proofErr w:type="spellEnd"/>
      <w:r>
        <w:t xml:space="preserve"> </w:t>
      </w:r>
      <w:proofErr w:type="spellStart"/>
      <w:r>
        <w:t>Review</w:t>
      </w:r>
      <w:proofErr w:type="spellEnd"/>
      <w:r>
        <w:t xml:space="preserve"> ו-</w:t>
      </w:r>
      <w:proofErr w:type="spellStart"/>
      <w:r>
        <w:t>Git</w:t>
      </w:r>
      <w:proofErr w:type="spellEnd"/>
      <w:r>
        <w:t xml:space="preserve"> </w:t>
      </w:r>
      <w:proofErr w:type="spellStart"/>
      <w:r>
        <w:t>history</w:t>
      </w:r>
      <w:proofErr w:type="spellEnd"/>
      <w:r>
        <w:t xml:space="preserve"> בדיוק כמו קוד. זה בדיוק מה שה-</w:t>
      </w:r>
      <w:proofErr w:type="spellStart"/>
      <w:r>
        <w:t>Business</w:t>
      </w:r>
      <w:proofErr w:type="spellEnd"/>
      <w:r>
        <w:t xml:space="preserve"> </w:t>
      </w:r>
      <w:proofErr w:type="spellStart"/>
      <w:r>
        <w:t>Wiki</w:t>
      </w:r>
      <w:proofErr w:type="spellEnd"/>
      <w:r>
        <w:t xml:space="preserve"> מיישם: MD </w:t>
      </w:r>
      <w:proofErr w:type="spellStart"/>
      <w:r>
        <w:t>Files</w:t>
      </w:r>
      <w:proofErr w:type="spellEnd"/>
      <w:r>
        <w:t>, לא מסמכים בינאריים נעולים בכלי קניינות.</w:t>
      </w:r>
    </w:p>
    <w:p w14:paraId="7E8CAB09" w14:textId="77777777" w:rsidR="00341D45" w:rsidRDefault="00032883" w:rsidP="00E90833">
      <w:pPr>
        <w:pStyle w:val="Heading4"/>
        <w:spacing w:before="200" w:after="100"/>
        <w:jc w:val="left"/>
      </w:pPr>
      <w:r>
        <w:rPr>
          <w:b/>
          <w:bCs/>
          <w:color w:val="404040"/>
        </w:rPr>
        <w:t>PARA (</w:t>
      </w:r>
      <w:proofErr w:type="spellStart"/>
      <w:r>
        <w:rPr>
          <w:b/>
          <w:bCs/>
          <w:color w:val="404040"/>
        </w:rPr>
        <w:t>Building</w:t>
      </w:r>
      <w:proofErr w:type="spellEnd"/>
      <w:r>
        <w:rPr>
          <w:b/>
          <w:bCs/>
          <w:color w:val="404040"/>
        </w:rPr>
        <w:t xml:space="preserve"> a </w:t>
      </w:r>
      <w:proofErr w:type="spellStart"/>
      <w:r>
        <w:rPr>
          <w:b/>
          <w:bCs/>
          <w:color w:val="404040"/>
        </w:rPr>
        <w:t>Second</w:t>
      </w:r>
      <w:proofErr w:type="spellEnd"/>
      <w:r>
        <w:rPr>
          <w:b/>
          <w:bCs/>
          <w:color w:val="404040"/>
        </w:rPr>
        <w:t xml:space="preserve"> </w:t>
      </w:r>
      <w:proofErr w:type="spellStart"/>
      <w:r>
        <w:rPr>
          <w:b/>
          <w:bCs/>
          <w:color w:val="404040"/>
        </w:rPr>
        <w:t>Brain</w:t>
      </w:r>
      <w:proofErr w:type="spellEnd"/>
      <w:r>
        <w:rPr>
          <w:b/>
          <w:bCs/>
          <w:color w:val="404040"/>
        </w:rPr>
        <w:t xml:space="preserve">, </w:t>
      </w:r>
      <w:proofErr w:type="spellStart"/>
      <w:r>
        <w:rPr>
          <w:b/>
          <w:bCs/>
          <w:color w:val="404040"/>
        </w:rPr>
        <w:t>Tiago</w:t>
      </w:r>
      <w:proofErr w:type="spellEnd"/>
      <w:r>
        <w:rPr>
          <w:b/>
          <w:bCs/>
          <w:color w:val="404040"/>
        </w:rPr>
        <w:t xml:space="preserve"> </w:t>
      </w:r>
      <w:proofErr w:type="spellStart"/>
      <w:r>
        <w:rPr>
          <w:b/>
          <w:bCs/>
          <w:color w:val="404040"/>
        </w:rPr>
        <w:t>Forte</w:t>
      </w:r>
      <w:proofErr w:type="spellEnd"/>
      <w:r>
        <w:rPr>
          <w:b/>
          <w:bCs/>
          <w:color w:val="404040"/>
        </w:rPr>
        <w:t>)</w:t>
      </w:r>
    </w:p>
    <w:p w14:paraId="7E8CAB0A" w14:textId="77777777" w:rsidR="00341D45" w:rsidRDefault="00032883" w:rsidP="00E90833">
      <w:pPr>
        <w:spacing w:after="160"/>
        <w:jc w:val="left"/>
      </w:pPr>
      <w:r>
        <w:t xml:space="preserve">שיטה להפרדת ידע לפי </w:t>
      </w:r>
      <w:r>
        <w:rPr>
          <w:b/>
          <w:bCs/>
        </w:rPr>
        <w:t>רלוונטיות לפעולה הנוכחית</w:t>
      </w:r>
      <w:r>
        <w:t xml:space="preserve">, לא לפי נושא: </w:t>
      </w:r>
      <w:proofErr w:type="spellStart"/>
      <w:r>
        <w:t>Projects</w:t>
      </w:r>
      <w:proofErr w:type="spellEnd"/>
      <w:r>
        <w:t xml:space="preserve"> (עבודה פעילה עם </w:t>
      </w:r>
      <w:proofErr w:type="spellStart"/>
      <w:r>
        <w:t>דדליין</w:t>
      </w:r>
      <w:proofErr w:type="spellEnd"/>
      <w:r>
        <w:t xml:space="preserve">) · </w:t>
      </w:r>
      <w:proofErr w:type="spellStart"/>
      <w:r>
        <w:t>Areas</w:t>
      </w:r>
      <w:proofErr w:type="spellEnd"/>
      <w:r>
        <w:t xml:space="preserve"> (אחריות מתמשכת) · </w:t>
      </w:r>
      <w:proofErr w:type="spellStart"/>
      <w:r>
        <w:t>Resources</w:t>
      </w:r>
      <w:proofErr w:type="spellEnd"/>
      <w:r>
        <w:t xml:space="preserve"> (חומר </w:t>
      </w:r>
      <w:proofErr w:type="spellStart"/>
      <w:r>
        <w:t>רפרנס</w:t>
      </w:r>
      <w:proofErr w:type="spellEnd"/>
      <w:r>
        <w:t xml:space="preserve">) · </w:t>
      </w:r>
      <w:proofErr w:type="spellStart"/>
      <w:r>
        <w:t>Archives</w:t>
      </w:r>
      <w:proofErr w:type="spellEnd"/>
      <w:r>
        <w:t xml:space="preserve"> (לא פעיל). ברפו הזה: `</w:t>
      </w:r>
      <w:proofErr w:type="spellStart"/>
      <w:r>
        <w:t>playbook</w:t>
      </w:r>
      <w:proofErr w:type="spellEnd"/>
      <w:r>
        <w:t xml:space="preserve">/` = </w:t>
      </w:r>
      <w:proofErr w:type="spellStart"/>
      <w:r>
        <w:t>Areas</w:t>
      </w:r>
      <w:proofErr w:type="spellEnd"/>
      <w:r>
        <w:t>/</w:t>
      </w:r>
      <w:proofErr w:type="spellStart"/>
      <w:r>
        <w:t>Resources</w:t>
      </w:r>
      <w:proofErr w:type="spellEnd"/>
      <w:r>
        <w:t xml:space="preserve"> (מתודולוגיה קבועה), `כורי-בינה/` = </w:t>
      </w:r>
      <w:proofErr w:type="spellStart"/>
      <w:r>
        <w:t>Projects</w:t>
      </w:r>
      <w:proofErr w:type="spellEnd"/>
      <w:r>
        <w:t xml:space="preserve"> (יישום פעיל וקונקרטי).</w:t>
      </w:r>
    </w:p>
    <w:p w14:paraId="7E8CAB0B" w14:textId="77777777" w:rsidR="00341D45" w:rsidRDefault="00032883" w:rsidP="00E90833">
      <w:pPr>
        <w:pStyle w:val="Heading4"/>
        <w:spacing w:before="200" w:after="100"/>
        <w:jc w:val="left"/>
      </w:pPr>
      <w:proofErr w:type="spellStart"/>
      <w:r>
        <w:rPr>
          <w:b/>
          <w:bCs/>
          <w:color w:val="404040"/>
        </w:rPr>
        <w:t>Diátaxis</w:t>
      </w:r>
      <w:proofErr w:type="spellEnd"/>
    </w:p>
    <w:p w14:paraId="7E8CAB0C" w14:textId="77777777" w:rsidR="00341D45" w:rsidRDefault="00032883" w:rsidP="00E90833">
      <w:pPr>
        <w:spacing w:after="160"/>
        <w:jc w:val="left"/>
      </w:pPr>
      <w:r>
        <w:t xml:space="preserve">מסגרת להפרדת תיעוד לפי </w:t>
      </w:r>
      <w:r>
        <w:rPr>
          <w:b/>
          <w:bCs/>
        </w:rPr>
        <w:t>צורך הקורא</w:t>
      </w:r>
      <w:r>
        <w:t xml:space="preserve">: </w:t>
      </w:r>
      <w:proofErr w:type="spellStart"/>
      <w:r>
        <w:t>Tutorial</w:t>
      </w:r>
      <w:proofErr w:type="spellEnd"/>
      <w:r>
        <w:t xml:space="preserve"> (למידה מודרכת) · </w:t>
      </w:r>
      <w:proofErr w:type="spellStart"/>
      <w:r>
        <w:t>How-to</w:t>
      </w:r>
      <w:proofErr w:type="spellEnd"/>
      <w:r>
        <w:t xml:space="preserve"> (פתרון משימה ספציפית) · </w:t>
      </w:r>
      <w:proofErr w:type="spellStart"/>
      <w:r>
        <w:t>Reference</w:t>
      </w:r>
      <w:proofErr w:type="spellEnd"/>
      <w:r>
        <w:t xml:space="preserve"> (עובדות מדויקות — טבלאות, שדות, API) · </w:t>
      </w:r>
      <w:proofErr w:type="spellStart"/>
      <w:r>
        <w:t>Explanation</w:t>
      </w:r>
      <w:proofErr w:type="spellEnd"/>
      <w:r>
        <w:t xml:space="preserve"> (הבנת ה"למה"). קובץ MD טוב "בוחר צד" אחד ולא מערבב את הארבעה — זו הסיבה שקבצי </w:t>
      </w:r>
      <w:proofErr w:type="spellStart"/>
      <w:r>
        <w:t>Playbook</w:t>
      </w:r>
      <w:proofErr w:type="spellEnd"/>
      <w:r>
        <w:t xml:space="preserve"> כאן מפרידים בעקביות בין "עיקרון" (</w:t>
      </w:r>
      <w:proofErr w:type="spellStart"/>
      <w:r>
        <w:t>Explanation</w:t>
      </w:r>
      <w:proofErr w:type="spellEnd"/>
      <w:r>
        <w:t>), "תהליך" (</w:t>
      </w:r>
      <w:proofErr w:type="spellStart"/>
      <w:r>
        <w:t>How-to</w:t>
      </w:r>
      <w:proofErr w:type="spellEnd"/>
      <w:r>
        <w:t>) ו"טבלה/תבנית" (</w:t>
      </w:r>
      <w:proofErr w:type="spellStart"/>
      <w:r>
        <w:t>Reference</w:t>
      </w:r>
      <w:proofErr w:type="spellEnd"/>
      <w:r>
        <w:t>).</w:t>
      </w:r>
    </w:p>
    <w:p w14:paraId="7E8CAB0D" w14:textId="77777777" w:rsidR="00341D45" w:rsidRDefault="00032883" w:rsidP="00E90833">
      <w:pPr>
        <w:pStyle w:val="Heading4"/>
        <w:spacing w:before="200" w:after="100"/>
        <w:jc w:val="left"/>
      </w:pPr>
      <w:proofErr w:type="spellStart"/>
      <w:r>
        <w:rPr>
          <w:b/>
          <w:bCs/>
          <w:color w:val="404040"/>
        </w:rPr>
        <w:t>Knowledge</w:t>
      </w:r>
      <w:proofErr w:type="spellEnd"/>
      <w:r>
        <w:rPr>
          <w:b/>
          <w:bCs/>
          <w:color w:val="404040"/>
        </w:rPr>
        <w:t xml:space="preserve"> </w:t>
      </w:r>
      <w:proofErr w:type="spellStart"/>
      <w:r>
        <w:rPr>
          <w:b/>
          <w:bCs/>
          <w:color w:val="404040"/>
        </w:rPr>
        <w:t>Graph</w:t>
      </w:r>
      <w:proofErr w:type="spellEnd"/>
      <w:r>
        <w:rPr>
          <w:b/>
          <w:bCs/>
          <w:color w:val="404040"/>
        </w:rPr>
        <w:t xml:space="preserve"> על גבי </w:t>
      </w:r>
      <w:proofErr w:type="spellStart"/>
      <w:r>
        <w:rPr>
          <w:b/>
          <w:bCs/>
          <w:color w:val="404040"/>
        </w:rPr>
        <w:t>Markdown</w:t>
      </w:r>
      <w:proofErr w:type="spellEnd"/>
    </w:p>
    <w:p w14:paraId="7E8CAB0E" w14:textId="77777777" w:rsidR="00341D45" w:rsidRDefault="00032883" w:rsidP="00E90833">
      <w:pPr>
        <w:spacing w:after="160"/>
        <w:jc w:val="left"/>
      </w:pPr>
      <w:r>
        <w:t xml:space="preserve">כלים כמו </w:t>
      </w:r>
      <w:proofErr w:type="spellStart"/>
      <w:r>
        <w:t>Obsidian</w:t>
      </w:r>
      <w:proofErr w:type="spellEnd"/>
      <w:r>
        <w:t xml:space="preserve"> ו-</w:t>
      </w:r>
      <w:proofErr w:type="spellStart"/>
      <w:r>
        <w:t>Foam</w:t>
      </w:r>
      <w:proofErr w:type="spellEnd"/>
      <w:r>
        <w:t xml:space="preserve"> מדגימים בפועל את מה ששטראוס מציעים: קבצי MD עם קישורי </w:t>
      </w:r>
      <w:proofErr w:type="spellStart"/>
      <w:r>
        <w:t>wiki-link</w:t>
      </w:r>
      <w:proofErr w:type="spellEnd"/>
      <w:r>
        <w:t xml:space="preserve"> הופכים אוסף מסמכים לגרף ידע נחפש, בלי תלות בפלטפורמה קניינית. באותו האופן, קבצי הריפו הזה מקושרים זה לזה בקישורים יחסיים.</w:t>
      </w:r>
    </w:p>
    <w:p w14:paraId="7E8CAB0F" w14:textId="6EB4DE8A" w:rsidR="00341D45" w:rsidRDefault="00032883" w:rsidP="00E90833">
      <w:pPr>
        <w:pBdr>
          <w:right w:val="single" w:sz="18" w:space="8" w:color="2F5496"/>
        </w:pBdr>
        <w:shd w:val="clear" w:color="auto" w:fill="EEF2F7"/>
        <w:spacing w:before="120" w:after="200"/>
        <w:ind w:right="200"/>
        <w:jc w:val="left"/>
      </w:pPr>
      <w:r>
        <w:t>עיקרון אחזקה (מכל המסורות גם יחד): קובץ MD אחד = יחידת ידע אחת וממוקדת. כשהוא מתנפח — הוא מתפצל, לא גדל.</w:t>
      </w:r>
      <w:ins w:id="22" w:author="אורית קורמן נגרי" w:date="2026-08-16T11:55:00Z" w16du:dateUtc="2026-08-16T08:55:00Z">
        <w:r w:rsidR="00E851FD">
          <w:rPr>
            <w:rFonts w:hint="cs"/>
          </w:rPr>
          <w:t xml:space="preserve"> כאן הייתי שמחה לרעיון איך לשים לב לדבר</w:t>
        </w:r>
      </w:ins>
      <w:ins w:id="23" w:author="אורית קורמן נגרי" w:date="2026-08-16T11:56:00Z" w16du:dateUtc="2026-08-16T08:56:00Z">
        <w:r w:rsidR="00E851FD">
          <w:rPr>
            <w:rFonts w:hint="cs"/>
          </w:rPr>
          <w:t xml:space="preserve"> הזה או לדעת להגדיר מראש מה </w:t>
        </w:r>
        <w:proofErr w:type="spellStart"/>
        <w:r w:rsidR="00E851FD">
          <w:rPr>
            <w:rFonts w:hint="cs"/>
          </w:rPr>
          <w:t>הגיידליינס</w:t>
        </w:r>
        <w:proofErr w:type="spellEnd"/>
        <w:r w:rsidR="00E851FD">
          <w:rPr>
            <w:rFonts w:hint="cs"/>
          </w:rPr>
          <w:t xml:space="preserve"> או ההתראה בשביל לעשות פיצול</w:t>
        </w:r>
      </w:ins>
    </w:p>
    <w:p w14:paraId="7E8CAB10" w14:textId="77777777" w:rsidR="00341D45" w:rsidRDefault="00032883" w:rsidP="00E90833">
      <w:pPr>
        <w:pStyle w:val="Heading2"/>
        <w:spacing w:before="320" w:after="160"/>
        <w:jc w:val="left"/>
      </w:pPr>
      <w:bookmarkStart w:id="24" w:name="b00_kg"/>
      <w:bookmarkStart w:id="25" w:name="_Toc236339059"/>
      <w:r>
        <w:rPr>
          <w:b/>
          <w:bCs/>
          <w:color w:val="2F5496"/>
          <w:sz w:val="28"/>
          <w:szCs w:val="28"/>
        </w:rPr>
        <w:t xml:space="preserve">ארכיטקטורת הידע — </w:t>
      </w:r>
      <w:proofErr w:type="spellStart"/>
      <w:r>
        <w:rPr>
          <w:b/>
          <w:bCs/>
          <w:color w:val="2F5496"/>
          <w:sz w:val="28"/>
          <w:szCs w:val="28"/>
        </w:rPr>
        <w:t>Knowledge</w:t>
      </w:r>
      <w:proofErr w:type="spellEnd"/>
      <w:r>
        <w:rPr>
          <w:b/>
          <w:bCs/>
          <w:color w:val="2F5496"/>
          <w:sz w:val="28"/>
          <w:szCs w:val="28"/>
        </w:rPr>
        <w:t xml:space="preserve"> </w:t>
      </w:r>
      <w:proofErr w:type="spellStart"/>
      <w:r>
        <w:rPr>
          <w:b/>
          <w:bCs/>
          <w:color w:val="2F5496"/>
          <w:sz w:val="28"/>
          <w:szCs w:val="28"/>
        </w:rPr>
        <w:t>Graph</w:t>
      </w:r>
      <w:bookmarkEnd w:id="24"/>
      <w:bookmarkEnd w:id="25"/>
      <w:proofErr w:type="spellEnd"/>
    </w:p>
    <w:p w14:paraId="7E8CAB11" w14:textId="615D0DC8" w:rsidR="00341D45" w:rsidRDefault="00032883" w:rsidP="00E90833">
      <w:pPr>
        <w:pStyle w:val="ListParagraph"/>
        <w:numPr>
          <w:ilvl w:val="0"/>
          <w:numId w:val="2"/>
        </w:numPr>
        <w:spacing w:after="80"/>
        <w:jc w:val="left"/>
      </w:pPr>
      <w:proofErr w:type="spellStart"/>
      <w:r>
        <w:rPr>
          <w:b/>
          <w:bCs/>
        </w:rPr>
        <w:t>Knowledge</w:t>
      </w:r>
      <w:proofErr w:type="spellEnd"/>
      <w:r>
        <w:rPr>
          <w:b/>
          <w:bCs/>
        </w:rPr>
        <w:t xml:space="preserve"> </w:t>
      </w:r>
      <w:proofErr w:type="spellStart"/>
      <w:r>
        <w:rPr>
          <w:b/>
          <w:bCs/>
        </w:rPr>
        <w:t>Graph</w:t>
      </w:r>
      <w:proofErr w:type="spellEnd"/>
      <w:r>
        <w:t xml:space="preserve"> נבנה על גבי ה-MD </w:t>
      </w:r>
      <w:proofErr w:type="spellStart"/>
      <w:r>
        <w:t>Files</w:t>
      </w:r>
      <w:proofErr w:type="spellEnd"/>
      <w:r>
        <w:t xml:space="preserve"> של ה-</w:t>
      </w:r>
      <w:hyperlink w:anchor="b00_wiki" w:history="1">
        <w:r>
          <w:rPr>
            <w:color w:val="1155CC"/>
            <w:u w:val="single"/>
          </w:rPr>
          <w:t>תפיסת ה-</w:t>
        </w:r>
        <w:proofErr w:type="spellStart"/>
        <w:r>
          <w:rPr>
            <w:color w:val="1155CC"/>
            <w:u w:val="single"/>
          </w:rPr>
          <w:t>Wiki</w:t>
        </w:r>
        <w:proofErr w:type="spellEnd"/>
      </w:hyperlink>
      <w:r>
        <w:t xml:space="preserve"> — קישורים בין קבצים הופכים אוסף מסמכים לגרף ידע נחפש וניתן לניתוח.</w:t>
      </w:r>
    </w:p>
    <w:p w14:paraId="7E8CAB12" w14:textId="77777777" w:rsidR="00341D45" w:rsidRDefault="00032883" w:rsidP="00E90833">
      <w:pPr>
        <w:pStyle w:val="ListParagraph"/>
        <w:numPr>
          <w:ilvl w:val="0"/>
          <w:numId w:val="2"/>
        </w:numPr>
        <w:spacing w:after="80"/>
        <w:jc w:val="left"/>
      </w:pPr>
      <w:proofErr w:type="spellStart"/>
      <w:r>
        <w:rPr>
          <w:b/>
          <w:bCs/>
        </w:rPr>
        <w:t>Context</w:t>
      </w:r>
      <w:proofErr w:type="spellEnd"/>
      <w:r>
        <w:rPr>
          <w:b/>
          <w:bCs/>
        </w:rPr>
        <w:t xml:space="preserve"> הוא הנכס החזק ביותר של הארגון</w:t>
      </w:r>
      <w:r>
        <w:t xml:space="preserve"> — ולכן שימור, קישור ותחזוקה שוטפת של הגרף חשובים לא פחות מכתיבת התוכן עצמו.</w:t>
      </w:r>
    </w:p>
    <w:p w14:paraId="7E8CAB13" w14:textId="77777777" w:rsidR="00341D45" w:rsidRDefault="00032883" w:rsidP="00E90833">
      <w:pPr>
        <w:pStyle w:val="ListParagraph"/>
        <w:numPr>
          <w:ilvl w:val="0"/>
          <w:numId w:val="2"/>
        </w:numPr>
        <w:spacing w:after="80"/>
        <w:jc w:val="left"/>
      </w:pPr>
      <w:r>
        <w:t>לאורך זמן, ה-</w:t>
      </w:r>
      <w:proofErr w:type="spellStart"/>
      <w:r>
        <w:t>context</w:t>
      </w:r>
      <w:proofErr w:type="spellEnd"/>
      <w:r>
        <w:t xml:space="preserve"> של הארגון יהיה כה חזק שאפשר לבצע </w:t>
      </w:r>
      <w:proofErr w:type="spellStart"/>
      <w:r>
        <w:rPr>
          <w:b/>
          <w:bCs/>
        </w:rPr>
        <w:t>Retraining</w:t>
      </w:r>
      <w:proofErr w:type="spellEnd"/>
      <w:r>
        <w:t xml:space="preserve"> של מודל AI ייעודי.</w:t>
      </w:r>
    </w:p>
    <w:p w14:paraId="7E8CAB14" w14:textId="77777777" w:rsidR="00341D45" w:rsidRDefault="00032883" w:rsidP="00E90833">
      <w:pPr>
        <w:pStyle w:val="ListParagraph"/>
        <w:numPr>
          <w:ilvl w:val="0"/>
          <w:numId w:val="2"/>
        </w:numPr>
        <w:spacing w:after="80"/>
        <w:jc w:val="left"/>
      </w:pPr>
      <w:r>
        <w:t>ה-</w:t>
      </w:r>
      <w:proofErr w:type="spellStart"/>
      <w:r>
        <w:t>Wiki</w:t>
      </w:r>
      <w:proofErr w:type="spellEnd"/>
      <w:r>
        <w:t xml:space="preserve"> מאפשר </w:t>
      </w:r>
      <w:r>
        <w:rPr>
          <w:b/>
          <w:bCs/>
        </w:rPr>
        <w:t>זיהוי גורמים רלוונטיים</w:t>
      </w:r>
      <w:r>
        <w:t xml:space="preserve"> שהצד העסקי לא חשב עליהם כשנתן דרישה — תוצר לוואי של קישוריות: אם קובץ A וקובץ B מקושרים שניהם לקובץ C, ייתכן שיש קשר סמוי בין A ל-B שלא זוהה במפורש.</w:t>
      </w:r>
    </w:p>
    <w:p w14:paraId="7E8CAB15" w14:textId="77777777" w:rsidR="00341D45" w:rsidRDefault="00032883" w:rsidP="00E90833">
      <w:pPr>
        <w:pStyle w:val="Heading3"/>
        <w:spacing w:before="260" w:after="120"/>
        <w:jc w:val="left"/>
      </w:pPr>
      <w:bookmarkStart w:id="26" w:name="_Toc236339060"/>
      <w:r>
        <w:rPr>
          <w:b/>
          <w:bCs/>
          <w:color w:val="2F5496"/>
        </w:rPr>
        <w:t>יישום מעשי בריפו הזה</w:t>
      </w:r>
      <w:bookmarkEnd w:id="26"/>
    </w:p>
    <w:p w14:paraId="7E8CAB16" w14:textId="77777777" w:rsidR="00341D45" w:rsidRDefault="00032883" w:rsidP="00E90833">
      <w:pPr>
        <w:spacing w:after="160"/>
        <w:jc w:val="left"/>
      </w:pPr>
      <w:r>
        <w:t xml:space="preserve">כל קובץ בריפו מקשר במפורש לקבצים קשורים ("ראו X", "מפורט ב-Y") במקום לשכפל תוכן. זהו הגרעין הפשוט ביותר של </w:t>
      </w:r>
      <w:proofErr w:type="spellStart"/>
      <w:r>
        <w:t>Knowledge</w:t>
      </w:r>
      <w:proofErr w:type="spellEnd"/>
      <w:r>
        <w:t xml:space="preserve"> </w:t>
      </w:r>
      <w:proofErr w:type="spellStart"/>
      <w:r>
        <w:t>Graph</w:t>
      </w:r>
      <w:proofErr w:type="spellEnd"/>
      <w:r>
        <w:t xml:space="preserve"> — עוד לפני הפעלת כלי ניתוח אוטומטי (</w:t>
      </w:r>
      <w:proofErr w:type="spellStart"/>
      <w:r>
        <w:t>Obsidian</w:t>
      </w:r>
      <w:proofErr w:type="spellEnd"/>
      <w:r>
        <w:t xml:space="preserve">, </w:t>
      </w:r>
      <w:proofErr w:type="spellStart"/>
      <w:r>
        <w:t>Foam</w:t>
      </w:r>
      <w:proofErr w:type="spellEnd"/>
      <w:r>
        <w:t xml:space="preserve">, או כלי </w:t>
      </w:r>
      <w:proofErr w:type="spellStart"/>
      <w:r>
        <w:t>Graph</w:t>
      </w:r>
      <w:proofErr w:type="spellEnd"/>
      <w:r>
        <w:t xml:space="preserve"> ייעודי) מעליו.</w:t>
      </w:r>
    </w:p>
    <w:p w14:paraId="7E8CAB17" w14:textId="77777777" w:rsidR="00341D45" w:rsidRDefault="00032883" w:rsidP="00E90833">
      <w:pPr>
        <w:pBdr>
          <w:right w:val="single" w:sz="18" w:space="8" w:color="2F5496"/>
        </w:pBdr>
        <w:shd w:val="clear" w:color="auto" w:fill="EEF2F7"/>
        <w:spacing w:before="120" w:after="200"/>
        <w:ind w:right="200"/>
        <w:jc w:val="left"/>
      </w:pPr>
      <w:r>
        <w:t xml:space="preserve">עיקרון: </w:t>
      </w:r>
      <w:r>
        <w:rPr>
          <w:b/>
          <w:bCs/>
        </w:rPr>
        <w:t>קישור, לא שכפול.</w:t>
      </w:r>
      <w:r>
        <w:t xml:space="preserve"> אם מידע כבר מתועד במקום אחד — מקשרים אליו, לא מעתיקים אותו.</w:t>
      </w:r>
    </w:p>
    <w:p w14:paraId="7E8CAB18" w14:textId="77777777" w:rsidR="00341D45" w:rsidRDefault="00032883" w:rsidP="00E90833">
      <w:pPr>
        <w:pStyle w:val="Heading2"/>
        <w:spacing w:before="320" w:after="160"/>
        <w:jc w:val="left"/>
      </w:pPr>
      <w:bookmarkStart w:id="27" w:name="b00_principles"/>
      <w:bookmarkStart w:id="28" w:name="_Toc236339061"/>
      <w:r>
        <w:rPr>
          <w:b/>
          <w:bCs/>
          <w:color w:val="2F5496"/>
          <w:sz w:val="28"/>
          <w:szCs w:val="28"/>
        </w:rPr>
        <w:t xml:space="preserve">עקרונות על — תמצית </w:t>
      </w:r>
      <w:proofErr w:type="spellStart"/>
      <w:r>
        <w:rPr>
          <w:b/>
          <w:bCs/>
          <w:color w:val="2F5496"/>
          <w:sz w:val="28"/>
          <w:szCs w:val="28"/>
        </w:rPr>
        <w:t>לרפרנס</w:t>
      </w:r>
      <w:proofErr w:type="spellEnd"/>
      <w:r>
        <w:rPr>
          <w:b/>
          <w:bCs/>
          <w:color w:val="2F5496"/>
          <w:sz w:val="28"/>
          <w:szCs w:val="28"/>
        </w:rPr>
        <w:t xml:space="preserve"> מהיר</w:t>
      </w:r>
      <w:bookmarkEnd w:id="27"/>
      <w:bookmarkEnd w:id="28"/>
    </w:p>
    <w:tbl>
      <w:tblPr>
        <w:bidiVisual/>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4526"/>
        <w:gridCol w:w="4000"/>
      </w:tblGrid>
      <w:tr w:rsidR="00341D45" w14:paraId="7E8CAB1C" w14:textId="77777777">
        <w:trPr>
          <w:tblHeader/>
        </w:trPr>
        <w:tc>
          <w:tcPr>
            <w:tcW w:w="500" w:type="dxa"/>
            <w:shd w:val="clear" w:color="auto" w:fill="2F5496"/>
            <w:tcMar>
              <w:top w:w="80" w:type="dxa"/>
              <w:left w:w="120" w:type="dxa"/>
              <w:bottom w:w="80" w:type="dxa"/>
              <w:right w:w="120" w:type="dxa"/>
            </w:tcMar>
            <w:vAlign w:val="center"/>
          </w:tcPr>
          <w:p w14:paraId="7E8CAB19" w14:textId="77777777" w:rsidR="00341D45" w:rsidRDefault="00032883" w:rsidP="00E90833">
            <w:pPr>
              <w:jc w:val="left"/>
            </w:pPr>
            <w:r>
              <w:rPr>
                <w:b/>
                <w:bCs/>
                <w:color w:val="FFFFFF"/>
              </w:rPr>
              <w:lastRenderedPageBreak/>
              <w:t>#</w:t>
            </w:r>
          </w:p>
        </w:tc>
        <w:tc>
          <w:tcPr>
            <w:tcW w:w="4526" w:type="dxa"/>
            <w:shd w:val="clear" w:color="auto" w:fill="2F5496"/>
            <w:tcMar>
              <w:top w:w="80" w:type="dxa"/>
              <w:left w:w="120" w:type="dxa"/>
              <w:bottom w:w="80" w:type="dxa"/>
              <w:right w:w="120" w:type="dxa"/>
            </w:tcMar>
            <w:vAlign w:val="center"/>
          </w:tcPr>
          <w:p w14:paraId="7E8CAB1A" w14:textId="77777777" w:rsidR="00341D45" w:rsidRDefault="00032883" w:rsidP="00E90833">
            <w:pPr>
              <w:jc w:val="left"/>
            </w:pPr>
            <w:r>
              <w:rPr>
                <w:b/>
                <w:bCs/>
                <w:color w:val="FFFFFF"/>
              </w:rPr>
              <w:t>עיקרון</w:t>
            </w:r>
          </w:p>
        </w:tc>
        <w:tc>
          <w:tcPr>
            <w:tcW w:w="4000" w:type="dxa"/>
            <w:shd w:val="clear" w:color="auto" w:fill="2F5496"/>
            <w:tcMar>
              <w:top w:w="80" w:type="dxa"/>
              <w:left w:w="120" w:type="dxa"/>
              <w:bottom w:w="80" w:type="dxa"/>
              <w:right w:w="120" w:type="dxa"/>
            </w:tcMar>
            <w:vAlign w:val="center"/>
          </w:tcPr>
          <w:p w14:paraId="7E8CAB1B" w14:textId="77777777" w:rsidR="00341D45" w:rsidRDefault="00032883" w:rsidP="00E90833">
            <w:pPr>
              <w:jc w:val="left"/>
            </w:pPr>
            <w:r>
              <w:rPr>
                <w:b/>
                <w:bCs/>
                <w:color w:val="FFFFFF"/>
              </w:rPr>
              <w:t>חל על</w:t>
            </w:r>
          </w:p>
        </w:tc>
      </w:tr>
      <w:tr w:rsidR="00341D45" w14:paraId="7E8CAB20" w14:textId="77777777">
        <w:tc>
          <w:tcPr>
            <w:tcW w:w="500" w:type="dxa"/>
            <w:shd w:val="clear" w:color="auto" w:fill="FFFFFF"/>
            <w:tcMar>
              <w:top w:w="80" w:type="dxa"/>
              <w:left w:w="120" w:type="dxa"/>
              <w:bottom w:w="80" w:type="dxa"/>
              <w:right w:w="120" w:type="dxa"/>
            </w:tcMar>
          </w:tcPr>
          <w:p w14:paraId="7E8CAB1D" w14:textId="77777777" w:rsidR="00341D45" w:rsidRDefault="00032883" w:rsidP="00E90833">
            <w:pPr>
              <w:jc w:val="left"/>
            </w:pPr>
            <w:r>
              <w:t>1</w:t>
            </w:r>
          </w:p>
        </w:tc>
        <w:tc>
          <w:tcPr>
            <w:tcW w:w="4526" w:type="dxa"/>
            <w:shd w:val="clear" w:color="auto" w:fill="FFFFFF"/>
            <w:tcMar>
              <w:top w:w="80" w:type="dxa"/>
              <w:left w:w="120" w:type="dxa"/>
              <w:bottom w:w="80" w:type="dxa"/>
              <w:right w:w="120" w:type="dxa"/>
            </w:tcMar>
          </w:tcPr>
          <w:p w14:paraId="7E8CAB1E" w14:textId="77777777" w:rsidR="00341D45" w:rsidRDefault="00032883" w:rsidP="00E90833">
            <w:pPr>
              <w:jc w:val="left"/>
            </w:pPr>
            <w:r>
              <w:t>AI-</w:t>
            </w:r>
            <w:proofErr w:type="spellStart"/>
            <w:r>
              <w:t>first</w:t>
            </w:r>
            <w:proofErr w:type="spellEnd"/>
            <w:r>
              <w:t xml:space="preserve"> לא AI-</w:t>
            </w:r>
            <w:proofErr w:type="spellStart"/>
            <w:r>
              <w:t>added</w:t>
            </w:r>
            <w:proofErr w:type="spellEnd"/>
          </w:p>
        </w:tc>
        <w:tc>
          <w:tcPr>
            <w:tcW w:w="4000" w:type="dxa"/>
            <w:shd w:val="clear" w:color="auto" w:fill="FFFFFF"/>
            <w:tcMar>
              <w:top w:w="80" w:type="dxa"/>
              <w:left w:w="120" w:type="dxa"/>
              <w:bottom w:w="80" w:type="dxa"/>
              <w:right w:w="120" w:type="dxa"/>
            </w:tcMar>
          </w:tcPr>
          <w:p w14:paraId="7E8CAB1F" w14:textId="5A0404A3" w:rsidR="00341D45" w:rsidRDefault="00032883" w:rsidP="00E90833">
            <w:pPr>
              <w:jc w:val="left"/>
            </w:pPr>
            <w:hyperlink w:anchor="b01_gates" w:history="1">
              <w:r>
                <w:rPr>
                  <w:color w:val="1155CC"/>
                  <w:u w:val="single"/>
                </w:rPr>
                <w:t>דרישות סף — מפעל הבעיות</w:t>
              </w:r>
            </w:hyperlink>
            <w:r>
              <w:t xml:space="preserve">, </w:t>
            </w:r>
            <w:hyperlink w:anchor="b02_ideation" w:history="1">
              <w:r>
                <w:rPr>
                  <w:color w:val="1155CC"/>
                  <w:u w:val="single"/>
                </w:rPr>
                <w:t>רעיונאות</w:t>
              </w:r>
            </w:hyperlink>
          </w:p>
        </w:tc>
      </w:tr>
      <w:tr w:rsidR="00341D45" w14:paraId="7E8CAB24" w14:textId="77777777">
        <w:tc>
          <w:tcPr>
            <w:tcW w:w="500" w:type="dxa"/>
            <w:shd w:val="clear" w:color="auto" w:fill="F5F7FA"/>
            <w:tcMar>
              <w:top w:w="80" w:type="dxa"/>
              <w:left w:w="120" w:type="dxa"/>
              <w:bottom w:w="80" w:type="dxa"/>
              <w:right w:w="120" w:type="dxa"/>
            </w:tcMar>
          </w:tcPr>
          <w:p w14:paraId="7E8CAB21" w14:textId="77777777" w:rsidR="00341D45" w:rsidRDefault="00032883" w:rsidP="00E90833">
            <w:pPr>
              <w:jc w:val="left"/>
            </w:pPr>
            <w:r>
              <w:t>2</w:t>
            </w:r>
          </w:p>
        </w:tc>
        <w:tc>
          <w:tcPr>
            <w:tcW w:w="4526" w:type="dxa"/>
            <w:shd w:val="clear" w:color="auto" w:fill="F5F7FA"/>
            <w:tcMar>
              <w:top w:w="80" w:type="dxa"/>
              <w:left w:w="120" w:type="dxa"/>
              <w:bottom w:w="80" w:type="dxa"/>
              <w:right w:w="120" w:type="dxa"/>
            </w:tcMar>
          </w:tcPr>
          <w:p w14:paraId="7E8CAB22" w14:textId="77777777" w:rsidR="00341D45" w:rsidRDefault="00032883" w:rsidP="00E90833">
            <w:pPr>
              <w:jc w:val="left"/>
            </w:pPr>
            <w:r>
              <w:t xml:space="preserve">המטה מגדיר </w:t>
            </w:r>
            <w:proofErr w:type="spellStart"/>
            <w:r>
              <w:t>Value</w:t>
            </w:r>
            <w:proofErr w:type="spellEnd"/>
            <w:r>
              <w:t xml:space="preserve"> </w:t>
            </w:r>
            <w:proofErr w:type="spellStart"/>
            <w:r>
              <w:t>Proposition</w:t>
            </w:r>
            <w:proofErr w:type="spellEnd"/>
            <w:r>
              <w:t>, לא מפתח בעצמו</w:t>
            </w:r>
          </w:p>
        </w:tc>
        <w:tc>
          <w:tcPr>
            <w:tcW w:w="4000" w:type="dxa"/>
            <w:shd w:val="clear" w:color="auto" w:fill="F5F7FA"/>
            <w:tcMar>
              <w:top w:w="80" w:type="dxa"/>
              <w:left w:w="120" w:type="dxa"/>
              <w:bottom w:w="80" w:type="dxa"/>
              <w:right w:w="120" w:type="dxa"/>
            </w:tcMar>
          </w:tcPr>
          <w:p w14:paraId="7E8CAB23" w14:textId="2301F9F2" w:rsidR="00341D45" w:rsidRDefault="00032883" w:rsidP="00E90833">
            <w:pPr>
              <w:jc w:val="left"/>
            </w:pPr>
            <w:hyperlink w:anchor="b02_readme" w:history="1">
              <w:r>
                <w:rPr>
                  <w:color w:val="1155CC"/>
                  <w:u w:val="single"/>
                </w:rPr>
                <w:t>הגדרת המיזם</w:t>
              </w:r>
            </w:hyperlink>
          </w:p>
        </w:tc>
      </w:tr>
      <w:tr w:rsidR="00341D45" w14:paraId="7E8CAB28" w14:textId="77777777">
        <w:tc>
          <w:tcPr>
            <w:tcW w:w="500" w:type="dxa"/>
            <w:shd w:val="clear" w:color="auto" w:fill="FFFFFF"/>
            <w:tcMar>
              <w:top w:w="80" w:type="dxa"/>
              <w:left w:w="120" w:type="dxa"/>
              <w:bottom w:w="80" w:type="dxa"/>
              <w:right w:w="120" w:type="dxa"/>
            </w:tcMar>
          </w:tcPr>
          <w:p w14:paraId="7E8CAB25" w14:textId="77777777" w:rsidR="00341D45" w:rsidRDefault="00032883" w:rsidP="00E90833">
            <w:pPr>
              <w:jc w:val="left"/>
            </w:pPr>
            <w:r>
              <w:t>3</w:t>
            </w:r>
          </w:p>
        </w:tc>
        <w:tc>
          <w:tcPr>
            <w:tcW w:w="4526" w:type="dxa"/>
            <w:shd w:val="clear" w:color="auto" w:fill="FFFFFF"/>
            <w:tcMar>
              <w:top w:w="80" w:type="dxa"/>
              <w:left w:w="120" w:type="dxa"/>
              <w:bottom w:w="80" w:type="dxa"/>
              <w:right w:w="120" w:type="dxa"/>
            </w:tcMar>
          </w:tcPr>
          <w:p w14:paraId="7E8CAB26" w14:textId="77777777" w:rsidR="00341D45" w:rsidRDefault="00032883" w:rsidP="00E90833">
            <w:pPr>
              <w:jc w:val="left"/>
            </w:pPr>
            <w:r>
              <w:t>שני לקוחות תמיד: אזרח + שותף מיישם</w:t>
            </w:r>
          </w:p>
        </w:tc>
        <w:tc>
          <w:tcPr>
            <w:tcW w:w="4000" w:type="dxa"/>
            <w:shd w:val="clear" w:color="auto" w:fill="FFFFFF"/>
            <w:tcMar>
              <w:top w:w="80" w:type="dxa"/>
              <w:left w:w="120" w:type="dxa"/>
              <w:bottom w:w="80" w:type="dxa"/>
              <w:right w:w="120" w:type="dxa"/>
            </w:tcMar>
          </w:tcPr>
          <w:p w14:paraId="7E8CAB27" w14:textId="7C2CE4C0" w:rsidR="00341D45" w:rsidRDefault="00032883" w:rsidP="00E90833">
            <w:pPr>
              <w:jc w:val="left"/>
            </w:pPr>
            <w:hyperlink w:anchor="b02_canvas" w:history="1">
              <w:proofErr w:type="spellStart"/>
              <w:r>
                <w:rPr>
                  <w:color w:val="1155CC"/>
                  <w:u w:val="single"/>
                </w:rPr>
                <w:t>Lean</w:t>
              </w:r>
              <w:proofErr w:type="spellEnd"/>
              <w:r>
                <w:rPr>
                  <w:color w:val="1155CC"/>
                  <w:u w:val="single"/>
                </w:rPr>
                <w:t xml:space="preserve"> </w:t>
              </w:r>
              <w:proofErr w:type="spellStart"/>
              <w:r>
                <w:rPr>
                  <w:color w:val="1155CC"/>
                  <w:u w:val="single"/>
                </w:rPr>
                <w:t>Canvas</w:t>
              </w:r>
              <w:proofErr w:type="spellEnd"/>
            </w:hyperlink>
          </w:p>
        </w:tc>
      </w:tr>
      <w:tr w:rsidR="00341D45" w14:paraId="7E8CAB2C" w14:textId="77777777">
        <w:tc>
          <w:tcPr>
            <w:tcW w:w="500" w:type="dxa"/>
            <w:shd w:val="clear" w:color="auto" w:fill="F5F7FA"/>
            <w:tcMar>
              <w:top w:w="80" w:type="dxa"/>
              <w:left w:w="120" w:type="dxa"/>
              <w:bottom w:w="80" w:type="dxa"/>
              <w:right w:w="120" w:type="dxa"/>
            </w:tcMar>
          </w:tcPr>
          <w:p w14:paraId="7E8CAB29" w14:textId="77777777" w:rsidR="00341D45" w:rsidRDefault="00032883" w:rsidP="00E90833">
            <w:pPr>
              <w:jc w:val="left"/>
            </w:pPr>
            <w:r>
              <w:t>4</w:t>
            </w:r>
          </w:p>
        </w:tc>
        <w:tc>
          <w:tcPr>
            <w:tcW w:w="4526" w:type="dxa"/>
            <w:shd w:val="clear" w:color="auto" w:fill="F5F7FA"/>
            <w:tcMar>
              <w:top w:w="80" w:type="dxa"/>
              <w:left w:w="120" w:type="dxa"/>
              <w:bottom w:w="80" w:type="dxa"/>
              <w:right w:w="120" w:type="dxa"/>
            </w:tcMar>
          </w:tcPr>
          <w:p w14:paraId="7E8CAB2A" w14:textId="77777777" w:rsidR="00341D45" w:rsidRDefault="00032883" w:rsidP="00E90833">
            <w:pPr>
              <w:jc w:val="left"/>
            </w:pPr>
            <w:r>
              <w:t>סיכון רגולטורי = ניהול סיכונים, לא פסילה</w:t>
            </w:r>
          </w:p>
        </w:tc>
        <w:tc>
          <w:tcPr>
            <w:tcW w:w="4000" w:type="dxa"/>
            <w:shd w:val="clear" w:color="auto" w:fill="F5F7FA"/>
            <w:tcMar>
              <w:top w:w="80" w:type="dxa"/>
              <w:left w:w="120" w:type="dxa"/>
              <w:bottom w:w="80" w:type="dxa"/>
              <w:right w:w="120" w:type="dxa"/>
            </w:tcMar>
          </w:tcPr>
          <w:p w14:paraId="7E8CAB2B" w14:textId="6C79B406" w:rsidR="00341D45" w:rsidRDefault="00032883" w:rsidP="00E90833">
            <w:pPr>
              <w:jc w:val="left"/>
            </w:pPr>
            <w:hyperlink w:anchor="b02_canvas" w:history="1">
              <w:proofErr w:type="spellStart"/>
              <w:r>
                <w:rPr>
                  <w:color w:val="1155CC"/>
                  <w:u w:val="single"/>
                </w:rPr>
                <w:t>Lean</w:t>
              </w:r>
              <w:proofErr w:type="spellEnd"/>
              <w:r>
                <w:rPr>
                  <w:color w:val="1155CC"/>
                  <w:u w:val="single"/>
                </w:rPr>
                <w:t xml:space="preserve"> </w:t>
              </w:r>
              <w:proofErr w:type="spellStart"/>
              <w:r>
                <w:rPr>
                  <w:color w:val="1155CC"/>
                  <w:u w:val="single"/>
                </w:rPr>
                <w:t>Canvas</w:t>
              </w:r>
              <w:proofErr w:type="spellEnd"/>
            </w:hyperlink>
          </w:p>
        </w:tc>
      </w:tr>
      <w:tr w:rsidR="00341D45" w14:paraId="7E8CAB30" w14:textId="77777777">
        <w:tc>
          <w:tcPr>
            <w:tcW w:w="500" w:type="dxa"/>
            <w:shd w:val="clear" w:color="auto" w:fill="FFFFFF"/>
            <w:tcMar>
              <w:top w:w="80" w:type="dxa"/>
              <w:left w:w="120" w:type="dxa"/>
              <w:bottom w:w="80" w:type="dxa"/>
              <w:right w:w="120" w:type="dxa"/>
            </w:tcMar>
          </w:tcPr>
          <w:p w14:paraId="7E8CAB2D" w14:textId="77777777" w:rsidR="00341D45" w:rsidRDefault="00032883" w:rsidP="00E90833">
            <w:pPr>
              <w:jc w:val="left"/>
            </w:pPr>
            <w:r>
              <w:t>5</w:t>
            </w:r>
          </w:p>
        </w:tc>
        <w:tc>
          <w:tcPr>
            <w:tcW w:w="4526" w:type="dxa"/>
            <w:shd w:val="clear" w:color="auto" w:fill="FFFFFF"/>
            <w:tcMar>
              <w:top w:w="80" w:type="dxa"/>
              <w:left w:w="120" w:type="dxa"/>
              <w:bottom w:w="80" w:type="dxa"/>
              <w:right w:w="120" w:type="dxa"/>
            </w:tcMar>
          </w:tcPr>
          <w:p w14:paraId="7E8CAB2E" w14:textId="77777777" w:rsidR="00341D45" w:rsidRDefault="00032883" w:rsidP="00E90833">
            <w:pPr>
              <w:jc w:val="left"/>
            </w:pPr>
            <w:r>
              <w:t>מסלול רכש (G2G/ספק יחיד/מכרז) מתוכנן מראש</w:t>
            </w:r>
          </w:p>
        </w:tc>
        <w:tc>
          <w:tcPr>
            <w:tcW w:w="4000" w:type="dxa"/>
            <w:shd w:val="clear" w:color="auto" w:fill="FFFFFF"/>
            <w:tcMar>
              <w:top w:w="80" w:type="dxa"/>
              <w:left w:w="120" w:type="dxa"/>
              <w:bottom w:w="80" w:type="dxa"/>
              <w:right w:w="120" w:type="dxa"/>
            </w:tcMar>
          </w:tcPr>
          <w:p w14:paraId="7E8CAB2F" w14:textId="4D296C87" w:rsidR="00341D45" w:rsidRDefault="00032883" w:rsidP="00E90833">
            <w:pPr>
              <w:jc w:val="left"/>
            </w:pPr>
            <w:hyperlink w:anchor="b02_roadshow" w:history="1">
              <w:proofErr w:type="spellStart"/>
              <w:r>
                <w:rPr>
                  <w:color w:val="1155CC"/>
                  <w:u w:val="single"/>
                </w:rPr>
                <w:t>Roadshow</w:t>
              </w:r>
              <w:proofErr w:type="spellEnd"/>
            </w:hyperlink>
          </w:p>
        </w:tc>
      </w:tr>
      <w:tr w:rsidR="00341D45" w14:paraId="7E8CAB34" w14:textId="77777777">
        <w:tc>
          <w:tcPr>
            <w:tcW w:w="500" w:type="dxa"/>
            <w:shd w:val="clear" w:color="auto" w:fill="F5F7FA"/>
            <w:tcMar>
              <w:top w:w="80" w:type="dxa"/>
              <w:left w:w="120" w:type="dxa"/>
              <w:bottom w:w="80" w:type="dxa"/>
              <w:right w:w="120" w:type="dxa"/>
            </w:tcMar>
          </w:tcPr>
          <w:p w14:paraId="7E8CAB31" w14:textId="77777777" w:rsidR="00341D45" w:rsidRDefault="00032883" w:rsidP="00E90833">
            <w:pPr>
              <w:jc w:val="left"/>
            </w:pPr>
            <w:r>
              <w:t>6</w:t>
            </w:r>
          </w:p>
        </w:tc>
        <w:tc>
          <w:tcPr>
            <w:tcW w:w="4526" w:type="dxa"/>
            <w:shd w:val="clear" w:color="auto" w:fill="F5F7FA"/>
            <w:tcMar>
              <w:top w:w="80" w:type="dxa"/>
              <w:left w:w="120" w:type="dxa"/>
              <w:bottom w:w="80" w:type="dxa"/>
              <w:right w:w="120" w:type="dxa"/>
            </w:tcMar>
          </w:tcPr>
          <w:p w14:paraId="7E8CAB32" w14:textId="77777777" w:rsidR="00341D45" w:rsidRDefault="00032883" w:rsidP="00E90833">
            <w:pPr>
              <w:jc w:val="left"/>
            </w:pPr>
            <w:r>
              <w:t>תיעוד ידע תמיד — גם למיזמים שנפסלו</w:t>
            </w:r>
          </w:p>
        </w:tc>
        <w:tc>
          <w:tcPr>
            <w:tcW w:w="4000" w:type="dxa"/>
            <w:shd w:val="clear" w:color="auto" w:fill="F5F7FA"/>
            <w:tcMar>
              <w:top w:w="80" w:type="dxa"/>
              <w:left w:w="120" w:type="dxa"/>
              <w:bottom w:w="80" w:type="dxa"/>
              <w:right w:w="120" w:type="dxa"/>
            </w:tcMar>
          </w:tcPr>
          <w:p w14:paraId="7E8CAB33" w14:textId="1EE54ED6" w:rsidR="00341D45" w:rsidRDefault="00032883" w:rsidP="00E90833">
            <w:pPr>
              <w:jc w:val="left"/>
            </w:pPr>
            <w:hyperlink w:anchor="b01_funnel" w:history="1">
              <w:r>
                <w:rPr>
                  <w:color w:val="1155CC"/>
                  <w:u w:val="single"/>
                </w:rPr>
                <w:t>ניהול משפך</w:t>
              </w:r>
            </w:hyperlink>
          </w:p>
        </w:tc>
      </w:tr>
      <w:tr w:rsidR="00341D45" w14:paraId="7E8CAB38" w14:textId="77777777">
        <w:tc>
          <w:tcPr>
            <w:tcW w:w="500" w:type="dxa"/>
            <w:shd w:val="clear" w:color="auto" w:fill="FFFFFF"/>
            <w:tcMar>
              <w:top w:w="80" w:type="dxa"/>
              <w:left w:w="120" w:type="dxa"/>
              <w:bottom w:w="80" w:type="dxa"/>
              <w:right w:w="120" w:type="dxa"/>
            </w:tcMar>
          </w:tcPr>
          <w:p w14:paraId="7E8CAB35" w14:textId="77777777" w:rsidR="00341D45" w:rsidRDefault="00032883" w:rsidP="00E90833">
            <w:pPr>
              <w:jc w:val="left"/>
            </w:pPr>
            <w:r>
              <w:t>7</w:t>
            </w:r>
          </w:p>
        </w:tc>
        <w:tc>
          <w:tcPr>
            <w:tcW w:w="4526" w:type="dxa"/>
            <w:shd w:val="clear" w:color="auto" w:fill="FFFFFF"/>
            <w:tcMar>
              <w:top w:w="80" w:type="dxa"/>
              <w:left w:w="120" w:type="dxa"/>
              <w:bottom w:w="80" w:type="dxa"/>
              <w:right w:w="120" w:type="dxa"/>
            </w:tcMar>
          </w:tcPr>
          <w:p w14:paraId="7E8CAB36" w14:textId="77777777" w:rsidR="00341D45" w:rsidRDefault="00032883" w:rsidP="00E90833">
            <w:pPr>
              <w:jc w:val="left"/>
            </w:pPr>
            <w:proofErr w:type="spellStart"/>
            <w:r>
              <w:t>Human</w:t>
            </w:r>
            <w:proofErr w:type="spellEnd"/>
            <w:r>
              <w:t xml:space="preserve"> </w:t>
            </w:r>
            <w:proofErr w:type="spellStart"/>
            <w:r>
              <w:t>in</w:t>
            </w:r>
            <w:proofErr w:type="spellEnd"/>
            <w:r>
              <w:t xml:space="preserve"> </w:t>
            </w:r>
            <w:proofErr w:type="spellStart"/>
            <w:r>
              <w:t>the</w:t>
            </w:r>
            <w:proofErr w:type="spellEnd"/>
            <w:r>
              <w:t xml:space="preserve"> </w:t>
            </w:r>
            <w:proofErr w:type="spellStart"/>
            <w:r>
              <w:t>Loop</w:t>
            </w:r>
            <w:proofErr w:type="spellEnd"/>
            <w:r>
              <w:t xml:space="preserve"> — אין החלטת </w:t>
            </w:r>
            <w:proofErr w:type="spellStart"/>
            <w:r>
              <w:t>אג׳נט</w:t>
            </w:r>
            <w:proofErr w:type="spellEnd"/>
            <w:r>
              <w:t xml:space="preserve"> עצמאית</w:t>
            </w:r>
          </w:p>
        </w:tc>
        <w:tc>
          <w:tcPr>
            <w:tcW w:w="4000" w:type="dxa"/>
            <w:shd w:val="clear" w:color="auto" w:fill="FFFFFF"/>
            <w:tcMar>
              <w:top w:w="80" w:type="dxa"/>
              <w:left w:w="120" w:type="dxa"/>
              <w:bottom w:w="80" w:type="dxa"/>
              <w:right w:w="120" w:type="dxa"/>
            </w:tcMar>
          </w:tcPr>
          <w:p w14:paraId="7E8CAB37" w14:textId="330E0AFA" w:rsidR="00341D45" w:rsidRDefault="00032883" w:rsidP="00E90833">
            <w:pPr>
              <w:jc w:val="left"/>
            </w:pPr>
            <w:hyperlink w:anchor="b01_agents" w:history="1">
              <w:r>
                <w:rPr>
                  <w:color w:val="1155CC"/>
                  <w:u w:val="single"/>
                </w:rPr>
                <w:t>תפקיד הסוכנים</w:t>
              </w:r>
            </w:hyperlink>
            <w:r>
              <w:t xml:space="preserve">, </w:t>
            </w:r>
            <w:hyperlink w:anchor="b06_sdlc" w:history="1">
              <w:r>
                <w:rPr>
                  <w:color w:val="1155CC"/>
                  <w:u w:val="single"/>
                </w:rPr>
                <w:t xml:space="preserve">SDLC </w:t>
              </w:r>
              <w:proofErr w:type="spellStart"/>
              <w:r>
                <w:rPr>
                  <w:color w:val="1155CC"/>
                  <w:u w:val="single"/>
                </w:rPr>
                <w:t>אג׳נטי</w:t>
              </w:r>
              <w:proofErr w:type="spellEnd"/>
            </w:hyperlink>
          </w:p>
        </w:tc>
      </w:tr>
      <w:tr w:rsidR="00341D45" w14:paraId="7E8CAB3C" w14:textId="77777777">
        <w:tc>
          <w:tcPr>
            <w:tcW w:w="500" w:type="dxa"/>
            <w:shd w:val="clear" w:color="auto" w:fill="F5F7FA"/>
            <w:tcMar>
              <w:top w:w="80" w:type="dxa"/>
              <w:left w:w="120" w:type="dxa"/>
              <w:bottom w:w="80" w:type="dxa"/>
              <w:right w:w="120" w:type="dxa"/>
            </w:tcMar>
          </w:tcPr>
          <w:p w14:paraId="7E8CAB39" w14:textId="77777777" w:rsidR="00341D45" w:rsidRDefault="00032883" w:rsidP="00E90833">
            <w:pPr>
              <w:jc w:val="left"/>
            </w:pPr>
            <w:r>
              <w:t>8</w:t>
            </w:r>
          </w:p>
        </w:tc>
        <w:tc>
          <w:tcPr>
            <w:tcW w:w="4526" w:type="dxa"/>
            <w:shd w:val="clear" w:color="auto" w:fill="F5F7FA"/>
            <w:tcMar>
              <w:top w:w="80" w:type="dxa"/>
              <w:left w:w="120" w:type="dxa"/>
              <w:bottom w:w="80" w:type="dxa"/>
              <w:right w:w="120" w:type="dxa"/>
            </w:tcMar>
          </w:tcPr>
          <w:p w14:paraId="7E8CAB3A" w14:textId="77777777" w:rsidR="00341D45" w:rsidRDefault="00032883" w:rsidP="00E90833">
            <w:pPr>
              <w:jc w:val="left"/>
            </w:pPr>
            <w:r>
              <w:t>בעיה עמוקה שניתן לפעול עליה עדיפה על בעיה "נכונה" ללא נקודת כניסה</w:t>
            </w:r>
          </w:p>
        </w:tc>
        <w:tc>
          <w:tcPr>
            <w:tcW w:w="4000" w:type="dxa"/>
            <w:shd w:val="clear" w:color="auto" w:fill="F5F7FA"/>
            <w:tcMar>
              <w:top w:w="80" w:type="dxa"/>
              <w:left w:w="120" w:type="dxa"/>
              <w:bottom w:w="80" w:type="dxa"/>
              <w:right w:w="120" w:type="dxa"/>
            </w:tcMar>
          </w:tcPr>
          <w:p w14:paraId="7E8CAB3B" w14:textId="5B4DEABE" w:rsidR="00341D45" w:rsidRDefault="00032883" w:rsidP="00E90833">
            <w:pPr>
              <w:jc w:val="left"/>
            </w:pPr>
            <w:hyperlink w:anchor="b01_gates" w:history="1">
              <w:r>
                <w:rPr>
                  <w:color w:val="1155CC"/>
                  <w:u w:val="single"/>
                </w:rPr>
                <w:t>דרישות סף</w:t>
              </w:r>
            </w:hyperlink>
          </w:p>
        </w:tc>
      </w:tr>
      <w:tr w:rsidR="00341D45" w14:paraId="7E8CAB40" w14:textId="77777777">
        <w:tc>
          <w:tcPr>
            <w:tcW w:w="500" w:type="dxa"/>
            <w:shd w:val="clear" w:color="auto" w:fill="FFFFFF"/>
            <w:tcMar>
              <w:top w:w="80" w:type="dxa"/>
              <w:left w:w="120" w:type="dxa"/>
              <w:bottom w:w="80" w:type="dxa"/>
              <w:right w:w="120" w:type="dxa"/>
            </w:tcMar>
          </w:tcPr>
          <w:p w14:paraId="7E8CAB3D" w14:textId="77777777" w:rsidR="00341D45" w:rsidRDefault="00032883" w:rsidP="00E90833">
            <w:pPr>
              <w:jc w:val="left"/>
            </w:pPr>
            <w:r>
              <w:t>9</w:t>
            </w:r>
          </w:p>
        </w:tc>
        <w:tc>
          <w:tcPr>
            <w:tcW w:w="4526" w:type="dxa"/>
            <w:shd w:val="clear" w:color="auto" w:fill="FFFFFF"/>
            <w:tcMar>
              <w:top w:w="80" w:type="dxa"/>
              <w:left w:w="120" w:type="dxa"/>
              <w:bottom w:w="80" w:type="dxa"/>
              <w:right w:w="120" w:type="dxa"/>
            </w:tcMar>
          </w:tcPr>
          <w:p w14:paraId="7E8CAB3E" w14:textId="77777777" w:rsidR="00341D45" w:rsidRDefault="00032883" w:rsidP="00E90833">
            <w:pPr>
              <w:jc w:val="left"/>
            </w:pPr>
            <w:r>
              <w:t xml:space="preserve">תמהיל מכוון: 70% </w:t>
            </w:r>
            <w:proofErr w:type="spellStart"/>
            <w:r>
              <w:t>Low</w:t>
            </w:r>
            <w:proofErr w:type="spellEnd"/>
            <w:r>
              <w:t xml:space="preserve"> </w:t>
            </w:r>
            <w:proofErr w:type="spellStart"/>
            <w:r>
              <w:t>Risk</w:t>
            </w:r>
            <w:proofErr w:type="spellEnd"/>
            <w:r>
              <w:t>/</w:t>
            </w:r>
            <w:proofErr w:type="spellStart"/>
            <w:r>
              <w:t>High</w:t>
            </w:r>
            <w:proofErr w:type="spellEnd"/>
            <w:r>
              <w:t xml:space="preserve"> </w:t>
            </w:r>
            <w:proofErr w:type="spellStart"/>
            <w:r>
              <w:t>Reward</w:t>
            </w:r>
            <w:proofErr w:type="spellEnd"/>
            <w:r>
              <w:t xml:space="preserve">, 30% </w:t>
            </w:r>
            <w:proofErr w:type="spellStart"/>
            <w:r>
              <w:t>High</w:t>
            </w:r>
            <w:proofErr w:type="spellEnd"/>
            <w:r>
              <w:t xml:space="preserve"> </w:t>
            </w:r>
            <w:proofErr w:type="spellStart"/>
            <w:r>
              <w:t>Risk</w:t>
            </w:r>
            <w:proofErr w:type="spellEnd"/>
            <w:r>
              <w:t>/</w:t>
            </w:r>
            <w:proofErr w:type="spellStart"/>
            <w:r>
              <w:t>High</w:t>
            </w:r>
            <w:proofErr w:type="spellEnd"/>
            <w:r>
              <w:t xml:space="preserve"> </w:t>
            </w:r>
            <w:proofErr w:type="spellStart"/>
            <w:r>
              <w:t>Reward</w:t>
            </w:r>
            <w:proofErr w:type="spellEnd"/>
          </w:p>
        </w:tc>
        <w:tc>
          <w:tcPr>
            <w:tcW w:w="4000" w:type="dxa"/>
            <w:shd w:val="clear" w:color="auto" w:fill="FFFFFF"/>
            <w:tcMar>
              <w:top w:w="80" w:type="dxa"/>
              <w:left w:w="120" w:type="dxa"/>
              <w:bottom w:w="80" w:type="dxa"/>
              <w:right w:w="120" w:type="dxa"/>
            </w:tcMar>
          </w:tcPr>
          <w:p w14:paraId="7E8CAB3F" w14:textId="6728F582" w:rsidR="00341D45" w:rsidRDefault="00032883" w:rsidP="00E90833">
            <w:pPr>
              <w:jc w:val="left"/>
            </w:pPr>
            <w:hyperlink w:anchor="b01_risk" w:history="1">
              <w:r>
                <w:rPr>
                  <w:color w:val="1155CC"/>
                  <w:u w:val="single"/>
                </w:rPr>
                <w:t>תמהיל סיכון</w:t>
              </w:r>
            </w:hyperlink>
          </w:p>
        </w:tc>
      </w:tr>
    </w:tbl>
    <w:p w14:paraId="7E8CAB41" w14:textId="77777777" w:rsidR="00341D45" w:rsidRDefault="00032883" w:rsidP="00E90833">
      <w:pPr>
        <w:spacing w:after="160"/>
        <w:jc w:val="left"/>
        <w:rPr>
          <w:ins w:id="29" w:author="אורית קורמן נגרי" w:date="2026-08-16T11:57:00Z" w16du:dateUtc="2026-08-16T08:57:00Z"/>
        </w:rPr>
      </w:pPr>
      <w:r>
        <w:t xml:space="preserve">עקרונות אלה חוזרים כ"מסיכום הפגישה" בקבצי המקור, ומרוכזים כאן כדי שלא יצטרכו לחפש בכל מסמך בנפרד — עיקרון בסיסי של </w:t>
      </w:r>
      <w:proofErr w:type="spellStart"/>
      <w:r>
        <w:t>Wiki</w:t>
      </w:r>
      <w:proofErr w:type="spellEnd"/>
      <w:r>
        <w:t xml:space="preserve"> טוב: </w:t>
      </w:r>
      <w:r>
        <w:rPr>
          <w:b/>
          <w:bCs/>
        </w:rPr>
        <w:t>קישור, לא שכפול</w:t>
      </w:r>
      <w:r>
        <w:t>.</w:t>
      </w:r>
    </w:p>
    <w:p w14:paraId="52607DB1" w14:textId="77777777" w:rsidR="00E851FD" w:rsidRDefault="00E851FD" w:rsidP="00E90833">
      <w:pPr>
        <w:spacing w:after="160"/>
        <w:jc w:val="left"/>
        <w:rPr>
          <w:ins w:id="30" w:author="אורית קורמן נגרי" w:date="2026-08-16T11:57:00Z" w16du:dateUtc="2026-08-16T08:57:00Z"/>
        </w:rPr>
      </w:pPr>
    </w:p>
    <w:p w14:paraId="7E155D62" w14:textId="6154EBF8" w:rsidR="00E851FD" w:rsidRDefault="00E851FD" w:rsidP="00E90833">
      <w:pPr>
        <w:spacing w:after="160"/>
        <w:jc w:val="left"/>
        <w:rPr>
          <w:ins w:id="31" w:author="אורית קורמן נגרי" w:date="2026-08-16T11:59:00Z" w16du:dateUtc="2026-08-16T08:59:00Z"/>
          <w:lang w:val="en-US"/>
        </w:rPr>
      </w:pPr>
      <w:ins w:id="32" w:author="אורית קורמן נגרי" w:date="2026-08-16T11:57:00Z" w16du:dateUtc="2026-08-16T08:57:00Z">
        <w:r>
          <w:rPr>
            <w:rFonts w:hint="cs"/>
          </w:rPr>
          <w:t>כאן כל סוגיית ה</w:t>
        </w:r>
        <w:r>
          <w:rPr>
            <w:rtl w:val="0"/>
            <w:lang w:val="en-US"/>
          </w:rPr>
          <w:t>road show</w:t>
        </w:r>
        <w:r>
          <w:rPr>
            <w:rFonts w:hint="cs"/>
            <w:lang w:val="en-US"/>
          </w:rPr>
          <w:t xml:space="preserve"> צריכה להתעדכן, זה יכול להיות </w:t>
        </w:r>
        <w:proofErr w:type="spellStart"/>
        <w:r>
          <w:rPr>
            <w:rFonts w:hint="cs"/>
            <w:lang w:val="en-US"/>
          </w:rPr>
          <w:t>טאחד</w:t>
        </w:r>
        <w:proofErr w:type="spellEnd"/>
        <w:r>
          <w:rPr>
            <w:rFonts w:hint="cs"/>
            <w:lang w:val="en-US"/>
          </w:rPr>
          <w:t xml:space="preserve"> מיני פתרונות לרתימה אבל יש מקומות שהכלי הז</w:t>
        </w:r>
      </w:ins>
      <w:ins w:id="33" w:author="אורית קורמן נגרי" w:date="2026-08-16T11:58:00Z" w16du:dateUtc="2026-08-16T08:58:00Z">
        <w:r>
          <w:rPr>
            <w:rFonts w:hint="cs"/>
            <w:lang w:val="en-US"/>
          </w:rPr>
          <w:t>ה</w:t>
        </w:r>
      </w:ins>
      <w:ins w:id="34" w:author="אורית קורמן נגרי" w:date="2026-08-16T11:57:00Z" w16du:dateUtc="2026-08-16T08:57:00Z">
        <w:r>
          <w:rPr>
            <w:rFonts w:hint="cs"/>
            <w:lang w:val="en-US"/>
          </w:rPr>
          <w:t xml:space="preserve"> לא בהכרח </w:t>
        </w:r>
      </w:ins>
      <w:ins w:id="35" w:author="אורית קורמן נגרי" w:date="2026-08-16T11:58:00Z" w16du:dateUtc="2026-08-16T08:58:00Z">
        <w:r w:rsidR="002D5A18">
          <w:rPr>
            <w:rFonts w:hint="cs"/>
            <w:lang w:val="en-US"/>
          </w:rPr>
          <w:t xml:space="preserve">מתאים במקום ובתוכן בשביל לבנות את הצוות הרלוונטי שיכול לייצר הצלחה בהקשרי שותפים מובילים למשל משרדי ממשלה זה מאוחר מידי בהקשר חברות עסקיות צריכה שנחבר את גם לציר של מסלולי התקשרות ו- </w:t>
        </w:r>
        <w:r w:rsidR="002D5A18">
          <w:rPr>
            <w:rtl w:val="0"/>
            <w:lang w:val="en-US"/>
          </w:rPr>
          <w:t>RFI</w:t>
        </w:r>
        <w:r w:rsidR="002D5A18">
          <w:rPr>
            <w:rFonts w:hint="cs"/>
            <w:lang w:val="en-US"/>
          </w:rPr>
          <w:t xml:space="preserve"> ש</w:t>
        </w:r>
      </w:ins>
      <w:ins w:id="36" w:author="אורית קורמן נגרי" w:date="2026-08-16T11:59:00Z" w16du:dateUtc="2026-08-16T08:59:00Z">
        <w:r w:rsidR="002D5A18">
          <w:rPr>
            <w:rFonts w:hint="cs"/>
            <w:lang w:val="en-US"/>
          </w:rPr>
          <w:t>אמרנו שצריך לצאת אליו עוד לפני הגדרת המיזם גם אם לא בכל בעיה</w:t>
        </w:r>
      </w:ins>
    </w:p>
    <w:p w14:paraId="33DFDF09" w14:textId="6205CB5C" w:rsidR="002D5A18" w:rsidRDefault="002D5A18" w:rsidP="00E90833">
      <w:pPr>
        <w:spacing w:after="160"/>
        <w:jc w:val="left"/>
        <w:rPr>
          <w:ins w:id="37" w:author="אורית קורמן נגרי" w:date="2026-08-16T12:00:00Z" w16du:dateUtc="2026-08-16T09:00:00Z"/>
          <w:lang w:val="en-US"/>
        </w:rPr>
      </w:pPr>
      <w:ins w:id="38" w:author="אורית קורמן נגרי" w:date="2026-08-16T11:59:00Z" w16du:dateUtc="2026-08-16T08:59:00Z">
        <w:r>
          <w:rPr>
            <w:rFonts w:hint="cs"/>
            <w:lang w:val="en-US"/>
          </w:rPr>
          <w:t xml:space="preserve">צריך לדבר על יכולת ההחלטה לטפל בבעיה בעומקים שונים עם עדיפות לבעיות עמוקות סעיף 8 בעיקרון </w:t>
        </w:r>
      </w:ins>
      <w:ins w:id="39" w:author="אורית קורמן נגרי" w:date="2026-08-16T12:00:00Z" w16du:dateUtc="2026-08-16T09:00:00Z">
        <w:r>
          <w:rPr>
            <w:rFonts w:hint="cs"/>
            <w:lang w:val="en-US"/>
          </w:rPr>
          <w:t xml:space="preserve">צריך להתעדכן </w:t>
        </w:r>
      </w:ins>
    </w:p>
    <w:p w14:paraId="3EE78714" w14:textId="77777777" w:rsidR="002D5A18" w:rsidRDefault="002D5A18" w:rsidP="00E90833">
      <w:pPr>
        <w:spacing w:after="160"/>
        <w:jc w:val="left"/>
        <w:rPr>
          <w:ins w:id="40" w:author="אורית קורמן נגרי" w:date="2026-08-16T12:00:00Z" w16du:dateUtc="2026-08-16T09:00:00Z"/>
          <w:lang w:val="en-US"/>
        </w:rPr>
      </w:pPr>
    </w:p>
    <w:p w14:paraId="4D3FDF87" w14:textId="5F793C3E" w:rsidR="002D5A18" w:rsidRDefault="002D5A18" w:rsidP="00E90833">
      <w:pPr>
        <w:spacing w:after="160"/>
        <w:jc w:val="left"/>
        <w:rPr>
          <w:ins w:id="41" w:author="אורית קורמן נגרי" w:date="2026-08-16T12:00:00Z" w16du:dateUtc="2026-08-16T09:00:00Z"/>
          <w:lang w:val="en-US"/>
        </w:rPr>
      </w:pPr>
      <w:ins w:id="42" w:author="אורית קורמן נגרי" w:date="2026-08-16T12:00:00Z" w16du:dateUtc="2026-08-16T09:00:00Z">
        <w:r>
          <w:rPr>
            <w:rFonts w:hint="cs"/>
            <w:lang w:val="en-US"/>
          </w:rPr>
          <w:t>תמהיל סיכון מתעדכן</w:t>
        </w:r>
      </w:ins>
    </w:p>
    <w:p w14:paraId="7B75065F" w14:textId="629780D0" w:rsidR="002D5A18" w:rsidRPr="00E851FD" w:rsidRDefault="002D5A18" w:rsidP="00E90833">
      <w:pPr>
        <w:spacing w:after="160"/>
        <w:jc w:val="left"/>
        <w:rPr>
          <w:lang w:val="en-US"/>
          <w:rPrChange w:id="43" w:author="אורית קורמן נגרי" w:date="2026-08-16T11:57:00Z" w16du:dateUtc="2026-08-16T08:57:00Z">
            <w:rPr/>
          </w:rPrChange>
        </w:rPr>
      </w:pPr>
      <w:ins w:id="44" w:author="אורית קורמן נגרי" w:date="2026-08-16T12:00:00Z" w16du:dateUtc="2026-08-16T09:00:00Z">
        <w:r>
          <w:rPr>
            <w:rFonts w:hint="cs"/>
            <w:lang w:val="en-US"/>
          </w:rPr>
          <w:t>לגבי סוגיית חסמים או מאפשרים, צריך לפצל סיווגים או לפי המשפחות האלה או בהקשרי דאטה רגולציה וכו</w:t>
        </w:r>
      </w:ins>
      <w:ins w:id="45" w:author="אורית קורמן נגרי" w:date="2026-08-16T12:01:00Z" w16du:dateUtc="2026-08-16T09:01:00Z">
        <w:r>
          <w:rPr>
            <w:rFonts w:hint="cs"/>
            <w:lang w:val="en-US"/>
          </w:rPr>
          <w:t>'</w:t>
        </w:r>
      </w:ins>
    </w:p>
    <w:p w14:paraId="7E8CAB42" w14:textId="77777777" w:rsidR="00341D45" w:rsidRDefault="00032883" w:rsidP="00E90833">
      <w:pPr>
        <w:pStyle w:val="Heading1"/>
        <w:pageBreakBefore/>
        <w:pBdr>
          <w:bottom w:val="single" w:sz="6" w:space="4" w:color="1F4E79"/>
        </w:pBdr>
        <w:spacing w:before="400" w:after="240"/>
        <w:jc w:val="left"/>
      </w:pPr>
      <w:bookmarkStart w:id="46" w:name="b01_readme"/>
      <w:bookmarkStart w:id="47" w:name="_Toc236339062"/>
      <w:r>
        <w:rPr>
          <w:b/>
          <w:bCs/>
          <w:color w:val="1F4E79"/>
          <w:sz w:val="34"/>
          <w:szCs w:val="34"/>
        </w:rPr>
        <w:lastRenderedPageBreak/>
        <w:t>מפעל הבעיות</w:t>
      </w:r>
      <w:bookmarkEnd w:id="46"/>
      <w:bookmarkEnd w:id="47"/>
    </w:p>
    <w:p w14:paraId="7E8CAB43" w14:textId="77777777" w:rsidR="00341D45" w:rsidRDefault="00032883" w:rsidP="00E90833">
      <w:pPr>
        <w:pBdr>
          <w:right w:val="single" w:sz="18" w:space="8" w:color="2F5496"/>
        </w:pBdr>
        <w:shd w:val="clear" w:color="auto" w:fill="EEF2F7"/>
        <w:spacing w:before="120" w:after="200"/>
        <w:ind w:right="200"/>
        <w:jc w:val="left"/>
      </w:pPr>
      <w:r>
        <w:t>שלב-על 1 של כור ההאצה | גרסה 1.0 | מבוסס על מפגש עבודה, 6.7.2026</w:t>
      </w:r>
    </w:p>
    <w:p w14:paraId="7E8CAB44" w14:textId="77777777" w:rsidR="00341D45" w:rsidRDefault="00032883" w:rsidP="00E90833">
      <w:pPr>
        <w:pStyle w:val="Heading3"/>
        <w:spacing w:before="260" w:after="120"/>
        <w:jc w:val="left"/>
      </w:pPr>
      <w:bookmarkStart w:id="48" w:name="_Toc236339063"/>
      <w:r>
        <w:rPr>
          <w:b/>
          <w:bCs/>
          <w:color w:val="2F5496"/>
        </w:rPr>
        <w:t>מהו מפעל הבעיות?</w:t>
      </w:r>
      <w:bookmarkEnd w:id="48"/>
    </w:p>
    <w:p w14:paraId="7E8CAB45" w14:textId="77777777" w:rsidR="00341D45" w:rsidRDefault="00032883" w:rsidP="00E90833">
      <w:pPr>
        <w:spacing w:after="160"/>
        <w:jc w:val="left"/>
        <w:rPr>
          <w:ins w:id="49" w:author="אורית קורמן נגרי" w:date="2026-08-16T12:04:00Z" w16du:dateUtc="2026-08-16T09:04:00Z"/>
        </w:rPr>
      </w:pPr>
      <w:r>
        <w:t xml:space="preserve">מפעל הבעיות הוא </w:t>
      </w:r>
      <w:r>
        <w:rPr>
          <w:b/>
          <w:bCs/>
        </w:rPr>
        <w:t>מכונה מתמשכת</w:t>
      </w:r>
      <w:r>
        <w:t xml:space="preserve"> — היא עובדת כל הזמן ביצירה ותחזוקה של רשימת האתגרים והבעיות הראויות להאצה. השלב אינו מסתיים; הוא פועל ברקע לאורך כל חיי כור ההאצה.</w:t>
      </w:r>
    </w:p>
    <w:p w14:paraId="2F668AB5" w14:textId="6236A0F1" w:rsidR="00E5735B" w:rsidRPr="00E5735B" w:rsidRDefault="00E5735B" w:rsidP="00E90833">
      <w:pPr>
        <w:spacing w:after="160"/>
        <w:jc w:val="left"/>
        <w:rPr>
          <w:lang w:val="en-US"/>
          <w:rPrChange w:id="50" w:author="אורית קורמן נגרי" w:date="2026-08-16T12:04:00Z" w16du:dateUtc="2026-08-16T09:04:00Z">
            <w:rPr/>
          </w:rPrChange>
        </w:rPr>
      </w:pPr>
      <w:ins w:id="51" w:author="אורית קורמן נגרי" w:date="2026-08-16T12:04:00Z" w16du:dateUtc="2026-08-16T09:04:00Z">
        <w:r>
          <w:rPr>
            <w:rFonts w:hint="cs"/>
          </w:rPr>
          <w:t xml:space="preserve">עלו לא מעט דילמות במודל העדכון לבעיה שנוצרה, אנחנו צריכים לדבר על זה גם בהקשרי יעילות של מערכת </w:t>
        </w:r>
        <w:proofErr w:type="spellStart"/>
        <w:r>
          <w:rPr>
            <w:rFonts w:hint="cs"/>
          </w:rPr>
          <w:t>מזוית</w:t>
        </w:r>
        <w:proofErr w:type="spellEnd"/>
        <w:r>
          <w:rPr>
            <w:rFonts w:hint="cs"/>
          </w:rPr>
          <w:t xml:space="preserve"> </w:t>
        </w:r>
        <w:r>
          <w:rPr>
            <w:rtl w:val="0"/>
            <w:lang w:val="en-US"/>
          </w:rPr>
          <w:t>FINOPS</w:t>
        </w:r>
        <w:r>
          <w:rPr>
            <w:rFonts w:hint="cs"/>
            <w:lang w:val="en-US"/>
          </w:rPr>
          <w:t xml:space="preserve"> וגם ביכולות להחזיק פורטפוליו מתעדכן ברמ</w:t>
        </w:r>
      </w:ins>
      <w:ins w:id="52" w:author="אורית קורמן נגרי" w:date="2026-08-16T12:05:00Z" w16du:dateUtc="2026-08-16T09:05:00Z">
        <w:r>
          <w:rPr>
            <w:rFonts w:hint="cs"/>
            <w:lang w:val="en-US"/>
          </w:rPr>
          <w:t>ת התוכן והמהות עם התראות רלוונטיות, יכולת לראות את היער גם כשיש מלא עצים</w:t>
        </w:r>
      </w:ins>
    </w:p>
    <w:p w14:paraId="7E8CAB46" w14:textId="4B0DC97C" w:rsidR="00341D45" w:rsidRDefault="00032883" w:rsidP="00E90833">
      <w:pPr>
        <w:spacing w:after="160"/>
        <w:jc w:val="left"/>
      </w:pPr>
      <w:r>
        <w:rPr>
          <w:b/>
          <w:bCs/>
        </w:rPr>
        <w:t>מטרת השלב:</w:t>
      </w:r>
      <w:r>
        <w:t xml:space="preserve"> לאסוף, לתקף, לתעדף ולהכין בעיות חיים ישראליות מבוססות-נתונים — ולבחור מתוכן את הראויות לכניסה למסלול ההאצה (</w:t>
      </w:r>
      <w:hyperlink w:anchor="b02_readme" w:history="1">
        <w:r>
          <w:rPr>
            <w:color w:val="1155CC"/>
            <w:u w:val="single"/>
          </w:rPr>
          <w:t>הגדרת המיזם</w:t>
        </w:r>
      </w:hyperlink>
      <w:r>
        <w:t>).</w:t>
      </w:r>
    </w:p>
    <w:p w14:paraId="7E8CAB47" w14:textId="7672C92E" w:rsidR="00341D45" w:rsidRDefault="00032883" w:rsidP="00E90833">
      <w:pPr>
        <w:pStyle w:val="Heading3"/>
        <w:spacing w:before="260" w:after="120"/>
        <w:jc w:val="left"/>
      </w:pPr>
      <w:bookmarkStart w:id="53" w:name="_Toc236339064"/>
      <w:r>
        <w:rPr>
          <w:b/>
          <w:bCs/>
          <w:color w:val="2F5496"/>
        </w:rPr>
        <w:t>יעדי משפך שנתיים</w:t>
      </w:r>
      <w:bookmarkEnd w:id="53"/>
      <w:ins w:id="54" w:author="אורית קורמן נגרי" w:date="2026-08-16T12:07:00Z" w16du:dateUtc="2026-08-16T09:07:00Z">
        <w:r w:rsidR="00E5735B">
          <w:rPr>
            <w:rFonts w:hint="cs"/>
          </w:rPr>
          <w:t xml:space="preserve"> </w:t>
        </w:r>
        <w:r w:rsidR="00E5735B">
          <w:t>–</w:t>
        </w:r>
        <w:r w:rsidR="00E5735B">
          <w:rPr>
            <w:rFonts w:hint="cs"/>
          </w:rPr>
          <w:t xml:space="preserve"> פה יעדים ישתנו משנה לשנה, הסיפור שמעניין כאן הוא יחס ההמרה והיכולת לנסות לשפר אותו ואז בהתאם ליעד הפתרון פשוט כופלים, קשור גם לסוגיית המסמך </w:t>
        </w:r>
      </w:ins>
      <w:ins w:id="55" w:author="אורית קורמן נגרי" w:date="2026-08-16T12:08:00Z" w16du:dateUtc="2026-08-16T09:08:00Z">
        <w:r w:rsidR="00E5735B">
          <w:rPr>
            <w:rFonts w:hint="cs"/>
          </w:rPr>
          <w:t xml:space="preserve">על של התהליך, קונקרטיזציה של מה שנעשה בחודשים הקרובים פחות קשורה </w:t>
        </w:r>
        <w:proofErr w:type="spellStart"/>
        <w:r w:rsidR="00E5735B">
          <w:rPr>
            <w:rFonts w:hint="cs"/>
          </w:rPr>
          <w:t>לפלייבוק</w:t>
        </w:r>
      </w:ins>
      <w:proofErr w:type="spellEnd"/>
    </w:p>
    <w:tbl>
      <w:tblPr>
        <w:bidiVisual/>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341D45" w14:paraId="7E8CAB4A" w14:textId="77777777">
        <w:trPr>
          <w:tblHeader/>
        </w:trPr>
        <w:tc>
          <w:tcPr>
            <w:tcW w:w="4513" w:type="dxa"/>
            <w:shd w:val="clear" w:color="auto" w:fill="2F5496"/>
            <w:tcMar>
              <w:top w:w="80" w:type="dxa"/>
              <w:left w:w="120" w:type="dxa"/>
              <w:bottom w:w="80" w:type="dxa"/>
              <w:right w:w="120" w:type="dxa"/>
            </w:tcMar>
            <w:vAlign w:val="center"/>
          </w:tcPr>
          <w:p w14:paraId="7E8CAB48" w14:textId="77777777" w:rsidR="00341D45" w:rsidRDefault="00032883" w:rsidP="00E90833">
            <w:pPr>
              <w:jc w:val="left"/>
            </w:pPr>
            <w:r>
              <w:rPr>
                <w:b/>
                <w:bCs/>
                <w:color w:val="FFFFFF"/>
              </w:rPr>
              <w:t>שלב במשפך</w:t>
            </w:r>
          </w:p>
        </w:tc>
        <w:tc>
          <w:tcPr>
            <w:tcW w:w="4513" w:type="dxa"/>
            <w:shd w:val="clear" w:color="auto" w:fill="2F5496"/>
            <w:tcMar>
              <w:top w:w="80" w:type="dxa"/>
              <w:left w:w="120" w:type="dxa"/>
              <w:bottom w:w="80" w:type="dxa"/>
              <w:right w:w="120" w:type="dxa"/>
            </w:tcMar>
            <w:vAlign w:val="center"/>
          </w:tcPr>
          <w:p w14:paraId="7E8CAB49" w14:textId="77777777" w:rsidR="00341D45" w:rsidRDefault="00032883" w:rsidP="00E90833">
            <w:pPr>
              <w:jc w:val="left"/>
            </w:pPr>
            <w:r>
              <w:rPr>
                <w:b/>
                <w:bCs/>
                <w:color w:val="FFFFFF"/>
              </w:rPr>
              <w:t>כמות בעיות (יעד שנתי)</w:t>
            </w:r>
          </w:p>
        </w:tc>
      </w:tr>
      <w:tr w:rsidR="00341D45" w14:paraId="7E8CAB4D" w14:textId="77777777">
        <w:tc>
          <w:tcPr>
            <w:tcW w:w="4513" w:type="dxa"/>
            <w:shd w:val="clear" w:color="auto" w:fill="FFFFFF"/>
            <w:tcMar>
              <w:top w:w="80" w:type="dxa"/>
              <w:left w:w="120" w:type="dxa"/>
              <w:bottom w:w="80" w:type="dxa"/>
              <w:right w:w="120" w:type="dxa"/>
            </w:tcMar>
          </w:tcPr>
          <w:p w14:paraId="7E8CAB4B" w14:textId="77777777" w:rsidR="00341D45" w:rsidRDefault="00032883" w:rsidP="00E90833">
            <w:pPr>
              <w:jc w:val="left"/>
            </w:pPr>
            <w:r>
              <w:t>כניסה לרשימה הארוכה</w:t>
            </w:r>
          </w:p>
        </w:tc>
        <w:tc>
          <w:tcPr>
            <w:tcW w:w="4513" w:type="dxa"/>
            <w:shd w:val="clear" w:color="auto" w:fill="FFFFFF"/>
            <w:tcMar>
              <w:top w:w="80" w:type="dxa"/>
              <w:left w:w="120" w:type="dxa"/>
              <w:bottom w:w="80" w:type="dxa"/>
              <w:right w:w="120" w:type="dxa"/>
            </w:tcMar>
          </w:tcPr>
          <w:p w14:paraId="7E8CAB4C" w14:textId="77777777" w:rsidR="00341D45" w:rsidRDefault="00032883" w:rsidP="00E90833">
            <w:pPr>
              <w:jc w:val="left"/>
            </w:pPr>
            <w:r>
              <w:t>~80</w:t>
            </w:r>
          </w:p>
        </w:tc>
      </w:tr>
      <w:tr w:rsidR="00341D45" w14:paraId="7E8CAB50" w14:textId="77777777">
        <w:tc>
          <w:tcPr>
            <w:tcW w:w="4513" w:type="dxa"/>
            <w:shd w:val="clear" w:color="auto" w:fill="F5F7FA"/>
            <w:tcMar>
              <w:top w:w="80" w:type="dxa"/>
              <w:left w:w="120" w:type="dxa"/>
              <w:bottom w:w="80" w:type="dxa"/>
              <w:right w:w="120" w:type="dxa"/>
            </w:tcMar>
          </w:tcPr>
          <w:p w14:paraId="7E8CAB4E" w14:textId="77777777" w:rsidR="00341D45" w:rsidRDefault="00032883" w:rsidP="00E90833">
            <w:pPr>
              <w:jc w:val="left"/>
            </w:pPr>
            <w:r>
              <w:t>בחקר מעמיק</w:t>
            </w:r>
          </w:p>
        </w:tc>
        <w:tc>
          <w:tcPr>
            <w:tcW w:w="4513" w:type="dxa"/>
            <w:shd w:val="clear" w:color="auto" w:fill="F5F7FA"/>
            <w:tcMar>
              <w:top w:w="80" w:type="dxa"/>
              <w:left w:w="120" w:type="dxa"/>
              <w:bottom w:w="80" w:type="dxa"/>
              <w:right w:w="120" w:type="dxa"/>
            </w:tcMar>
          </w:tcPr>
          <w:p w14:paraId="7E8CAB4F" w14:textId="77777777" w:rsidR="00341D45" w:rsidRDefault="00032883" w:rsidP="00E90833">
            <w:pPr>
              <w:jc w:val="left"/>
            </w:pPr>
            <w:r>
              <w:t>~40</w:t>
            </w:r>
          </w:p>
        </w:tc>
      </w:tr>
      <w:tr w:rsidR="00341D45" w14:paraId="7E8CAB53" w14:textId="77777777">
        <w:tc>
          <w:tcPr>
            <w:tcW w:w="4513" w:type="dxa"/>
            <w:shd w:val="clear" w:color="auto" w:fill="FFFFFF"/>
            <w:tcMar>
              <w:top w:w="80" w:type="dxa"/>
              <w:left w:w="120" w:type="dxa"/>
              <w:bottom w:w="80" w:type="dxa"/>
              <w:right w:w="120" w:type="dxa"/>
            </w:tcMar>
          </w:tcPr>
          <w:p w14:paraId="7E8CAB51" w14:textId="77777777" w:rsidR="00341D45" w:rsidRDefault="00032883" w:rsidP="00E90833">
            <w:pPr>
              <w:jc w:val="left"/>
            </w:pPr>
            <w:r>
              <w:t>עוברות להגדרת מיזם</w:t>
            </w:r>
          </w:p>
        </w:tc>
        <w:tc>
          <w:tcPr>
            <w:tcW w:w="4513" w:type="dxa"/>
            <w:shd w:val="clear" w:color="auto" w:fill="FFFFFF"/>
            <w:tcMar>
              <w:top w:w="80" w:type="dxa"/>
              <w:left w:w="120" w:type="dxa"/>
              <w:bottom w:w="80" w:type="dxa"/>
              <w:right w:w="120" w:type="dxa"/>
            </w:tcMar>
          </w:tcPr>
          <w:p w14:paraId="7E8CAB52" w14:textId="77777777" w:rsidR="00341D45" w:rsidRDefault="00032883" w:rsidP="00E90833">
            <w:pPr>
              <w:jc w:val="left"/>
            </w:pPr>
            <w:r>
              <w:t>~10</w:t>
            </w:r>
          </w:p>
        </w:tc>
      </w:tr>
      <w:tr w:rsidR="00341D45" w14:paraId="7E8CAB56" w14:textId="77777777">
        <w:tc>
          <w:tcPr>
            <w:tcW w:w="4513" w:type="dxa"/>
            <w:shd w:val="clear" w:color="auto" w:fill="F5F7FA"/>
            <w:tcMar>
              <w:top w:w="80" w:type="dxa"/>
              <w:left w:w="120" w:type="dxa"/>
              <w:bottom w:w="80" w:type="dxa"/>
              <w:right w:w="120" w:type="dxa"/>
            </w:tcMar>
          </w:tcPr>
          <w:p w14:paraId="7E8CAB54" w14:textId="77777777" w:rsidR="00341D45" w:rsidRDefault="00032883" w:rsidP="00E90833">
            <w:pPr>
              <w:jc w:val="left"/>
            </w:pPr>
            <w:r>
              <w:t>הופכות לפתרון בפועל</w:t>
            </w:r>
          </w:p>
        </w:tc>
        <w:tc>
          <w:tcPr>
            <w:tcW w:w="4513" w:type="dxa"/>
            <w:shd w:val="clear" w:color="auto" w:fill="F5F7FA"/>
            <w:tcMar>
              <w:top w:w="80" w:type="dxa"/>
              <w:left w:w="120" w:type="dxa"/>
              <w:bottom w:w="80" w:type="dxa"/>
              <w:right w:w="120" w:type="dxa"/>
            </w:tcMar>
          </w:tcPr>
          <w:p w14:paraId="7E8CAB55" w14:textId="77777777" w:rsidR="00341D45" w:rsidRDefault="00032883" w:rsidP="00E90833">
            <w:pPr>
              <w:jc w:val="left"/>
            </w:pPr>
            <w:r>
              <w:t>~5</w:t>
            </w:r>
          </w:p>
        </w:tc>
      </w:tr>
    </w:tbl>
    <w:p w14:paraId="7E8CAB57" w14:textId="51A5D359" w:rsidR="00341D45" w:rsidRDefault="00032883" w:rsidP="00E90833">
      <w:pPr>
        <w:spacing w:after="160"/>
        <w:jc w:val="left"/>
      </w:pPr>
      <w:r>
        <w:t xml:space="preserve">יחס המרה יעד: </w:t>
      </w:r>
      <w:r>
        <w:rPr>
          <w:b/>
          <w:bCs/>
        </w:rPr>
        <w:t>1:8</w:t>
      </w:r>
      <w:r>
        <w:t xml:space="preserve"> בכניסה. זהו יעד ניהולי</w:t>
      </w:r>
      <w:ins w:id="56" w:author="אורית קורמן נגרי" w:date="2026-08-16T12:08:00Z" w16du:dateUtc="2026-08-16T09:08:00Z">
        <w:r w:rsidR="00E5735B">
          <w:rPr>
            <w:rFonts w:hint="cs"/>
          </w:rPr>
          <w:t xml:space="preserve"> היינו רוצים להקטין זה </w:t>
        </w:r>
        <w:proofErr w:type="spellStart"/>
        <w:r w:rsidR="00E5735B">
          <w:rPr>
            <w:rFonts w:hint="cs"/>
          </w:rPr>
          <w:t>רפרנס</w:t>
        </w:r>
        <w:proofErr w:type="spellEnd"/>
        <w:r w:rsidR="00E5735B">
          <w:rPr>
            <w:rFonts w:hint="cs"/>
          </w:rPr>
          <w:t xml:space="preserve"> לפרויקטים מהסוג הזה</w:t>
        </w:r>
        <w:r w:rsidR="0074444D">
          <w:rPr>
            <w:rFonts w:hint="cs"/>
          </w:rPr>
          <w:t xml:space="preserve"> ולכן לא יעד ניהול אלא איזשהו מדד עוגן ביציאה לדרך</w:t>
        </w:r>
      </w:ins>
      <w:r>
        <w:t xml:space="preserve">, לא חוק — נבחן ומתעדכן בהתאם להתנסות (ראו </w:t>
      </w:r>
      <w:hyperlink w:anchor="b01_funnel" w:history="1">
        <w:r>
          <w:rPr>
            <w:color w:val="1155CC"/>
            <w:u w:val="single"/>
          </w:rPr>
          <w:t>ניהול משפך ותיעדוף דינמי</w:t>
        </w:r>
      </w:hyperlink>
      <w:r>
        <w:t>).</w:t>
      </w:r>
    </w:p>
    <w:p w14:paraId="7E8CAB58" w14:textId="77777777" w:rsidR="00341D45" w:rsidRDefault="00032883" w:rsidP="00E90833">
      <w:pPr>
        <w:pStyle w:val="Heading3"/>
        <w:spacing w:before="260" w:after="120"/>
        <w:jc w:val="left"/>
      </w:pPr>
      <w:bookmarkStart w:id="57" w:name="_Toc236339065"/>
      <w:r>
        <w:rPr>
          <w:b/>
          <w:bCs/>
          <w:color w:val="2F5496"/>
        </w:rPr>
        <w:t>מפת התוכן</w:t>
      </w:r>
      <w:bookmarkEnd w:id="57"/>
    </w:p>
    <w:tbl>
      <w:tblPr>
        <w:bidiVisual/>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341D45" w14:paraId="7E8CAB5B" w14:textId="77777777">
        <w:trPr>
          <w:tblHeader/>
        </w:trPr>
        <w:tc>
          <w:tcPr>
            <w:tcW w:w="4513" w:type="dxa"/>
            <w:shd w:val="clear" w:color="auto" w:fill="2F5496"/>
            <w:tcMar>
              <w:top w:w="80" w:type="dxa"/>
              <w:left w:w="120" w:type="dxa"/>
              <w:bottom w:w="80" w:type="dxa"/>
              <w:right w:w="120" w:type="dxa"/>
            </w:tcMar>
            <w:vAlign w:val="center"/>
          </w:tcPr>
          <w:p w14:paraId="7E8CAB59" w14:textId="77777777" w:rsidR="00341D45" w:rsidRDefault="00032883" w:rsidP="00E90833">
            <w:pPr>
              <w:jc w:val="left"/>
            </w:pPr>
            <w:r>
              <w:rPr>
                <w:b/>
                <w:bCs/>
                <w:color w:val="FFFFFF"/>
              </w:rPr>
              <w:t>נושא</w:t>
            </w:r>
          </w:p>
        </w:tc>
        <w:tc>
          <w:tcPr>
            <w:tcW w:w="4513" w:type="dxa"/>
            <w:shd w:val="clear" w:color="auto" w:fill="2F5496"/>
            <w:tcMar>
              <w:top w:w="80" w:type="dxa"/>
              <w:left w:w="120" w:type="dxa"/>
              <w:bottom w:w="80" w:type="dxa"/>
              <w:right w:w="120" w:type="dxa"/>
            </w:tcMar>
            <w:vAlign w:val="center"/>
          </w:tcPr>
          <w:p w14:paraId="7E8CAB5A" w14:textId="77777777" w:rsidR="00341D45" w:rsidRDefault="00032883" w:rsidP="00E90833">
            <w:pPr>
              <w:jc w:val="left"/>
            </w:pPr>
            <w:r>
              <w:rPr>
                <w:b/>
                <w:bCs/>
                <w:color w:val="FFFFFF"/>
              </w:rPr>
              <w:t>קובץ</w:t>
            </w:r>
          </w:p>
        </w:tc>
      </w:tr>
      <w:tr w:rsidR="00341D45" w14:paraId="7E8CAB5E" w14:textId="77777777">
        <w:tc>
          <w:tcPr>
            <w:tcW w:w="4513" w:type="dxa"/>
            <w:shd w:val="clear" w:color="auto" w:fill="FFFFFF"/>
            <w:tcMar>
              <w:top w:w="80" w:type="dxa"/>
              <w:left w:w="120" w:type="dxa"/>
              <w:bottom w:w="80" w:type="dxa"/>
              <w:right w:w="120" w:type="dxa"/>
            </w:tcMar>
          </w:tcPr>
          <w:p w14:paraId="7E8CAB5C" w14:textId="77777777" w:rsidR="00341D45" w:rsidRDefault="00032883" w:rsidP="00E90833">
            <w:pPr>
              <w:jc w:val="left"/>
            </w:pPr>
            <w:r>
              <w:t>9 אזורי האתגר הלאומיים</w:t>
            </w:r>
          </w:p>
        </w:tc>
        <w:tc>
          <w:tcPr>
            <w:tcW w:w="4513" w:type="dxa"/>
            <w:shd w:val="clear" w:color="auto" w:fill="FFFFFF"/>
            <w:tcMar>
              <w:top w:w="80" w:type="dxa"/>
              <w:left w:w="120" w:type="dxa"/>
              <w:bottom w:w="80" w:type="dxa"/>
              <w:right w:w="120" w:type="dxa"/>
            </w:tcMar>
          </w:tcPr>
          <w:p w14:paraId="7E8CAB5D" w14:textId="271A3B76" w:rsidR="00341D45" w:rsidRDefault="00032883" w:rsidP="00E90833">
            <w:pPr>
              <w:jc w:val="left"/>
            </w:pPr>
            <w:hyperlink w:anchor="b01_areas" w:history="1">
              <w:r>
                <w:rPr>
                  <w:color w:val="1155CC"/>
                  <w:u w:val="single"/>
                </w:rPr>
                <w:t>אזורי-אתגר-לאומיים</w:t>
              </w:r>
            </w:hyperlink>
          </w:p>
        </w:tc>
      </w:tr>
      <w:tr w:rsidR="00341D45" w14:paraId="7E8CAB61" w14:textId="77777777">
        <w:tc>
          <w:tcPr>
            <w:tcW w:w="4513" w:type="dxa"/>
            <w:shd w:val="clear" w:color="auto" w:fill="F5F7FA"/>
            <w:tcMar>
              <w:top w:w="80" w:type="dxa"/>
              <w:left w:w="120" w:type="dxa"/>
              <w:bottom w:w="80" w:type="dxa"/>
              <w:right w:w="120" w:type="dxa"/>
            </w:tcMar>
          </w:tcPr>
          <w:p w14:paraId="7E8CAB5F" w14:textId="77777777" w:rsidR="00341D45" w:rsidRDefault="00032883" w:rsidP="00E90833">
            <w:pPr>
              <w:jc w:val="left"/>
            </w:pPr>
            <w:r>
              <w:t xml:space="preserve">דרישות סף </w:t>
            </w:r>
            <w:proofErr w:type="spellStart"/>
            <w:r>
              <w:t>וקריטריוני</w:t>
            </w:r>
            <w:proofErr w:type="spellEnd"/>
            <w:r>
              <w:t xml:space="preserve"> תיעדוף</w:t>
            </w:r>
          </w:p>
        </w:tc>
        <w:tc>
          <w:tcPr>
            <w:tcW w:w="4513" w:type="dxa"/>
            <w:shd w:val="clear" w:color="auto" w:fill="F5F7FA"/>
            <w:tcMar>
              <w:top w:w="80" w:type="dxa"/>
              <w:left w:w="120" w:type="dxa"/>
              <w:bottom w:w="80" w:type="dxa"/>
              <w:right w:w="120" w:type="dxa"/>
            </w:tcMar>
          </w:tcPr>
          <w:p w14:paraId="7E8CAB60" w14:textId="0E8366E2" w:rsidR="00341D45" w:rsidRDefault="00032883" w:rsidP="00E90833">
            <w:pPr>
              <w:jc w:val="left"/>
            </w:pPr>
            <w:hyperlink w:anchor="b01_gates" w:history="1">
              <w:r>
                <w:rPr>
                  <w:color w:val="1155CC"/>
                  <w:u w:val="single"/>
                </w:rPr>
                <w:t>דרישות-סף-</w:t>
              </w:r>
              <w:proofErr w:type="spellStart"/>
              <w:r>
                <w:rPr>
                  <w:color w:val="1155CC"/>
                  <w:u w:val="single"/>
                </w:rPr>
                <w:t>וקריטריוני</w:t>
              </w:r>
              <w:proofErr w:type="spellEnd"/>
              <w:r>
                <w:rPr>
                  <w:color w:val="1155CC"/>
                  <w:u w:val="single"/>
                </w:rPr>
                <w:t>-תיעדוף</w:t>
              </w:r>
            </w:hyperlink>
          </w:p>
        </w:tc>
      </w:tr>
      <w:tr w:rsidR="00341D45" w14:paraId="7E8CAB64" w14:textId="77777777">
        <w:tc>
          <w:tcPr>
            <w:tcW w:w="4513" w:type="dxa"/>
            <w:shd w:val="clear" w:color="auto" w:fill="FFFFFF"/>
            <w:tcMar>
              <w:top w:w="80" w:type="dxa"/>
              <w:left w:w="120" w:type="dxa"/>
              <w:bottom w:w="80" w:type="dxa"/>
              <w:right w:w="120" w:type="dxa"/>
            </w:tcMar>
          </w:tcPr>
          <w:p w14:paraId="7E8CAB62" w14:textId="77777777" w:rsidR="00341D45" w:rsidRDefault="00032883" w:rsidP="00E90833">
            <w:pPr>
              <w:jc w:val="left"/>
            </w:pPr>
            <w:r>
              <w:t>אלגוריתם ניקוד ותיעדוף — נוסחה קונקרטית (טיוטה)</w:t>
            </w:r>
          </w:p>
        </w:tc>
        <w:tc>
          <w:tcPr>
            <w:tcW w:w="4513" w:type="dxa"/>
            <w:shd w:val="clear" w:color="auto" w:fill="FFFFFF"/>
            <w:tcMar>
              <w:top w:w="80" w:type="dxa"/>
              <w:left w:w="120" w:type="dxa"/>
              <w:bottom w:w="80" w:type="dxa"/>
              <w:right w:w="120" w:type="dxa"/>
            </w:tcMar>
          </w:tcPr>
          <w:p w14:paraId="7E8CAB63" w14:textId="692BDE7C" w:rsidR="00341D45" w:rsidRDefault="00032883" w:rsidP="00E90833">
            <w:pPr>
              <w:jc w:val="left"/>
            </w:pPr>
            <w:hyperlink w:anchor="b01_scoring" w:history="1">
              <w:r>
                <w:rPr>
                  <w:color w:val="1155CC"/>
                  <w:u w:val="single"/>
                </w:rPr>
                <w:t>אלגוריתם-ניקוד-ותיעדוף</w:t>
              </w:r>
            </w:hyperlink>
          </w:p>
        </w:tc>
      </w:tr>
      <w:tr w:rsidR="00341D45" w14:paraId="7E8CAB67" w14:textId="77777777">
        <w:tc>
          <w:tcPr>
            <w:tcW w:w="4513" w:type="dxa"/>
            <w:shd w:val="clear" w:color="auto" w:fill="F5F7FA"/>
            <w:tcMar>
              <w:top w:w="80" w:type="dxa"/>
              <w:left w:w="120" w:type="dxa"/>
              <w:bottom w:w="80" w:type="dxa"/>
              <w:right w:w="120" w:type="dxa"/>
            </w:tcMar>
          </w:tcPr>
          <w:p w14:paraId="7E8CAB65" w14:textId="77777777" w:rsidR="00341D45" w:rsidRDefault="00032883" w:rsidP="00E90833">
            <w:pPr>
              <w:jc w:val="left"/>
            </w:pPr>
            <w:r>
              <w:t>מקורות מידע (27+)</w:t>
            </w:r>
          </w:p>
        </w:tc>
        <w:tc>
          <w:tcPr>
            <w:tcW w:w="4513" w:type="dxa"/>
            <w:shd w:val="clear" w:color="auto" w:fill="F5F7FA"/>
            <w:tcMar>
              <w:top w:w="80" w:type="dxa"/>
              <w:left w:w="120" w:type="dxa"/>
              <w:bottom w:w="80" w:type="dxa"/>
              <w:right w:w="120" w:type="dxa"/>
            </w:tcMar>
          </w:tcPr>
          <w:p w14:paraId="7E8CAB66" w14:textId="38FD11DC" w:rsidR="00341D45" w:rsidRDefault="00032883" w:rsidP="00E90833">
            <w:pPr>
              <w:jc w:val="left"/>
            </w:pPr>
            <w:hyperlink w:anchor="b01_sources" w:history="1">
              <w:r>
                <w:rPr>
                  <w:color w:val="1155CC"/>
                  <w:u w:val="single"/>
                </w:rPr>
                <w:t>מקורות-מידע</w:t>
              </w:r>
            </w:hyperlink>
          </w:p>
        </w:tc>
      </w:tr>
      <w:tr w:rsidR="00341D45" w14:paraId="7E8CAB6A" w14:textId="77777777">
        <w:tc>
          <w:tcPr>
            <w:tcW w:w="4513" w:type="dxa"/>
            <w:shd w:val="clear" w:color="auto" w:fill="FFFFFF"/>
            <w:tcMar>
              <w:top w:w="80" w:type="dxa"/>
              <w:left w:w="120" w:type="dxa"/>
              <w:bottom w:w="80" w:type="dxa"/>
              <w:right w:w="120" w:type="dxa"/>
            </w:tcMar>
          </w:tcPr>
          <w:p w14:paraId="7E8CAB68" w14:textId="77777777" w:rsidR="00341D45" w:rsidRDefault="00032883" w:rsidP="00E90833">
            <w:pPr>
              <w:jc w:val="left"/>
            </w:pPr>
            <w:r>
              <w:t>תהליך זיהוי, תיוג ותיעוד בעיה</w:t>
            </w:r>
          </w:p>
        </w:tc>
        <w:tc>
          <w:tcPr>
            <w:tcW w:w="4513" w:type="dxa"/>
            <w:shd w:val="clear" w:color="auto" w:fill="FFFFFF"/>
            <w:tcMar>
              <w:top w:w="80" w:type="dxa"/>
              <w:left w:w="120" w:type="dxa"/>
              <w:bottom w:w="80" w:type="dxa"/>
              <w:right w:w="120" w:type="dxa"/>
            </w:tcMar>
          </w:tcPr>
          <w:p w14:paraId="7E8CAB69" w14:textId="0BBB0904" w:rsidR="00341D45" w:rsidRDefault="00032883" w:rsidP="00E90833">
            <w:pPr>
              <w:jc w:val="left"/>
            </w:pPr>
            <w:hyperlink w:anchor="b01_process" w:history="1">
              <w:r>
                <w:rPr>
                  <w:color w:val="1155CC"/>
                  <w:u w:val="single"/>
                </w:rPr>
                <w:t>תהליך-זיהוי-ותיוג-בעיה</w:t>
              </w:r>
            </w:hyperlink>
          </w:p>
        </w:tc>
      </w:tr>
      <w:tr w:rsidR="00341D45" w14:paraId="7E8CAB6D" w14:textId="77777777">
        <w:tc>
          <w:tcPr>
            <w:tcW w:w="4513" w:type="dxa"/>
            <w:shd w:val="clear" w:color="auto" w:fill="F5F7FA"/>
            <w:tcMar>
              <w:top w:w="80" w:type="dxa"/>
              <w:left w:w="120" w:type="dxa"/>
              <w:bottom w:w="80" w:type="dxa"/>
              <w:right w:w="120" w:type="dxa"/>
            </w:tcMar>
          </w:tcPr>
          <w:p w14:paraId="7E8CAB6B" w14:textId="77777777" w:rsidR="00341D45" w:rsidRDefault="00032883" w:rsidP="00E90833">
            <w:pPr>
              <w:jc w:val="left"/>
            </w:pPr>
            <w:r>
              <w:t>ניהול משפך ותיעדוף דינמי</w:t>
            </w:r>
          </w:p>
        </w:tc>
        <w:tc>
          <w:tcPr>
            <w:tcW w:w="4513" w:type="dxa"/>
            <w:shd w:val="clear" w:color="auto" w:fill="F5F7FA"/>
            <w:tcMar>
              <w:top w:w="80" w:type="dxa"/>
              <w:left w:w="120" w:type="dxa"/>
              <w:bottom w:w="80" w:type="dxa"/>
              <w:right w:w="120" w:type="dxa"/>
            </w:tcMar>
          </w:tcPr>
          <w:p w14:paraId="7E8CAB6C" w14:textId="6967B92B" w:rsidR="00341D45" w:rsidRDefault="00032883" w:rsidP="00E90833">
            <w:pPr>
              <w:jc w:val="left"/>
            </w:pPr>
            <w:hyperlink w:anchor="b01_funnel" w:history="1">
              <w:r>
                <w:rPr>
                  <w:color w:val="1155CC"/>
                  <w:u w:val="single"/>
                </w:rPr>
                <w:t>ניהול-משפך-ותיעדוף-דינמי</w:t>
              </w:r>
            </w:hyperlink>
          </w:p>
        </w:tc>
      </w:tr>
      <w:tr w:rsidR="00341D45" w14:paraId="7E8CAB70" w14:textId="77777777">
        <w:tc>
          <w:tcPr>
            <w:tcW w:w="4513" w:type="dxa"/>
            <w:shd w:val="clear" w:color="auto" w:fill="FFFFFF"/>
            <w:tcMar>
              <w:top w:w="80" w:type="dxa"/>
              <w:left w:w="120" w:type="dxa"/>
              <w:bottom w:w="80" w:type="dxa"/>
              <w:right w:w="120" w:type="dxa"/>
            </w:tcMar>
          </w:tcPr>
          <w:p w14:paraId="7E8CAB6E" w14:textId="77777777" w:rsidR="00341D45" w:rsidRDefault="00032883" w:rsidP="00E90833">
            <w:pPr>
              <w:jc w:val="left"/>
            </w:pPr>
            <w:r>
              <w:t>תמהיל סיכון-תשואה</w:t>
            </w:r>
          </w:p>
        </w:tc>
        <w:tc>
          <w:tcPr>
            <w:tcW w:w="4513" w:type="dxa"/>
            <w:shd w:val="clear" w:color="auto" w:fill="FFFFFF"/>
            <w:tcMar>
              <w:top w:w="80" w:type="dxa"/>
              <w:left w:w="120" w:type="dxa"/>
              <w:bottom w:w="80" w:type="dxa"/>
              <w:right w:w="120" w:type="dxa"/>
            </w:tcMar>
          </w:tcPr>
          <w:p w14:paraId="7E8CAB6F" w14:textId="2D0E2C1B" w:rsidR="00341D45" w:rsidRDefault="00032883" w:rsidP="00E90833">
            <w:pPr>
              <w:jc w:val="left"/>
            </w:pPr>
            <w:hyperlink w:anchor="b01_risk" w:history="1">
              <w:r>
                <w:rPr>
                  <w:color w:val="1155CC"/>
                  <w:u w:val="single"/>
                </w:rPr>
                <w:t>תמהיל-סיכון-ותשואה</w:t>
              </w:r>
            </w:hyperlink>
          </w:p>
        </w:tc>
      </w:tr>
      <w:tr w:rsidR="00341D45" w14:paraId="7E8CAB73" w14:textId="77777777">
        <w:tc>
          <w:tcPr>
            <w:tcW w:w="4513" w:type="dxa"/>
            <w:shd w:val="clear" w:color="auto" w:fill="F5F7FA"/>
            <w:tcMar>
              <w:top w:w="80" w:type="dxa"/>
              <w:left w:w="120" w:type="dxa"/>
              <w:bottom w:w="80" w:type="dxa"/>
              <w:right w:w="120" w:type="dxa"/>
            </w:tcMar>
          </w:tcPr>
          <w:p w14:paraId="7E8CAB71" w14:textId="77777777" w:rsidR="00341D45" w:rsidRDefault="00032883" w:rsidP="00E90833">
            <w:pPr>
              <w:jc w:val="left"/>
            </w:pPr>
            <w:r>
              <w:lastRenderedPageBreak/>
              <w:t>צוות ותפקידים (</w:t>
            </w:r>
            <w:proofErr w:type="spellStart"/>
            <w:r>
              <w:t>Domain</w:t>
            </w:r>
            <w:proofErr w:type="spellEnd"/>
            <w:r>
              <w:t xml:space="preserve"> </w:t>
            </w:r>
            <w:proofErr w:type="spellStart"/>
            <w:r>
              <w:t>Owner</w:t>
            </w:r>
            <w:proofErr w:type="spellEnd"/>
            <w:r>
              <w:t xml:space="preserve"> ועוד)</w:t>
            </w:r>
          </w:p>
        </w:tc>
        <w:tc>
          <w:tcPr>
            <w:tcW w:w="4513" w:type="dxa"/>
            <w:shd w:val="clear" w:color="auto" w:fill="F5F7FA"/>
            <w:tcMar>
              <w:top w:w="80" w:type="dxa"/>
              <w:left w:w="120" w:type="dxa"/>
              <w:bottom w:w="80" w:type="dxa"/>
              <w:right w:w="120" w:type="dxa"/>
            </w:tcMar>
          </w:tcPr>
          <w:p w14:paraId="7E8CAB72" w14:textId="1CFA6DF2" w:rsidR="00341D45" w:rsidRDefault="00032883" w:rsidP="00E90833">
            <w:pPr>
              <w:jc w:val="left"/>
            </w:pPr>
            <w:hyperlink w:anchor="b01_team" w:history="1">
              <w:r>
                <w:rPr>
                  <w:color w:val="1155CC"/>
                  <w:u w:val="single"/>
                </w:rPr>
                <w:t>צוות-ותפקידים</w:t>
              </w:r>
            </w:hyperlink>
          </w:p>
        </w:tc>
      </w:tr>
      <w:tr w:rsidR="00341D45" w14:paraId="7E8CAB76" w14:textId="77777777">
        <w:tc>
          <w:tcPr>
            <w:tcW w:w="4513" w:type="dxa"/>
            <w:shd w:val="clear" w:color="auto" w:fill="FFFFFF"/>
            <w:tcMar>
              <w:top w:w="80" w:type="dxa"/>
              <w:left w:w="120" w:type="dxa"/>
              <w:bottom w:w="80" w:type="dxa"/>
              <w:right w:w="120" w:type="dxa"/>
            </w:tcMar>
          </w:tcPr>
          <w:p w14:paraId="7E8CAB74" w14:textId="77777777" w:rsidR="00341D45" w:rsidRDefault="00032883" w:rsidP="00E90833">
            <w:pPr>
              <w:jc w:val="left"/>
            </w:pPr>
            <w:r>
              <w:t>תפקיד סוכני ה-AI</w:t>
            </w:r>
          </w:p>
        </w:tc>
        <w:tc>
          <w:tcPr>
            <w:tcW w:w="4513" w:type="dxa"/>
            <w:shd w:val="clear" w:color="auto" w:fill="FFFFFF"/>
            <w:tcMar>
              <w:top w:w="80" w:type="dxa"/>
              <w:left w:w="120" w:type="dxa"/>
              <w:bottom w:w="80" w:type="dxa"/>
              <w:right w:w="120" w:type="dxa"/>
            </w:tcMar>
          </w:tcPr>
          <w:p w14:paraId="7E8CAB75" w14:textId="3765D577" w:rsidR="00341D45" w:rsidRDefault="00032883" w:rsidP="00E90833">
            <w:pPr>
              <w:jc w:val="left"/>
            </w:pPr>
            <w:hyperlink w:anchor="b01_agents" w:history="1">
              <w:r>
                <w:rPr>
                  <w:color w:val="1155CC"/>
                  <w:u w:val="single"/>
                </w:rPr>
                <w:t>תפקיד-הסוכנים-AI</w:t>
              </w:r>
            </w:hyperlink>
          </w:p>
        </w:tc>
      </w:tr>
      <w:tr w:rsidR="00341D45" w14:paraId="7E8CAB79" w14:textId="77777777">
        <w:tc>
          <w:tcPr>
            <w:tcW w:w="4513" w:type="dxa"/>
            <w:shd w:val="clear" w:color="auto" w:fill="F5F7FA"/>
            <w:tcMar>
              <w:top w:w="80" w:type="dxa"/>
              <w:left w:w="120" w:type="dxa"/>
              <w:bottom w:w="80" w:type="dxa"/>
              <w:right w:w="120" w:type="dxa"/>
            </w:tcMar>
          </w:tcPr>
          <w:p w14:paraId="7E8CAB77" w14:textId="77777777" w:rsidR="00341D45" w:rsidRDefault="00032883" w:rsidP="00E90833">
            <w:pPr>
              <w:jc w:val="left"/>
            </w:pPr>
            <w:r>
              <w:t>שיתוף משרדי ממשלה — מתי ואיך</w:t>
            </w:r>
          </w:p>
        </w:tc>
        <w:tc>
          <w:tcPr>
            <w:tcW w:w="4513" w:type="dxa"/>
            <w:shd w:val="clear" w:color="auto" w:fill="F5F7FA"/>
            <w:tcMar>
              <w:top w:w="80" w:type="dxa"/>
              <w:left w:w="120" w:type="dxa"/>
              <w:bottom w:w="80" w:type="dxa"/>
              <w:right w:w="120" w:type="dxa"/>
            </w:tcMar>
          </w:tcPr>
          <w:p w14:paraId="7E8CAB78" w14:textId="1ACEDAF0" w:rsidR="00341D45" w:rsidRDefault="00032883" w:rsidP="00E90833">
            <w:pPr>
              <w:jc w:val="left"/>
            </w:pPr>
            <w:hyperlink w:anchor="b01_gov" w:history="1">
              <w:r>
                <w:rPr>
                  <w:color w:val="1155CC"/>
                  <w:u w:val="single"/>
                </w:rPr>
                <w:t>שיתוף-משרדי-ממשלה</w:t>
              </w:r>
            </w:hyperlink>
          </w:p>
        </w:tc>
      </w:tr>
      <w:tr w:rsidR="00341D45" w14:paraId="7E8CAB7C" w14:textId="77777777">
        <w:tc>
          <w:tcPr>
            <w:tcW w:w="4513" w:type="dxa"/>
            <w:shd w:val="clear" w:color="auto" w:fill="FFFFFF"/>
            <w:tcMar>
              <w:top w:w="80" w:type="dxa"/>
              <w:left w:w="120" w:type="dxa"/>
              <w:bottom w:w="80" w:type="dxa"/>
              <w:right w:w="120" w:type="dxa"/>
            </w:tcMar>
          </w:tcPr>
          <w:p w14:paraId="7E8CAB7A" w14:textId="77777777" w:rsidR="00341D45" w:rsidRDefault="00032883" w:rsidP="00E90833">
            <w:pPr>
              <w:jc w:val="left"/>
            </w:pPr>
            <w:r>
              <w:t>מילון מונחים</w:t>
            </w:r>
          </w:p>
        </w:tc>
        <w:tc>
          <w:tcPr>
            <w:tcW w:w="4513" w:type="dxa"/>
            <w:shd w:val="clear" w:color="auto" w:fill="FFFFFF"/>
            <w:tcMar>
              <w:top w:w="80" w:type="dxa"/>
              <w:left w:w="120" w:type="dxa"/>
              <w:bottom w:w="80" w:type="dxa"/>
              <w:right w:w="120" w:type="dxa"/>
            </w:tcMar>
          </w:tcPr>
          <w:p w14:paraId="7E8CAB7B" w14:textId="21B85169" w:rsidR="00341D45" w:rsidRDefault="00032883" w:rsidP="00E90833">
            <w:pPr>
              <w:jc w:val="left"/>
            </w:pPr>
            <w:hyperlink w:anchor="b01_glossary" w:history="1">
              <w:r>
                <w:rPr>
                  <w:color w:val="1155CC"/>
                  <w:u w:val="single"/>
                </w:rPr>
                <w:t>מילון-מונחים</w:t>
              </w:r>
            </w:hyperlink>
          </w:p>
        </w:tc>
      </w:tr>
    </w:tbl>
    <w:p w14:paraId="7E8CAB7D" w14:textId="070EECE3" w:rsidR="00341D45" w:rsidRDefault="00032883" w:rsidP="00E90833">
      <w:pPr>
        <w:spacing w:after="160"/>
        <w:jc w:val="left"/>
      </w:pPr>
      <w:r>
        <w:t xml:space="preserve">תבניות שימושיות (כרטיס בעיה, </w:t>
      </w:r>
      <w:proofErr w:type="spellStart"/>
      <w:r>
        <w:t>פרומפט</w:t>
      </w:r>
      <w:proofErr w:type="spellEnd"/>
      <w:r>
        <w:t xml:space="preserve"> חקר): ב</w:t>
      </w:r>
      <w:hyperlink w:anchor="b07_readme" w:history="1">
        <w:r>
          <w:rPr>
            <w:color w:val="1155CC"/>
            <w:u w:val="single"/>
          </w:rPr>
          <w:t>כלים ותבניות</w:t>
        </w:r>
      </w:hyperlink>
      <w:r>
        <w:t>. נספחים (RACI, רשימת מקורות מלאה): ב</w:t>
      </w:r>
      <w:hyperlink w:anchor="b08_readme" w:history="1">
        <w:r>
          <w:rPr>
            <w:color w:val="1155CC"/>
            <w:u w:val="single"/>
          </w:rPr>
          <w:t>נספחים</w:t>
        </w:r>
      </w:hyperlink>
      <w:r>
        <w:t>.</w:t>
      </w:r>
    </w:p>
    <w:p w14:paraId="7E8CAB7E" w14:textId="77777777" w:rsidR="00341D45" w:rsidRDefault="00032883" w:rsidP="00E90833">
      <w:pPr>
        <w:pStyle w:val="Heading2"/>
        <w:spacing w:before="320" w:after="160"/>
        <w:jc w:val="left"/>
      </w:pPr>
      <w:bookmarkStart w:id="58" w:name="b01_areas"/>
      <w:bookmarkStart w:id="59" w:name="_Toc236339066"/>
      <w:r>
        <w:rPr>
          <w:b/>
          <w:bCs/>
          <w:color w:val="2F5496"/>
          <w:sz w:val="28"/>
          <w:szCs w:val="28"/>
        </w:rPr>
        <w:t>אזורי האתגר הלאומיים</w:t>
      </w:r>
      <w:bookmarkEnd w:id="58"/>
      <w:bookmarkEnd w:id="59"/>
    </w:p>
    <w:p w14:paraId="7E8CAB7F" w14:textId="0AA054BF" w:rsidR="00341D45" w:rsidRDefault="00032883" w:rsidP="00E90833">
      <w:pPr>
        <w:spacing w:after="160"/>
        <w:jc w:val="left"/>
      </w:pPr>
      <w:r>
        <w:t xml:space="preserve">המטה פועל ב-9 אזורי אתגר לאומיים שאושרו כתחומי העיסוק. כל אזור מנוהל על-ידי </w:t>
      </w:r>
      <w:r>
        <w:rPr>
          <w:b/>
          <w:bCs/>
        </w:rPr>
        <w:t>סמנכ"ל ורטיקל</w:t>
      </w:r>
      <w:r>
        <w:t xml:space="preserve"> אחראי, שתפקידו לבנות את המפה, לתחזק את מקורות המידע ולנהל את אירועי הבעיות בתחומו (ראו </w:t>
      </w:r>
      <w:hyperlink w:anchor="b01_team" w:history="1">
        <w:r>
          <w:rPr>
            <w:color w:val="1155CC"/>
            <w:u w:val="single"/>
          </w:rPr>
          <w:t>צוות ותפקידים</w:t>
        </w:r>
      </w:hyperlink>
      <w:r>
        <w:t>).</w:t>
      </w:r>
    </w:p>
    <w:tbl>
      <w:tblPr>
        <w:bidiVisual/>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2800"/>
        <w:gridCol w:w="5726"/>
      </w:tblGrid>
      <w:tr w:rsidR="00341D45" w14:paraId="7E8CAB83" w14:textId="77777777">
        <w:trPr>
          <w:tblHeader/>
        </w:trPr>
        <w:tc>
          <w:tcPr>
            <w:tcW w:w="500" w:type="dxa"/>
            <w:shd w:val="clear" w:color="auto" w:fill="2F5496"/>
            <w:tcMar>
              <w:top w:w="80" w:type="dxa"/>
              <w:left w:w="120" w:type="dxa"/>
              <w:bottom w:w="80" w:type="dxa"/>
              <w:right w:w="120" w:type="dxa"/>
            </w:tcMar>
            <w:vAlign w:val="center"/>
          </w:tcPr>
          <w:p w14:paraId="7E8CAB80" w14:textId="77777777" w:rsidR="00341D45" w:rsidRDefault="00032883" w:rsidP="00E90833">
            <w:pPr>
              <w:jc w:val="left"/>
            </w:pPr>
            <w:r>
              <w:rPr>
                <w:b/>
                <w:bCs/>
                <w:color w:val="FFFFFF"/>
              </w:rPr>
              <w:t>#</w:t>
            </w:r>
          </w:p>
        </w:tc>
        <w:tc>
          <w:tcPr>
            <w:tcW w:w="2800" w:type="dxa"/>
            <w:shd w:val="clear" w:color="auto" w:fill="2F5496"/>
            <w:tcMar>
              <w:top w:w="80" w:type="dxa"/>
              <w:left w:w="120" w:type="dxa"/>
              <w:bottom w:w="80" w:type="dxa"/>
              <w:right w:w="120" w:type="dxa"/>
            </w:tcMar>
            <w:vAlign w:val="center"/>
          </w:tcPr>
          <w:p w14:paraId="7E8CAB81" w14:textId="77777777" w:rsidR="00341D45" w:rsidRDefault="00032883" w:rsidP="00E90833">
            <w:pPr>
              <w:jc w:val="left"/>
            </w:pPr>
            <w:r>
              <w:rPr>
                <w:b/>
                <w:bCs/>
                <w:color w:val="FFFFFF"/>
              </w:rPr>
              <w:t>אזור אתגר</w:t>
            </w:r>
          </w:p>
        </w:tc>
        <w:tc>
          <w:tcPr>
            <w:tcW w:w="5726" w:type="dxa"/>
            <w:shd w:val="clear" w:color="auto" w:fill="2F5496"/>
            <w:tcMar>
              <w:top w:w="80" w:type="dxa"/>
              <w:left w:w="120" w:type="dxa"/>
              <w:bottom w:w="80" w:type="dxa"/>
              <w:right w:w="120" w:type="dxa"/>
            </w:tcMar>
            <w:vAlign w:val="center"/>
          </w:tcPr>
          <w:p w14:paraId="7E8CAB82" w14:textId="77777777" w:rsidR="00341D45" w:rsidRDefault="00032883" w:rsidP="00E90833">
            <w:pPr>
              <w:jc w:val="left"/>
            </w:pPr>
            <w:r>
              <w:rPr>
                <w:b/>
                <w:bCs/>
                <w:color w:val="FFFFFF"/>
              </w:rPr>
              <w:t>תיאור תמציתי</w:t>
            </w:r>
          </w:p>
        </w:tc>
      </w:tr>
      <w:tr w:rsidR="00341D45" w14:paraId="7E8CAB87" w14:textId="77777777">
        <w:tc>
          <w:tcPr>
            <w:tcW w:w="500" w:type="dxa"/>
            <w:shd w:val="clear" w:color="auto" w:fill="FFFFFF"/>
            <w:tcMar>
              <w:top w:w="80" w:type="dxa"/>
              <w:left w:w="120" w:type="dxa"/>
              <w:bottom w:w="80" w:type="dxa"/>
              <w:right w:w="120" w:type="dxa"/>
            </w:tcMar>
          </w:tcPr>
          <w:p w14:paraId="7E8CAB84" w14:textId="77777777" w:rsidR="00341D45" w:rsidRDefault="00032883" w:rsidP="00E90833">
            <w:pPr>
              <w:jc w:val="left"/>
            </w:pPr>
            <w:r>
              <w:t>1</w:t>
            </w:r>
          </w:p>
        </w:tc>
        <w:tc>
          <w:tcPr>
            <w:tcW w:w="2800" w:type="dxa"/>
            <w:shd w:val="clear" w:color="auto" w:fill="FFFFFF"/>
            <w:tcMar>
              <w:top w:w="80" w:type="dxa"/>
              <w:left w:w="120" w:type="dxa"/>
              <w:bottom w:w="80" w:type="dxa"/>
              <w:right w:w="120" w:type="dxa"/>
            </w:tcMar>
          </w:tcPr>
          <w:p w14:paraId="7E8CAB85" w14:textId="77777777" w:rsidR="00341D45" w:rsidRDefault="00032883" w:rsidP="00E90833">
            <w:pPr>
              <w:jc w:val="left"/>
            </w:pPr>
            <w:r>
              <w:t>הזדקנות מיטבית</w:t>
            </w:r>
          </w:p>
        </w:tc>
        <w:tc>
          <w:tcPr>
            <w:tcW w:w="5726" w:type="dxa"/>
            <w:shd w:val="clear" w:color="auto" w:fill="FFFFFF"/>
            <w:tcMar>
              <w:top w:w="80" w:type="dxa"/>
              <w:left w:w="120" w:type="dxa"/>
              <w:bottom w:w="80" w:type="dxa"/>
              <w:right w:w="120" w:type="dxa"/>
            </w:tcMar>
          </w:tcPr>
          <w:p w14:paraId="7E8CAB86" w14:textId="77777777" w:rsidR="00341D45" w:rsidRDefault="00032883" w:rsidP="00E90833">
            <w:pPr>
              <w:jc w:val="left"/>
            </w:pPr>
            <w:r>
              <w:t>איכות חיים, עצמאות ורצף טיפול לאוכלוסייה המבוגרת</w:t>
            </w:r>
          </w:p>
        </w:tc>
      </w:tr>
      <w:tr w:rsidR="00341D45" w14:paraId="7E8CAB8B" w14:textId="77777777">
        <w:tc>
          <w:tcPr>
            <w:tcW w:w="500" w:type="dxa"/>
            <w:shd w:val="clear" w:color="auto" w:fill="F5F7FA"/>
            <w:tcMar>
              <w:top w:w="80" w:type="dxa"/>
              <w:left w:w="120" w:type="dxa"/>
              <w:bottom w:w="80" w:type="dxa"/>
              <w:right w:w="120" w:type="dxa"/>
            </w:tcMar>
          </w:tcPr>
          <w:p w14:paraId="7E8CAB88" w14:textId="77777777" w:rsidR="00341D45" w:rsidRDefault="00032883" w:rsidP="00E90833">
            <w:pPr>
              <w:jc w:val="left"/>
            </w:pPr>
            <w:r>
              <w:t>2</w:t>
            </w:r>
          </w:p>
        </w:tc>
        <w:tc>
          <w:tcPr>
            <w:tcW w:w="2800" w:type="dxa"/>
            <w:shd w:val="clear" w:color="auto" w:fill="F5F7FA"/>
            <w:tcMar>
              <w:top w:w="80" w:type="dxa"/>
              <w:left w:w="120" w:type="dxa"/>
              <w:bottom w:w="80" w:type="dxa"/>
              <w:right w:w="120" w:type="dxa"/>
            </w:tcMar>
          </w:tcPr>
          <w:p w14:paraId="7E8CAB89" w14:textId="01441125" w:rsidR="00341D45" w:rsidRDefault="00032883" w:rsidP="00E90833">
            <w:pPr>
              <w:jc w:val="left"/>
            </w:pPr>
            <w:del w:id="60" w:author="אורית קורמן נגרי" w:date="2026-08-16T12:11:00Z" w16du:dateUtc="2026-08-16T09:11:00Z">
              <w:r w:rsidDel="0074444D">
                <w:delText>תמיכה מכלילה</w:delText>
              </w:r>
            </w:del>
            <w:ins w:id="61" w:author="אורית קורמן נגרי" w:date="2026-08-16T12:11:00Z" w16du:dateUtc="2026-08-16T09:11:00Z">
              <w:r w:rsidR="0074444D">
                <w:rPr>
                  <w:rFonts w:hint="cs"/>
                </w:rPr>
                <w:t>צמיחה מכלילה</w:t>
              </w:r>
            </w:ins>
          </w:p>
        </w:tc>
        <w:tc>
          <w:tcPr>
            <w:tcW w:w="5726" w:type="dxa"/>
            <w:shd w:val="clear" w:color="auto" w:fill="F5F7FA"/>
            <w:tcMar>
              <w:top w:w="80" w:type="dxa"/>
              <w:left w:w="120" w:type="dxa"/>
              <w:bottom w:w="80" w:type="dxa"/>
              <w:right w:w="120" w:type="dxa"/>
            </w:tcMar>
          </w:tcPr>
          <w:p w14:paraId="7E8CAB8A" w14:textId="77777777" w:rsidR="00341D45" w:rsidRDefault="00032883" w:rsidP="00E90833">
            <w:pPr>
              <w:jc w:val="left"/>
            </w:pPr>
            <w:r>
              <w:t>שירותים ונגישות לאוכלוסיות עם צרכים מיוחדים</w:t>
            </w:r>
          </w:p>
        </w:tc>
      </w:tr>
      <w:tr w:rsidR="00341D45" w14:paraId="7E8CAB8F" w14:textId="77777777">
        <w:tc>
          <w:tcPr>
            <w:tcW w:w="500" w:type="dxa"/>
            <w:shd w:val="clear" w:color="auto" w:fill="FFFFFF"/>
            <w:tcMar>
              <w:top w:w="80" w:type="dxa"/>
              <w:left w:w="120" w:type="dxa"/>
              <w:bottom w:w="80" w:type="dxa"/>
              <w:right w:w="120" w:type="dxa"/>
            </w:tcMar>
          </w:tcPr>
          <w:p w14:paraId="7E8CAB8C" w14:textId="77777777" w:rsidR="00341D45" w:rsidRDefault="00032883" w:rsidP="00E90833">
            <w:pPr>
              <w:jc w:val="left"/>
            </w:pPr>
            <w:r>
              <w:t>3</w:t>
            </w:r>
          </w:p>
        </w:tc>
        <w:tc>
          <w:tcPr>
            <w:tcW w:w="2800" w:type="dxa"/>
            <w:shd w:val="clear" w:color="auto" w:fill="FFFFFF"/>
            <w:tcMar>
              <w:top w:w="80" w:type="dxa"/>
              <w:left w:w="120" w:type="dxa"/>
              <w:bottom w:w="80" w:type="dxa"/>
              <w:right w:w="120" w:type="dxa"/>
            </w:tcMar>
          </w:tcPr>
          <w:p w14:paraId="7E8CAB8D" w14:textId="77777777" w:rsidR="00341D45" w:rsidRDefault="00032883" w:rsidP="00E90833">
            <w:pPr>
              <w:jc w:val="left"/>
            </w:pPr>
            <w:proofErr w:type="spellStart"/>
            <w:r>
              <w:t>יושרת</w:t>
            </w:r>
            <w:proofErr w:type="spellEnd"/>
            <w:r>
              <w:t xml:space="preserve"> מידע ואמון</w:t>
            </w:r>
          </w:p>
        </w:tc>
        <w:tc>
          <w:tcPr>
            <w:tcW w:w="5726" w:type="dxa"/>
            <w:shd w:val="clear" w:color="auto" w:fill="FFFFFF"/>
            <w:tcMar>
              <w:top w:w="80" w:type="dxa"/>
              <w:left w:w="120" w:type="dxa"/>
              <w:bottom w:w="80" w:type="dxa"/>
              <w:right w:w="120" w:type="dxa"/>
            </w:tcMar>
          </w:tcPr>
          <w:p w14:paraId="7E8CAB8E" w14:textId="77777777" w:rsidR="00341D45" w:rsidRDefault="00032883" w:rsidP="00E90833">
            <w:pPr>
              <w:jc w:val="left"/>
            </w:pPr>
            <w:r>
              <w:t>אמון ציבורי, מניעת מידע שגוי, שקיפות ממשלתית</w:t>
            </w:r>
          </w:p>
        </w:tc>
      </w:tr>
      <w:tr w:rsidR="00341D45" w14:paraId="7E8CAB93" w14:textId="77777777">
        <w:tc>
          <w:tcPr>
            <w:tcW w:w="500" w:type="dxa"/>
            <w:shd w:val="clear" w:color="auto" w:fill="F5F7FA"/>
            <w:tcMar>
              <w:top w:w="80" w:type="dxa"/>
              <w:left w:w="120" w:type="dxa"/>
              <w:bottom w:w="80" w:type="dxa"/>
              <w:right w:w="120" w:type="dxa"/>
            </w:tcMar>
          </w:tcPr>
          <w:p w14:paraId="7E8CAB90" w14:textId="77777777" w:rsidR="00341D45" w:rsidRDefault="00032883" w:rsidP="00E90833">
            <w:pPr>
              <w:jc w:val="left"/>
            </w:pPr>
            <w:r>
              <w:t>4</w:t>
            </w:r>
          </w:p>
        </w:tc>
        <w:tc>
          <w:tcPr>
            <w:tcW w:w="2800" w:type="dxa"/>
            <w:shd w:val="clear" w:color="auto" w:fill="F5F7FA"/>
            <w:tcMar>
              <w:top w:w="80" w:type="dxa"/>
              <w:left w:w="120" w:type="dxa"/>
              <w:bottom w:w="80" w:type="dxa"/>
              <w:right w:w="120" w:type="dxa"/>
            </w:tcMar>
          </w:tcPr>
          <w:p w14:paraId="7E8CAB91" w14:textId="1985232A" w:rsidR="00341D45" w:rsidRDefault="00032883" w:rsidP="00E90833">
            <w:pPr>
              <w:jc w:val="left"/>
            </w:pPr>
            <w:del w:id="62" w:author="אורית קורמן נגרי" w:date="2026-08-16T12:12:00Z" w16du:dateUtc="2026-08-16T09:12:00Z">
              <w:r w:rsidDel="0074444D">
                <w:delText>ביטחון לאומי מבוסס</w:delText>
              </w:r>
            </w:del>
            <w:ins w:id="63" w:author="אורית קורמן נגרי" w:date="2026-08-16T12:12:00Z" w16du:dateUtc="2026-08-16T09:12:00Z">
              <w:r w:rsidR="0074444D">
                <w:rPr>
                  <w:rFonts w:hint="cs"/>
                </w:rPr>
                <w:t>חוסן ובטחון לאומי</w:t>
              </w:r>
            </w:ins>
          </w:p>
        </w:tc>
        <w:tc>
          <w:tcPr>
            <w:tcW w:w="5726" w:type="dxa"/>
            <w:shd w:val="clear" w:color="auto" w:fill="F5F7FA"/>
            <w:tcMar>
              <w:top w:w="80" w:type="dxa"/>
              <w:left w:w="120" w:type="dxa"/>
              <w:bottom w:w="80" w:type="dxa"/>
              <w:right w:w="120" w:type="dxa"/>
            </w:tcMar>
          </w:tcPr>
          <w:p w14:paraId="7E8CAB92" w14:textId="77777777" w:rsidR="00341D45" w:rsidRDefault="00032883" w:rsidP="00E90833">
            <w:pPr>
              <w:jc w:val="left"/>
            </w:pPr>
            <w:r>
              <w:t>ביטחון, עמידות ועצמאות לאומית</w:t>
            </w:r>
          </w:p>
        </w:tc>
      </w:tr>
      <w:tr w:rsidR="00341D45" w14:paraId="7E8CAB97" w14:textId="77777777">
        <w:tc>
          <w:tcPr>
            <w:tcW w:w="500" w:type="dxa"/>
            <w:shd w:val="clear" w:color="auto" w:fill="FFFFFF"/>
            <w:tcMar>
              <w:top w:w="80" w:type="dxa"/>
              <w:left w:w="120" w:type="dxa"/>
              <w:bottom w:w="80" w:type="dxa"/>
              <w:right w:w="120" w:type="dxa"/>
            </w:tcMar>
          </w:tcPr>
          <w:p w14:paraId="7E8CAB94" w14:textId="77777777" w:rsidR="00341D45" w:rsidRDefault="00032883" w:rsidP="00E90833">
            <w:pPr>
              <w:jc w:val="left"/>
            </w:pPr>
            <w:r>
              <w:t>5</w:t>
            </w:r>
          </w:p>
        </w:tc>
        <w:tc>
          <w:tcPr>
            <w:tcW w:w="2800" w:type="dxa"/>
            <w:shd w:val="clear" w:color="auto" w:fill="FFFFFF"/>
            <w:tcMar>
              <w:top w:w="80" w:type="dxa"/>
              <w:left w:w="120" w:type="dxa"/>
              <w:bottom w:w="80" w:type="dxa"/>
              <w:right w:w="120" w:type="dxa"/>
            </w:tcMar>
          </w:tcPr>
          <w:p w14:paraId="7E8CAB95" w14:textId="1CEAF5CF" w:rsidR="00341D45" w:rsidRDefault="00032883" w:rsidP="00E90833">
            <w:pPr>
              <w:jc w:val="left"/>
            </w:pPr>
            <w:del w:id="64" w:author="אורית קורמן נגרי" w:date="2026-08-16T12:13:00Z" w16du:dateUtc="2026-08-16T09:13:00Z">
              <w:r w:rsidDel="0074444D">
                <w:delText>צפיפות עירונית ותכנון</w:delText>
              </w:r>
            </w:del>
            <w:ins w:id="65" w:author="אורית קורמן נגרי" w:date="2026-08-16T12:13:00Z" w16du:dateUtc="2026-08-16T09:13:00Z">
              <w:r w:rsidR="0074444D">
                <w:rPr>
                  <w:rFonts w:hint="cs"/>
                </w:rPr>
                <w:t xml:space="preserve">צפיפות </w:t>
              </w:r>
              <w:proofErr w:type="spellStart"/>
              <w:r w:rsidR="0074444D">
                <w:rPr>
                  <w:rFonts w:hint="cs"/>
                </w:rPr>
                <w:t>אוכלוסיה</w:t>
              </w:r>
              <w:proofErr w:type="spellEnd"/>
              <w:r w:rsidR="0074444D">
                <w:rPr>
                  <w:rFonts w:hint="cs"/>
                </w:rPr>
                <w:t xml:space="preserve"> ועירוניות</w:t>
              </w:r>
            </w:ins>
          </w:p>
        </w:tc>
        <w:tc>
          <w:tcPr>
            <w:tcW w:w="5726" w:type="dxa"/>
            <w:shd w:val="clear" w:color="auto" w:fill="FFFFFF"/>
            <w:tcMar>
              <w:top w:w="80" w:type="dxa"/>
              <w:left w:w="120" w:type="dxa"/>
              <w:bottom w:w="80" w:type="dxa"/>
              <w:right w:w="120" w:type="dxa"/>
            </w:tcMar>
          </w:tcPr>
          <w:p w14:paraId="7E8CAB96" w14:textId="77777777" w:rsidR="00341D45" w:rsidRDefault="00032883" w:rsidP="00E90833">
            <w:pPr>
              <w:jc w:val="left"/>
            </w:pPr>
            <w:r>
              <w:t>דיור, תכנון עירוני, ניידות ותשתיות</w:t>
            </w:r>
          </w:p>
        </w:tc>
      </w:tr>
      <w:tr w:rsidR="00341D45" w14:paraId="7E8CAB9B" w14:textId="77777777">
        <w:tc>
          <w:tcPr>
            <w:tcW w:w="500" w:type="dxa"/>
            <w:shd w:val="clear" w:color="auto" w:fill="F5F7FA"/>
            <w:tcMar>
              <w:top w:w="80" w:type="dxa"/>
              <w:left w:w="120" w:type="dxa"/>
              <w:bottom w:w="80" w:type="dxa"/>
              <w:right w:w="120" w:type="dxa"/>
            </w:tcMar>
          </w:tcPr>
          <w:p w14:paraId="7E8CAB98" w14:textId="77777777" w:rsidR="00341D45" w:rsidRDefault="00032883" w:rsidP="00E90833">
            <w:pPr>
              <w:jc w:val="left"/>
            </w:pPr>
            <w:r>
              <w:t>6</w:t>
            </w:r>
          </w:p>
        </w:tc>
        <w:tc>
          <w:tcPr>
            <w:tcW w:w="2800" w:type="dxa"/>
            <w:shd w:val="clear" w:color="auto" w:fill="F5F7FA"/>
            <w:tcMar>
              <w:top w:w="80" w:type="dxa"/>
              <w:left w:w="120" w:type="dxa"/>
              <w:bottom w:w="80" w:type="dxa"/>
              <w:right w:w="120" w:type="dxa"/>
            </w:tcMar>
          </w:tcPr>
          <w:p w14:paraId="7E8CAB99" w14:textId="313BC2E9" w:rsidR="00341D45" w:rsidRDefault="00032883" w:rsidP="00E90833">
            <w:pPr>
              <w:jc w:val="left"/>
            </w:pPr>
            <w:del w:id="66" w:author="אורית קורמן נגרי" w:date="2026-08-16T12:14:00Z" w16du:dateUtc="2026-08-16T09:14:00Z">
              <w:r w:rsidDel="0074444D">
                <w:delText>משאבים, פריון ותפוקה לאומית</w:delText>
              </w:r>
            </w:del>
            <w:ins w:id="67" w:author="אורית קורמן נגרי" w:date="2026-08-16T12:14:00Z" w16du:dateUtc="2026-08-16T09:14:00Z">
              <w:r w:rsidR="0074444D">
                <w:rPr>
                  <w:rFonts w:hint="cs"/>
                </w:rPr>
                <w:t>העלאת פריון ורמת חיים</w:t>
              </w:r>
            </w:ins>
          </w:p>
        </w:tc>
        <w:tc>
          <w:tcPr>
            <w:tcW w:w="5726" w:type="dxa"/>
            <w:shd w:val="clear" w:color="auto" w:fill="F5F7FA"/>
            <w:tcMar>
              <w:top w:w="80" w:type="dxa"/>
              <w:left w:w="120" w:type="dxa"/>
              <w:bottom w:w="80" w:type="dxa"/>
              <w:right w:w="120" w:type="dxa"/>
            </w:tcMar>
          </w:tcPr>
          <w:p w14:paraId="7E8CAB9A" w14:textId="77777777" w:rsidR="00341D45" w:rsidRDefault="00032883" w:rsidP="00E90833">
            <w:pPr>
              <w:jc w:val="left"/>
            </w:pPr>
            <w:r>
              <w:t>שוק העבודה, פריון, כלכלה ותעסוקה</w:t>
            </w:r>
          </w:p>
        </w:tc>
      </w:tr>
      <w:tr w:rsidR="00341D45" w14:paraId="7E8CAB9F" w14:textId="77777777">
        <w:tc>
          <w:tcPr>
            <w:tcW w:w="500" w:type="dxa"/>
            <w:shd w:val="clear" w:color="auto" w:fill="FFFFFF"/>
            <w:tcMar>
              <w:top w:w="80" w:type="dxa"/>
              <w:left w:w="120" w:type="dxa"/>
              <w:bottom w:w="80" w:type="dxa"/>
              <w:right w:w="120" w:type="dxa"/>
            </w:tcMar>
          </w:tcPr>
          <w:p w14:paraId="7E8CAB9C" w14:textId="77777777" w:rsidR="00341D45" w:rsidRDefault="00032883" w:rsidP="00E90833">
            <w:pPr>
              <w:jc w:val="left"/>
            </w:pPr>
            <w:r>
              <w:t>7</w:t>
            </w:r>
          </w:p>
        </w:tc>
        <w:tc>
          <w:tcPr>
            <w:tcW w:w="2800" w:type="dxa"/>
            <w:shd w:val="clear" w:color="auto" w:fill="FFFFFF"/>
            <w:tcMar>
              <w:top w:w="80" w:type="dxa"/>
              <w:left w:w="120" w:type="dxa"/>
              <w:bottom w:w="80" w:type="dxa"/>
              <w:right w:w="120" w:type="dxa"/>
            </w:tcMar>
          </w:tcPr>
          <w:p w14:paraId="7E8CAB9D" w14:textId="5A619BEA" w:rsidR="00341D45" w:rsidRDefault="00032883" w:rsidP="00E90833">
            <w:pPr>
              <w:jc w:val="left"/>
            </w:pPr>
            <w:del w:id="68" w:author="אורית קורמן נגרי" w:date="2026-08-16T12:14:00Z" w16du:dateUtc="2026-08-16T09:14:00Z">
              <w:r w:rsidDel="0074444D">
                <w:delText>ריבונות פיננסית וחוסן</w:delText>
              </w:r>
            </w:del>
            <w:ins w:id="69" w:author="אורית קורמן נגרי" w:date="2026-08-16T12:14:00Z" w16du:dateUtc="2026-08-16T09:14:00Z">
              <w:r w:rsidR="0074444D">
                <w:rPr>
                  <w:rFonts w:hint="cs"/>
                </w:rPr>
                <w:t>ריבונות והוגנות פיננסית</w:t>
              </w:r>
            </w:ins>
          </w:p>
        </w:tc>
        <w:tc>
          <w:tcPr>
            <w:tcW w:w="5726" w:type="dxa"/>
            <w:shd w:val="clear" w:color="auto" w:fill="FFFFFF"/>
            <w:tcMar>
              <w:top w:w="80" w:type="dxa"/>
              <w:left w:w="120" w:type="dxa"/>
              <w:bottom w:w="80" w:type="dxa"/>
              <w:right w:w="120" w:type="dxa"/>
            </w:tcMar>
          </w:tcPr>
          <w:p w14:paraId="7E8CAB9E" w14:textId="77777777" w:rsidR="00341D45" w:rsidRDefault="00032883" w:rsidP="00E90833">
            <w:pPr>
              <w:jc w:val="left"/>
            </w:pPr>
            <w:r>
              <w:t>יציבות פיננסית, אשראי, חוסן כלכלי</w:t>
            </w:r>
          </w:p>
        </w:tc>
      </w:tr>
      <w:tr w:rsidR="00341D45" w14:paraId="7E8CABA3" w14:textId="77777777">
        <w:tc>
          <w:tcPr>
            <w:tcW w:w="500" w:type="dxa"/>
            <w:shd w:val="clear" w:color="auto" w:fill="F5F7FA"/>
            <w:tcMar>
              <w:top w:w="80" w:type="dxa"/>
              <w:left w:w="120" w:type="dxa"/>
              <w:bottom w:w="80" w:type="dxa"/>
              <w:right w:w="120" w:type="dxa"/>
            </w:tcMar>
          </w:tcPr>
          <w:p w14:paraId="7E8CABA0" w14:textId="77777777" w:rsidR="00341D45" w:rsidRDefault="00032883" w:rsidP="00E90833">
            <w:pPr>
              <w:jc w:val="left"/>
            </w:pPr>
            <w:r>
              <w:t>8</w:t>
            </w:r>
          </w:p>
        </w:tc>
        <w:tc>
          <w:tcPr>
            <w:tcW w:w="2800" w:type="dxa"/>
            <w:shd w:val="clear" w:color="auto" w:fill="F5F7FA"/>
            <w:tcMar>
              <w:top w:w="80" w:type="dxa"/>
              <w:left w:w="120" w:type="dxa"/>
              <w:bottom w:w="80" w:type="dxa"/>
              <w:right w:w="120" w:type="dxa"/>
            </w:tcMar>
          </w:tcPr>
          <w:p w14:paraId="7E8CABA1" w14:textId="7E4B0281" w:rsidR="00341D45" w:rsidRDefault="00032883" w:rsidP="00E90833">
            <w:pPr>
              <w:jc w:val="left"/>
            </w:pPr>
            <w:del w:id="70" w:author="אורית קורמן נגרי" w:date="2026-08-16T12:14:00Z" w16du:dateUtc="2026-08-16T09:14:00Z">
              <w:r w:rsidDel="0074444D">
                <w:delText>קידום ישראל כמעצמת AI</w:delText>
              </w:r>
            </w:del>
            <w:ins w:id="71" w:author="אורית קורמן נגרי" w:date="2026-08-16T12:14:00Z" w16du:dateUtc="2026-08-16T09:14:00Z">
              <w:r w:rsidR="0074444D">
                <w:rPr>
                  <w:rFonts w:hint="cs"/>
                </w:rPr>
                <w:t>ישראל כמעצמה באמצעות בינה מלאכותית</w:t>
              </w:r>
            </w:ins>
          </w:p>
        </w:tc>
        <w:tc>
          <w:tcPr>
            <w:tcW w:w="5726" w:type="dxa"/>
            <w:shd w:val="clear" w:color="auto" w:fill="F5F7FA"/>
            <w:tcMar>
              <w:top w:w="80" w:type="dxa"/>
              <w:left w:w="120" w:type="dxa"/>
              <w:bottom w:w="80" w:type="dxa"/>
              <w:right w:w="120" w:type="dxa"/>
            </w:tcMar>
          </w:tcPr>
          <w:p w14:paraId="7E8CABA2" w14:textId="77777777" w:rsidR="00341D45" w:rsidRDefault="00032883" w:rsidP="00E90833">
            <w:pPr>
              <w:jc w:val="left"/>
            </w:pPr>
            <w:r>
              <w:t>עמדה גלובלית, הון אנושי טכנולוגי, ייצוא ידע</w:t>
            </w:r>
          </w:p>
        </w:tc>
      </w:tr>
      <w:tr w:rsidR="00341D45" w14:paraId="7E8CABA7" w14:textId="77777777">
        <w:tc>
          <w:tcPr>
            <w:tcW w:w="500" w:type="dxa"/>
            <w:shd w:val="clear" w:color="auto" w:fill="FFFFFF"/>
            <w:tcMar>
              <w:top w:w="80" w:type="dxa"/>
              <w:left w:w="120" w:type="dxa"/>
              <w:bottom w:w="80" w:type="dxa"/>
              <w:right w:w="120" w:type="dxa"/>
            </w:tcMar>
          </w:tcPr>
          <w:p w14:paraId="7E8CABA4" w14:textId="77777777" w:rsidR="00341D45" w:rsidRDefault="00032883" w:rsidP="00E90833">
            <w:pPr>
              <w:jc w:val="left"/>
            </w:pPr>
            <w:r>
              <w:t>9</w:t>
            </w:r>
          </w:p>
        </w:tc>
        <w:tc>
          <w:tcPr>
            <w:tcW w:w="2800" w:type="dxa"/>
            <w:shd w:val="clear" w:color="auto" w:fill="FFFFFF"/>
            <w:tcMar>
              <w:top w:w="80" w:type="dxa"/>
              <w:left w:w="120" w:type="dxa"/>
              <w:bottom w:w="80" w:type="dxa"/>
              <w:right w:w="120" w:type="dxa"/>
            </w:tcMar>
          </w:tcPr>
          <w:p w14:paraId="7E8CABA5" w14:textId="28756743" w:rsidR="00341D45" w:rsidRDefault="00032883" w:rsidP="00E90833">
            <w:pPr>
              <w:jc w:val="left"/>
            </w:pPr>
            <w:del w:id="72" w:author="אורית קורמן נגרי" w:date="2026-08-16T12:13:00Z" w16du:dateUtc="2026-08-16T09:13:00Z">
              <w:r w:rsidDel="0074444D">
                <w:delText>תשתיות</w:delText>
              </w:r>
            </w:del>
            <w:proofErr w:type="spellStart"/>
            <w:ins w:id="73" w:author="אורית קורמן נגרי" w:date="2026-08-16T12:13:00Z" w16du:dateUtc="2026-08-16T09:13:00Z">
              <w:r w:rsidR="0074444D">
                <w:rPr>
                  <w:rFonts w:hint="cs"/>
                </w:rPr>
                <w:t>אופטימזצ</w:t>
              </w:r>
            </w:ins>
            <w:ins w:id="74" w:author="אורית קורמן נגרי" w:date="2026-08-16T12:14:00Z" w16du:dateUtc="2026-08-16T09:14:00Z">
              <w:r w:rsidR="0074444D">
                <w:rPr>
                  <w:rFonts w:hint="cs"/>
                </w:rPr>
                <w:t>יית</w:t>
              </w:r>
              <w:proofErr w:type="spellEnd"/>
              <w:r w:rsidR="0074444D">
                <w:rPr>
                  <w:rFonts w:hint="cs"/>
                </w:rPr>
                <w:t xml:space="preserve"> משאבים</w:t>
              </w:r>
            </w:ins>
          </w:p>
        </w:tc>
        <w:tc>
          <w:tcPr>
            <w:tcW w:w="5726" w:type="dxa"/>
            <w:shd w:val="clear" w:color="auto" w:fill="FFFFFF"/>
            <w:tcMar>
              <w:top w:w="80" w:type="dxa"/>
              <w:left w:w="120" w:type="dxa"/>
              <w:bottom w:w="80" w:type="dxa"/>
              <w:right w:w="120" w:type="dxa"/>
            </w:tcMar>
          </w:tcPr>
          <w:p w14:paraId="7E8CABA6" w14:textId="26F33744" w:rsidR="00341D45" w:rsidRDefault="00032883" w:rsidP="00E90833">
            <w:pPr>
              <w:jc w:val="left"/>
            </w:pPr>
            <w:del w:id="75" w:author="אורית קורמן נגרי" w:date="2026-08-16T12:14:00Z" w16du:dateUtc="2026-08-16T09:14:00Z">
              <w:r w:rsidDel="0074444D">
                <w:delText>מנוהל בנפרד</w:delText>
              </w:r>
            </w:del>
            <w:ins w:id="76" w:author="אורית קורמן נגרי" w:date="2026-08-16T12:14:00Z" w16du:dateUtc="2026-08-16T09:14:00Z">
              <w:r w:rsidR="0074444D">
                <w:rPr>
                  <w:rFonts w:hint="cs"/>
                </w:rPr>
                <w:t>אנרגיה, מים, אקלים, חקלאות מדייקת וכו'</w:t>
              </w:r>
            </w:ins>
          </w:p>
        </w:tc>
      </w:tr>
    </w:tbl>
    <w:p w14:paraId="7E8CABA8" w14:textId="77777777" w:rsidR="00341D45" w:rsidRDefault="00032883" w:rsidP="00E90833">
      <w:pPr>
        <w:pBdr>
          <w:right w:val="single" w:sz="18" w:space="8" w:color="2F5496"/>
        </w:pBdr>
        <w:shd w:val="clear" w:color="auto" w:fill="EEF2F7"/>
        <w:spacing w:before="120" w:after="200"/>
        <w:ind w:right="200"/>
        <w:jc w:val="left"/>
      </w:pPr>
      <w:r>
        <w:t>עיקרון: אזורי האתגר הם מסגרת — לא כלוב. בעיה שחוצה מספר תחומים מקבלת תיוג משני ומנוהלת על-ידי האחראי הראשי.</w:t>
      </w:r>
    </w:p>
    <w:p w14:paraId="7E8CABA9" w14:textId="77777777" w:rsidR="00341D45" w:rsidRDefault="00032883" w:rsidP="00E90833">
      <w:pPr>
        <w:spacing w:after="160"/>
        <w:jc w:val="left"/>
      </w:pPr>
      <w:r>
        <w:t xml:space="preserve">דוגמה ליישום על אזור אתגר ספציפי (ביטוח לאומי, שמשיק להזדקנות מיטבית ולריבונות פיננסית): ראו </w:t>
      </w:r>
      <w:r>
        <w:rPr>
          <w:i/>
          <w:iCs/>
          <w:color w:val="666666"/>
        </w:rPr>
        <w:t>כור ביטוח לאומי — כורי-בינה/כור-ביטוח-לאומי, מחוץ למסמך זה</w:t>
      </w:r>
      <w:r>
        <w:t>.</w:t>
      </w:r>
    </w:p>
    <w:p w14:paraId="7E8CABAA" w14:textId="77777777" w:rsidR="00341D45" w:rsidRDefault="00032883" w:rsidP="00E90833">
      <w:pPr>
        <w:pStyle w:val="Heading2"/>
        <w:spacing w:before="320" w:after="160"/>
        <w:jc w:val="left"/>
      </w:pPr>
      <w:bookmarkStart w:id="77" w:name="b01_gates"/>
      <w:bookmarkStart w:id="78" w:name="_Toc236339067"/>
      <w:r>
        <w:rPr>
          <w:b/>
          <w:bCs/>
          <w:color w:val="2F5496"/>
          <w:sz w:val="28"/>
          <w:szCs w:val="28"/>
        </w:rPr>
        <w:lastRenderedPageBreak/>
        <w:t xml:space="preserve">דרישות סף </w:t>
      </w:r>
      <w:proofErr w:type="spellStart"/>
      <w:r>
        <w:rPr>
          <w:b/>
          <w:bCs/>
          <w:color w:val="2F5496"/>
          <w:sz w:val="28"/>
          <w:szCs w:val="28"/>
        </w:rPr>
        <w:t>וקריטריוני</w:t>
      </w:r>
      <w:proofErr w:type="spellEnd"/>
      <w:r>
        <w:rPr>
          <w:b/>
          <w:bCs/>
          <w:color w:val="2F5496"/>
          <w:sz w:val="28"/>
          <w:szCs w:val="28"/>
        </w:rPr>
        <w:t xml:space="preserve"> תיעדוף</w:t>
      </w:r>
      <w:bookmarkEnd w:id="77"/>
      <w:bookmarkEnd w:id="78"/>
    </w:p>
    <w:p w14:paraId="7E8CABAB" w14:textId="77777777" w:rsidR="00341D45" w:rsidRDefault="00032883" w:rsidP="00E90833">
      <w:pPr>
        <w:pStyle w:val="Heading3"/>
        <w:spacing w:before="260" w:after="120"/>
        <w:jc w:val="left"/>
      </w:pPr>
      <w:bookmarkStart w:id="79" w:name="_Toc236339068"/>
      <w:r>
        <w:rPr>
          <w:b/>
          <w:bCs/>
          <w:color w:val="2F5496"/>
        </w:rPr>
        <w:t>דרישות סף לכניסת בעיה לרשימה</w:t>
      </w:r>
      <w:bookmarkEnd w:id="79"/>
    </w:p>
    <w:p w14:paraId="7E8CABAC" w14:textId="77777777" w:rsidR="00341D45" w:rsidRDefault="00032883" w:rsidP="00E90833">
      <w:pPr>
        <w:spacing w:after="160"/>
        <w:jc w:val="left"/>
      </w:pPr>
      <w:r>
        <w:t xml:space="preserve">שלוש דרישות סף, שכולן חייבות להתקיים. </w:t>
      </w:r>
      <w:r>
        <w:rPr>
          <w:b/>
          <w:bCs/>
        </w:rPr>
        <w:t xml:space="preserve">דרישות סף שונות </w:t>
      </w:r>
      <w:proofErr w:type="spellStart"/>
      <w:r>
        <w:rPr>
          <w:b/>
          <w:bCs/>
        </w:rPr>
        <w:t>מקריטריוני</w:t>
      </w:r>
      <w:proofErr w:type="spellEnd"/>
      <w:r>
        <w:rPr>
          <w:b/>
          <w:bCs/>
        </w:rPr>
        <w:t xml:space="preserve"> תיעדוף</w:t>
      </w:r>
      <w:r>
        <w:t xml:space="preserve"> — הן חוסמות כניסה, לא מדרגות.</w:t>
      </w:r>
    </w:p>
    <w:p w14:paraId="7E8CABAD" w14:textId="77777777" w:rsidR="00341D45" w:rsidRDefault="00032883" w:rsidP="00E90833">
      <w:pPr>
        <w:pStyle w:val="ListParagraph"/>
        <w:numPr>
          <w:ilvl w:val="0"/>
          <w:numId w:val="2"/>
        </w:numPr>
        <w:spacing w:after="80"/>
        <w:jc w:val="left"/>
      </w:pPr>
      <w:r>
        <w:rPr>
          <w:b/>
          <w:bCs/>
        </w:rPr>
        <w:t>דרישת סף 1 — בעיה אמיתית (לא פתרון במסווה):</w:t>
      </w:r>
      <w:r>
        <w:t xml:space="preserve"> הבעיה מתארת מצב חיים שבו אוכלוסייה, ערך ציבורי או שירות נפגעים. היא אינה מנוסחת כפתרון שמחפש הצדקה. מבחן הבחינה: "אם לא היה קיים הפתרון הזה, האם הבעיה עדיין קיימת?"</w:t>
      </w:r>
    </w:p>
    <w:p w14:paraId="7E8CABAE" w14:textId="77777777" w:rsidR="00341D45" w:rsidRDefault="00032883" w:rsidP="00E90833">
      <w:pPr>
        <w:pStyle w:val="ListParagraph"/>
        <w:numPr>
          <w:ilvl w:val="0"/>
          <w:numId w:val="2"/>
        </w:numPr>
        <w:spacing w:after="80"/>
        <w:jc w:val="left"/>
      </w:pPr>
      <w:r>
        <w:rPr>
          <w:b/>
          <w:bCs/>
        </w:rPr>
        <w:t>דרישת סף 2 — רלוונטיות ל-AI:</w:t>
      </w:r>
      <w:r>
        <w:t xml:space="preserve"> הפתרון הצפוי מבוסס AI, או שה-AI משפיע באופן מהותי על הערך הנוצר — AI </w:t>
      </w:r>
      <w:proofErr w:type="spellStart"/>
      <w:r>
        <w:t>כ"Game</w:t>
      </w:r>
      <w:proofErr w:type="spellEnd"/>
      <w:r>
        <w:t xml:space="preserve"> </w:t>
      </w:r>
      <w:proofErr w:type="spellStart"/>
      <w:r>
        <w:t>Changer</w:t>
      </w:r>
      <w:proofErr w:type="spellEnd"/>
      <w:r>
        <w:t>", לא תוספת שולית. יכולות רלוונטיות: חיזוי, סיווג, אוטומציה, תמיכה בהחלטות, הנגשת מידע, זיהוי חריגים, התאמה אישית.</w:t>
      </w:r>
    </w:p>
    <w:p w14:paraId="7E8CABAF" w14:textId="77777777" w:rsidR="00341D45" w:rsidRDefault="00032883" w:rsidP="00E90833">
      <w:pPr>
        <w:pStyle w:val="ListParagraph"/>
        <w:numPr>
          <w:ilvl w:val="0"/>
          <w:numId w:val="2"/>
        </w:numPr>
        <w:spacing w:after="80"/>
        <w:jc w:val="left"/>
      </w:pPr>
      <w:r>
        <w:rPr>
          <w:b/>
          <w:bCs/>
        </w:rPr>
        <w:t>דרישת סף 3 — פוטנציאל לאימפקט מדיד:</w:t>
      </w:r>
      <w:r>
        <w:t xml:space="preserve"> הבעיה פוגשת את מטרות המטה ומשפיעה על אוכלוסיות רחבות או מדדי תוצאה משמעותיים. ניתן להגדיר לה </w:t>
      </w:r>
      <w:proofErr w:type="spellStart"/>
      <w:r>
        <w:t>Baseline</w:t>
      </w:r>
      <w:proofErr w:type="spellEnd"/>
      <w:r>
        <w:t xml:space="preserve"> ומדד הצלחה עתידי.</w:t>
      </w:r>
    </w:p>
    <w:p w14:paraId="5BACF26E" w14:textId="36C774EE" w:rsidR="0074444D" w:rsidDel="0074444D" w:rsidRDefault="00032883" w:rsidP="0074444D">
      <w:pPr>
        <w:spacing w:after="160"/>
        <w:jc w:val="left"/>
        <w:rPr>
          <w:del w:id="80" w:author="אורית קורמן נגרי" w:date="2026-08-16T12:16:00Z" w16du:dateUtc="2026-08-16T09:16:00Z"/>
        </w:rPr>
      </w:pPr>
      <w:r>
        <w:rPr>
          <w:b/>
          <w:bCs/>
        </w:rPr>
        <w:t>מה אינו דרישת סף (אלא קריטריון תיעדוף):</w:t>
      </w:r>
      <w:r>
        <w:t xml:space="preserve"> גודל אוכלוסייה, עלות יישום, מורכבות רגולטורית — משפיעים על הציון, לא פוסלים </w:t>
      </w:r>
      <w:proofErr w:type="spellStart"/>
      <w:r>
        <w:t>כניסה.</w:t>
      </w:r>
    </w:p>
    <w:p w14:paraId="6BEC210A" w14:textId="0CD32832" w:rsidR="0074444D" w:rsidRPr="0074444D" w:rsidRDefault="0074444D" w:rsidP="0074444D">
      <w:pPr>
        <w:spacing w:after="160"/>
        <w:jc w:val="left"/>
        <w:rPr>
          <w:ins w:id="81" w:author="אורית קורמן נגרי" w:date="2026-08-16T12:16:00Z" w16du:dateUtc="2026-08-16T09:16:00Z"/>
          <w:lang w:val="en-US"/>
          <w:rPrChange w:id="82" w:author="אורית קורמן נגרי" w:date="2026-08-16T12:17:00Z" w16du:dateUtc="2026-08-16T09:17:00Z">
            <w:rPr>
              <w:ins w:id="83" w:author="אורית קורמן נגרי" w:date="2026-08-16T12:16:00Z" w16du:dateUtc="2026-08-16T09:16:00Z"/>
            </w:rPr>
          </w:rPrChange>
        </w:rPr>
      </w:pPr>
      <w:ins w:id="84" w:author="אורית קורמן נגרי" w:date="2026-08-16T12:16:00Z" w16du:dateUtc="2026-08-16T09:16:00Z">
        <w:r>
          <w:rPr>
            <w:rFonts w:hint="cs"/>
          </w:rPr>
          <w:t>כל</w:t>
        </w:r>
        <w:proofErr w:type="spellEnd"/>
        <w:r>
          <w:rPr>
            <w:rFonts w:hint="cs"/>
          </w:rPr>
          <w:t xml:space="preserve"> מה שאי</w:t>
        </w:r>
      </w:ins>
      <w:ins w:id="85" w:author="אורית קורמן נגרי" w:date="2026-08-16T12:17:00Z" w16du:dateUtc="2026-08-16T09:17:00Z">
        <w:r>
          <w:rPr>
            <w:rFonts w:hint="cs"/>
          </w:rPr>
          <w:t xml:space="preserve">נו תנאי סף </w:t>
        </w:r>
        <w:proofErr w:type="spellStart"/>
        <w:r>
          <w:rPr>
            <w:rFonts w:hint="cs"/>
          </w:rPr>
          <w:t>בשבלב</w:t>
        </w:r>
        <w:proofErr w:type="spellEnd"/>
        <w:r>
          <w:rPr>
            <w:rFonts w:hint="cs"/>
          </w:rPr>
          <w:t xml:space="preserve"> הזה הוא כלי ליצור </w:t>
        </w:r>
        <w:r>
          <w:rPr>
            <w:rtl w:val="0"/>
            <w:lang w:val="en-US"/>
          </w:rPr>
          <w:t>short list</w:t>
        </w:r>
        <w:r>
          <w:rPr>
            <w:rFonts w:hint="cs"/>
            <w:lang w:val="en-US"/>
          </w:rPr>
          <w:t xml:space="preserve"> מרשימת הבעיות המלאה כהמלצה, לשלב הבא יכולות לעבור גם בעיות מחוץ לרשימה המצומצמת לפי החלטה ניהול ומימוש הג'וקר</w:t>
        </w:r>
      </w:ins>
    </w:p>
    <w:p w14:paraId="7E8CABB1" w14:textId="77777777" w:rsidR="00341D45" w:rsidRDefault="00032883" w:rsidP="00E90833">
      <w:pPr>
        <w:pBdr>
          <w:right w:val="single" w:sz="18" w:space="8" w:color="2F5496"/>
        </w:pBdr>
        <w:shd w:val="clear" w:color="auto" w:fill="EEF2F7"/>
        <w:spacing w:before="120" w:after="200"/>
        <w:ind w:right="200"/>
        <w:jc w:val="left"/>
        <w:rPr>
          <w:ins w:id="86" w:author="אורית קורמן נגרי" w:date="2026-08-16T12:16:00Z" w16du:dateUtc="2026-08-16T09:16:00Z"/>
        </w:rPr>
      </w:pPr>
      <w:r>
        <w:rPr>
          <w:b/>
          <w:bCs/>
        </w:rPr>
        <w:t>הג׳וקר:</w:t>
      </w:r>
      <w:r>
        <w:t xml:space="preserve"> ניתן לאשר כניסה של בעיה שלא עומדת בכל הסף אם יש לה "פוטנציאל מערכתי" שעדיין קשה לנסחו. ההחלטה מצריכה אישור ניהולי מפורש ותיעוד הנימוקים.</w:t>
      </w:r>
    </w:p>
    <w:p w14:paraId="40F33FFC" w14:textId="435E1A9B" w:rsidR="0074444D" w:rsidRDefault="0074444D" w:rsidP="00E90833">
      <w:pPr>
        <w:pBdr>
          <w:right w:val="single" w:sz="18" w:space="8" w:color="2F5496"/>
        </w:pBdr>
        <w:shd w:val="clear" w:color="auto" w:fill="EEF2F7"/>
        <w:spacing w:before="120" w:after="200"/>
        <w:ind w:right="200"/>
        <w:jc w:val="left"/>
      </w:pPr>
      <w:proofErr w:type="spellStart"/>
      <w:ins w:id="87" w:author="אורית קורמן נגרי" w:date="2026-08-16T12:16:00Z" w16du:dateUtc="2026-08-16T09:16:00Z">
        <w:r>
          <w:rPr>
            <w:rFonts w:hint="cs"/>
          </w:rPr>
          <w:t>הגוקר</w:t>
        </w:r>
        <w:proofErr w:type="spellEnd"/>
        <w:r>
          <w:rPr>
            <w:rFonts w:hint="cs"/>
          </w:rPr>
          <w:t xml:space="preserve"> מיועד לשלב בו יש </w:t>
        </w:r>
        <w:proofErr w:type="spellStart"/>
        <w:r>
          <w:rPr>
            <w:rFonts w:hint="cs"/>
          </w:rPr>
          <w:t>גייט</w:t>
        </w:r>
        <w:proofErr w:type="spellEnd"/>
        <w:r>
          <w:rPr>
            <w:rFonts w:hint="cs"/>
          </w:rPr>
          <w:t xml:space="preserve"> בין מפעל הבעיות להגדרת המיזם, אין לו משמעות בסריקה הכללית הראשונה</w:t>
        </w:r>
      </w:ins>
    </w:p>
    <w:p w14:paraId="7E8CABB2" w14:textId="77777777" w:rsidR="00341D45" w:rsidRDefault="00032883" w:rsidP="00E90833">
      <w:pPr>
        <w:pStyle w:val="Heading3"/>
        <w:spacing w:before="260" w:after="120"/>
        <w:jc w:val="left"/>
      </w:pPr>
      <w:bookmarkStart w:id="88" w:name="_Toc236339069"/>
      <w:r>
        <w:rPr>
          <w:b/>
          <w:bCs/>
          <w:color w:val="2F5496"/>
        </w:rPr>
        <w:t>תפקיד ה-AI — שלושה מבחנים</w:t>
      </w:r>
      <w:bookmarkEnd w:id="88"/>
    </w:p>
    <w:p w14:paraId="7E8CABB3" w14:textId="77777777" w:rsidR="00341D45" w:rsidRDefault="00032883" w:rsidP="00E90833">
      <w:pPr>
        <w:pStyle w:val="ListParagraph"/>
        <w:numPr>
          <w:ilvl w:val="0"/>
          <w:numId w:val="2"/>
        </w:numPr>
        <w:spacing w:after="80"/>
        <w:jc w:val="left"/>
      </w:pPr>
      <w:r>
        <w:rPr>
          <w:b/>
          <w:bCs/>
        </w:rPr>
        <w:t>מבחן ההסרה</w:t>
      </w:r>
      <w:r>
        <w:t xml:space="preserve"> — אם נסיר את ה-AI מהפתרון, האם הוא עדיין עובד? אם כן, ה-AI כנראה לא מהותי.</w:t>
      </w:r>
    </w:p>
    <w:p w14:paraId="7E8CABB4" w14:textId="77777777" w:rsidR="00341D45" w:rsidRDefault="00032883" w:rsidP="00E90833">
      <w:pPr>
        <w:pStyle w:val="ListParagraph"/>
        <w:numPr>
          <w:ilvl w:val="0"/>
          <w:numId w:val="2"/>
        </w:numPr>
        <w:spacing w:after="80"/>
        <w:jc w:val="left"/>
      </w:pPr>
      <w:r>
        <w:rPr>
          <w:b/>
          <w:bCs/>
        </w:rPr>
        <w:t>מבחן הערך</w:t>
      </w:r>
      <w:r>
        <w:t xml:space="preserve"> — ה-AI משפיע דרמטית על כמות, איכות, עלות או מהירות הערך שנוצר.</w:t>
      </w:r>
    </w:p>
    <w:p w14:paraId="7E8CABB5" w14:textId="77777777" w:rsidR="00341D45" w:rsidRDefault="00032883" w:rsidP="00E90833">
      <w:pPr>
        <w:pStyle w:val="ListParagraph"/>
        <w:numPr>
          <w:ilvl w:val="0"/>
          <w:numId w:val="2"/>
        </w:numPr>
        <w:spacing w:after="80"/>
        <w:jc w:val="left"/>
      </w:pPr>
      <w:r>
        <w:rPr>
          <w:b/>
          <w:bCs/>
        </w:rPr>
        <w:t>מבחן הבשלות</w:t>
      </w:r>
      <w:r>
        <w:t xml:space="preserve"> — קיים דאטה, או היתכנות ברורה לאיסופו, לצורך הפעלת הפתרון.</w:t>
      </w:r>
    </w:p>
    <w:p w14:paraId="7E8CABB6" w14:textId="77777777" w:rsidR="00341D45" w:rsidRDefault="00032883" w:rsidP="00E90833">
      <w:pPr>
        <w:pStyle w:val="Heading3"/>
        <w:spacing w:before="260" w:after="120"/>
        <w:jc w:val="left"/>
      </w:pPr>
      <w:bookmarkStart w:id="89" w:name="_Toc236339070"/>
      <w:r>
        <w:rPr>
          <w:b/>
          <w:bCs/>
          <w:color w:val="2F5496"/>
        </w:rPr>
        <w:t>דגשים לחקר בעיה</w:t>
      </w:r>
      <w:bookmarkEnd w:id="89"/>
    </w:p>
    <w:p w14:paraId="7E8CABB7" w14:textId="77777777" w:rsidR="00341D45" w:rsidRDefault="00032883" w:rsidP="00E90833">
      <w:pPr>
        <w:pStyle w:val="ListParagraph"/>
        <w:numPr>
          <w:ilvl w:val="0"/>
          <w:numId w:val="2"/>
        </w:numPr>
        <w:spacing w:after="80"/>
        <w:jc w:val="left"/>
      </w:pPr>
      <w:r>
        <w:rPr>
          <w:b/>
          <w:bCs/>
        </w:rPr>
        <w:t>מדידוּת</w:t>
      </w:r>
      <w:r>
        <w:t xml:space="preserve"> — האם ניתן למדוד הצלחה? חייבים לנסות לבסס </w:t>
      </w:r>
      <w:proofErr w:type="spellStart"/>
      <w:r>
        <w:t>Baseline</w:t>
      </w:r>
      <w:proofErr w:type="spellEnd"/>
      <w:r>
        <w:t xml:space="preserve"> ומדד תוצאה, גם אם לא מושלמים בשלב הכניסה.</w:t>
      </w:r>
    </w:p>
    <w:p w14:paraId="7E8CABB8" w14:textId="77777777" w:rsidR="00341D45" w:rsidRDefault="00032883" w:rsidP="00E90833">
      <w:pPr>
        <w:pStyle w:val="ListParagraph"/>
        <w:numPr>
          <w:ilvl w:val="0"/>
          <w:numId w:val="2"/>
        </w:numPr>
        <w:spacing w:after="80"/>
        <w:jc w:val="left"/>
      </w:pPr>
      <w:r>
        <w:rPr>
          <w:b/>
          <w:bCs/>
        </w:rPr>
        <w:t>תוקף</w:t>
      </w:r>
      <w:r>
        <w:t xml:space="preserve"> — הבעיה מגובה בראיות (מחקרים, דוחות, נתוני שטח). בעיה שעלתה ממקור תקשורתי בלבד מחייבת תיקוף ממקור ממשלתי/אקדמי/סטטיסטי.</w:t>
      </w:r>
    </w:p>
    <w:p w14:paraId="7E8CABB9" w14:textId="570A24FA" w:rsidR="00341D45" w:rsidRDefault="00032883" w:rsidP="00E90833">
      <w:pPr>
        <w:pStyle w:val="ListParagraph"/>
        <w:numPr>
          <w:ilvl w:val="0"/>
          <w:numId w:val="2"/>
        </w:numPr>
        <w:spacing w:after="80"/>
        <w:jc w:val="left"/>
      </w:pPr>
      <w:r>
        <w:rPr>
          <w:b/>
          <w:bCs/>
        </w:rPr>
        <w:t>עומק</w:t>
      </w:r>
      <w:r>
        <w:t xml:space="preserve"> — בוחרים את הבעיה העמוקה ביותר שניתן להתמודד איתה, לא בהכרח את שורש-השורשים. בעיה עם "אוכלוסייה שסובלת" ו"מדד שניתן לשנות" עדיפה על בעיה "נכונה" ללא נקודת כניסה מעשית.</w:t>
      </w:r>
      <w:ins w:id="90" w:author="אורית קורמן נגרי" w:date="2026-08-16T12:18:00Z" w16du:dateUtc="2026-08-16T09:18:00Z">
        <w:r w:rsidR="0074444D">
          <w:rPr>
            <w:rFonts w:hint="cs"/>
          </w:rPr>
          <w:t xml:space="preserve"> בשלב הזה העומק הוא פוטנציאלי עדיין לא ביררנו באופן מספיק מקצועי את הבעיה ועדיין בלי שותפים חיצוניים</w:t>
        </w:r>
      </w:ins>
    </w:p>
    <w:p w14:paraId="7E8CABBA" w14:textId="3EB15DC3" w:rsidR="00341D45" w:rsidRDefault="00032883" w:rsidP="00E90833">
      <w:pPr>
        <w:pStyle w:val="ListParagraph"/>
        <w:numPr>
          <w:ilvl w:val="0"/>
          <w:numId w:val="2"/>
        </w:numPr>
        <w:spacing w:after="80"/>
        <w:jc w:val="left"/>
      </w:pPr>
      <w:r>
        <w:rPr>
          <w:b/>
          <w:bCs/>
        </w:rPr>
        <w:t>סימפטום מול שורש</w:t>
      </w:r>
      <w:r>
        <w:t xml:space="preserve"> — יש לתעד את שניהם. ניתן לבחור לפתור סימפטום אם ההשפעה מוכחת — תוך הכרה שזה סימפטום.</w:t>
      </w:r>
      <w:ins w:id="91" w:author="אורית קורמן נגרי" w:date="2026-08-16T12:19:00Z" w16du:dateUtc="2026-08-16T09:19:00Z">
        <w:r w:rsidR="0094504B">
          <w:rPr>
            <w:rFonts w:hint="cs"/>
          </w:rPr>
          <w:t xml:space="preserve"> נכון לשלב הבא של הגדרת המיזם</w:t>
        </w:r>
      </w:ins>
    </w:p>
    <w:p w14:paraId="7E8CABBB" w14:textId="77777777" w:rsidR="00341D45" w:rsidRDefault="00032883" w:rsidP="00E90833">
      <w:pPr>
        <w:pStyle w:val="Heading3"/>
        <w:spacing w:before="260" w:after="120"/>
        <w:jc w:val="left"/>
      </w:pPr>
      <w:bookmarkStart w:id="92" w:name="b01_gates_criteria"/>
      <w:bookmarkStart w:id="93" w:name="_Toc236339071"/>
      <w:proofErr w:type="spellStart"/>
      <w:r>
        <w:rPr>
          <w:b/>
          <w:bCs/>
          <w:color w:val="2F5496"/>
        </w:rPr>
        <w:lastRenderedPageBreak/>
        <w:t>קריטריוני</w:t>
      </w:r>
      <w:proofErr w:type="spellEnd"/>
      <w:r>
        <w:rPr>
          <w:b/>
          <w:bCs/>
          <w:color w:val="2F5496"/>
        </w:rPr>
        <w:t xml:space="preserve"> תיעדוף (משקלות ייקבעו על-ידי הנהלת המטה)</w:t>
      </w:r>
      <w:bookmarkEnd w:id="92"/>
      <w:bookmarkEnd w:id="93"/>
    </w:p>
    <w:p w14:paraId="7E8CABBC" w14:textId="77777777" w:rsidR="00341D45" w:rsidRDefault="00032883" w:rsidP="00E90833">
      <w:pPr>
        <w:pStyle w:val="ListParagraph"/>
        <w:numPr>
          <w:ilvl w:val="0"/>
          <w:numId w:val="2"/>
        </w:numPr>
        <w:spacing w:after="80"/>
        <w:jc w:val="left"/>
      </w:pPr>
      <w:r>
        <w:rPr>
          <w:b/>
          <w:bCs/>
        </w:rPr>
        <w:t>קטגוריה א׳ — אימפקט:</w:t>
      </w:r>
      <w:r>
        <w:t xml:space="preserve"> גודל אוכלוסייה מושפעת · עומק וחומרת הבעיה · קיום מדדי תוצאה ברורים · </w:t>
      </w:r>
      <w:proofErr w:type="spellStart"/>
      <w:r>
        <w:t>סקלביליות</w:t>
      </w:r>
      <w:proofErr w:type="spellEnd"/>
      <w:r>
        <w:t>.</w:t>
      </w:r>
    </w:p>
    <w:p w14:paraId="7E8CABBD" w14:textId="77777777" w:rsidR="00341D45" w:rsidRDefault="00032883" w:rsidP="00E90833">
      <w:pPr>
        <w:pStyle w:val="ListParagraph"/>
        <w:numPr>
          <w:ilvl w:val="0"/>
          <w:numId w:val="2"/>
        </w:numPr>
        <w:spacing w:after="80"/>
        <w:jc w:val="left"/>
      </w:pPr>
      <w:r>
        <w:rPr>
          <w:b/>
          <w:bCs/>
        </w:rPr>
        <w:t>קטגוריה ב׳ — אסטרטגי:</w:t>
      </w:r>
      <w:r>
        <w:t xml:space="preserve"> יתרון ישראלי ייחודי · תרומה לעמדת ישראל כמעצמת AI · פוטנציאל ייצוא/נכס לאומי · תשתית לפרויקטים נוספים · קיום בעל בית אפשרי.</w:t>
      </w:r>
    </w:p>
    <w:p w14:paraId="7E8CABBE" w14:textId="7A25AECE" w:rsidR="00341D45" w:rsidRDefault="00032883" w:rsidP="00E90833">
      <w:pPr>
        <w:pStyle w:val="ListParagraph"/>
        <w:numPr>
          <w:ilvl w:val="0"/>
          <w:numId w:val="2"/>
        </w:numPr>
        <w:spacing w:after="80"/>
        <w:jc w:val="left"/>
      </w:pPr>
      <w:r>
        <w:rPr>
          <w:b/>
          <w:bCs/>
        </w:rPr>
        <w:t>קטגוריה ג׳ — ישימות:</w:t>
      </w:r>
      <w:r>
        <w:t xml:space="preserve"> היתכנות ל-MVP בזמן סביר · בשלות ה-AI לפתרון · זמינות דאטה · מורכבות רגולטורית · B2G/B2B/B2C</w:t>
      </w:r>
      <w:ins w:id="94" w:author="אורית קורמן נגרי" w:date="2026-08-16T12:19:00Z" w16du:dateUtc="2026-08-16T09:19:00Z">
        <w:r w:rsidR="0094504B">
          <w:rPr>
            <w:rFonts w:hint="cs"/>
          </w:rPr>
          <w:t>, פוטנציאל עסקי עבור השוק/ ס</w:t>
        </w:r>
      </w:ins>
      <w:ins w:id="95" w:author="אורית קורמן נגרי" w:date="2026-08-16T12:20:00Z" w16du:dateUtc="2026-08-16T09:20:00Z">
        <w:r w:rsidR="0094504B">
          <w:rPr>
            <w:rFonts w:hint="cs"/>
          </w:rPr>
          <w:t xml:space="preserve">וג השותף שיבנה את </w:t>
        </w:r>
        <w:proofErr w:type="spellStart"/>
        <w:r w:rsidR="0094504B">
          <w:rPr>
            <w:rFonts w:hint="cs"/>
          </w:rPr>
          <w:t>המענה</w:t>
        </w:r>
      </w:ins>
      <w:del w:id="96" w:author="אורית קורמן נגרי" w:date="2026-08-16T12:19:00Z" w16du:dateUtc="2026-08-16T09:19:00Z">
        <w:r w:rsidDel="0094504B">
          <w:delText>.</w:delText>
        </w:r>
      </w:del>
      <w:ins w:id="97" w:author="אורית קורמן נגרי" w:date="2026-08-16T12:23:00Z" w16du:dateUtc="2026-08-16T09:23:00Z">
        <w:r w:rsidR="00D71069">
          <w:rPr>
            <w:rFonts w:hint="cs"/>
          </w:rPr>
          <w:t>אגב</w:t>
        </w:r>
        <w:proofErr w:type="spellEnd"/>
        <w:r w:rsidR="00D71069">
          <w:rPr>
            <w:rFonts w:hint="cs"/>
          </w:rPr>
          <w:t xml:space="preserve"> זה קריטריון שיכול להיות משוקלל גם </w:t>
        </w:r>
        <w:proofErr w:type="spellStart"/>
        <w:r w:rsidR="00D71069">
          <w:rPr>
            <w:rFonts w:hint="cs"/>
          </w:rPr>
          <w:t>מזוית</w:t>
        </w:r>
        <w:proofErr w:type="spellEnd"/>
        <w:r w:rsidR="00D71069">
          <w:rPr>
            <w:rFonts w:hint="cs"/>
          </w:rPr>
          <w:t xml:space="preserve"> פרמטר הסיכון</w:t>
        </w:r>
      </w:ins>
    </w:p>
    <w:p w14:paraId="7E8CABBF" w14:textId="77777777" w:rsidR="00341D45" w:rsidRDefault="00032883" w:rsidP="00E90833">
      <w:pPr>
        <w:pStyle w:val="ListParagraph"/>
        <w:numPr>
          <w:ilvl w:val="0"/>
          <w:numId w:val="2"/>
        </w:numPr>
        <w:spacing w:after="80"/>
        <w:jc w:val="left"/>
      </w:pPr>
      <w:r>
        <w:rPr>
          <w:b/>
          <w:bCs/>
        </w:rPr>
        <w:t>פרמטרי סיכון</w:t>
      </w:r>
      <w:r>
        <w:t xml:space="preserve"> (פרטיות, בטיחות, משפטי, הטמעה): משקלם </w:t>
      </w:r>
      <w:r>
        <w:rPr>
          <w:b/>
          <w:bCs/>
        </w:rPr>
        <w:t>נמוך</w:t>
      </w:r>
      <w:r>
        <w:t xml:space="preserve"> בתיעדוף — בדרך כלל ניתן להתמודד איתם — אך הם מסומנים כאתגרים לתכנון בשלב הפתרון.</w:t>
      </w:r>
    </w:p>
    <w:p w14:paraId="7E8CABC0" w14:textId="77777777" w:rsidR="00341D45" w:rsidRDefault="00032883" w:rsidP="00E90833">
      <w:pPr>
        <w:pBdr>
          <w:right w:val="single" w:sz="18" w:space="8" w:color="2F5496"/>
        </w:pBdr>
        <w:shd w:val="clear" w:color="auto" w:fill="EEF2F7"/>
        <w:spacing w:before="120" w:after="200"/>
        <w:ind w:right="200"/>
        <w:jc w:val="left"/>
        <w:rPr>
          <w:ins w:id="98" w:author="אורית קורמן נגרי" w:date="2026-08-16T12:20:00Z" w16du:dateUtc="2026-08-16T09:20:00Z"/>
        </w:rPr>
      </w:pPr>
      <w:r>
        <w:t xml:space="preserve">עיקרון: הגדרת המשקלות היא </w:t>
      </w:r>
      <w:r>
        <w:rPr>
          <w:b/>
          <w:bCs/>
        </w:rPr>
        <w:t>החלטה ניהולית</w:t>
      </w:r>
      <w:r>
        <w:t>, לא נגזרת של מודל. גמישה ומשתנה לפי עונה/תקופה.</w:t>
      </w:r>
    </w:p>
    <w:p w14:paraId="225C6A7D" w14:textId="7BB017A2" w:rsidR="0094504B" w:rsidRDefault="0094504B" w:rsidP="00E90833">
      <w:pPr>
        <w:pBdr>
          <w:right w:val="single" w:sz="18" w:space="8" w:color="2F5496"/>
        </w:pBdr>
        <w:shd w:val="clear" w:color="auto" w:fill="EEF2F7"/>
        <w:spacing w:before="120" w:after="200"/>
        <w:ind w:right="200"/>
        <w:jc w:val="left"/>
      </w:pPr>
      <w:ins w:id="99" w:author="אורית קורמן נגרי" w:date="2026-08-16T12:20:00Z" w16du:dateUtc="2026-08-16T09:20:00Z">
        <w:r>
          <w:rPr>
            <w:rFonts w:hint="cs"/>
          </w:rPr>
          <w:t xml:space="preserve">פה נדרש להגדיר </w:t>
        </w:r>
        <w:proofErr w:type="spellStart"/>
        <w:r>
          <w:rPr>
            <w:rFonts w:hint="cs"/>
          </w:rPr>
          <w:t>בייסליין</w:t>
        </w:r>
        <w:proofErr w:type="spellEnd"/>
        <w:r>
          <w:rPr>
            <w:rFonts w:hint="cs"/>
          </w:rPr>
          <w:t xml:space="preserve"> ותמיד השינוי התקופתי יהיה ביחס אליו, או שהוא יתעדכן באופן עיתי, אבל עדיין זה תהליך מקצועי וסדור </w:t>
        </w:r>
      </w:ins>
    </w:p>
    <w:p w14:paraId="7E8CABC1" w14:textId="3B6E9946" w:rsidR="00341D45" w:rsidRDefault="00032883" w:rsidP="00E90833">
      <w:pPr>
        <w:spacing w:after="160"/>
        <w:jc w:val="left"/>
      </w:pPr>
      <w:r>
        <w:t>מפורט יותר, כולל תהליך החקר בשטח (</w:t>
      </w:r>
      <w:proofErr w:type="spellStart"/>
      <w:r>
        <w:t>Five</w:t>
      </w:r>
      <w:proofErr w:type="spellEnd"/>
      <w:r>
        <w:t xml:space="preserve"> </w:t>
      </w:r>
      <w:proofErr w:type="spellStart"/>
      <w:r>
        <w:t>Whys</w:t>
      </w:r>
      <w:proofErr w:type="spellEnd"/>
      <w:r>
        <w:t xml:space="preserve">, </w:t>
      </w:r>
      <w:proofErr w:type="spellStart"/>
      <w:r>
        <w:t>Problem</w:t>
      </w:r>
      <w:proofErr w:type="spellEnd"/>
      <w:r>
        <w:t xml:space="preserve"> </w:t>
      </w:r>
      <w:proofErr w:type="spellStart"/>
      <w:r>
        <w:t>Tree</w:t>
      </w:r>
      <w:proofErr w:type="spellEnd"/>
      <w:r>
        <w:t xml:space="preserve">): </w:t>
      </w:r>
      <w:hyperlink w:anchor="b01_process" w:history="1">
        <w:r>
          <w:rPr>
            <w:color w:val="1155CC"/>
            <w:u w:val="single"/>
          </w:rPr>
          <w:t>תהליך-זיהוי-ותיוג-בעיה</w:t>
        </w:r>
      </w:hyperlink>
      <w:r>
        <w:t xml:space="preserve">. לתהליך העמקה מובנה של בעיה שכבר נכנסה: </w:t>
      </w:r>
      <w:hyperlink w:anchor="b02_research" w:history="1">
        <w:r>
          <w:rPr>
            <w:color w:val="1155CC"/>
            <w:u w:val="single"/>
          </w:rPr>
          <w:t>חקר-הבעיה</w:t>
        </w:r>
      </w:hyperlink>
      <w:r>
        <w:t>.</w:t>
      </w:r>
    </w:p>
    <w:p w14:paraId="7E8CABC2" w14:textId="6060EF15" w:rsidR="00341D45" w:rsidRDefault="00032883" w:rsidP="00E90833">
      <w:pPr>
        <w:spacing w:after="160"/>
        <w:jc w:val="left"/>
      </w:pPr>
      <w:r>
        <w:t xml:space="preserve">איך הופכים את הקריטריונים האלה למספר אחד שמדרג בעיות זו מול זו? ראו </w:t>
      </w:r>
      <w:hyperlink w:anchor="b01_scoring" w:history="1">
        <w:r>
          <w:rPr>
            <w:color w:val="1155CC"/>
            <w:u w:val="single"/>
          </w:rPr>
          <w:t>אלגוריתם-ניקוד-ותיעדוף</w:t>
        </w:r>
      </w:hyperlink>
      <w:r>
        <w:t xml:space="preserve"> — נוסחת ניקוד משוקללת ותהליך החלטה מדורג (טיוטה לאישור).</w:t>
      </w:r>
    </w:p>
    <w:p w14:paraId="7E8CABC3" w14:textId="77777777" w:rsidR="00341D45" w:rsidRDefault="00032883" w:rsidP="00E90833">
      <w:pPr>
        <w:pStyle w:val="Heading2"/>
        <w:spacing w:before="320" w:after="160"/>
        <w:jc w:val="left"/>
      </w:pPr>
      <w:bookmarkStart w:id="100" w:name="b01_scoring"/>
      <w:bookmarkStart w:id="101" w:name="_Toc236339072"/>
      <w:r>
        <w:rPr>
          <w:b/>
          <w:bCs/>
          <w:color w:val="2F5496"/>
          <w:sz w:val="28"/>
          <w:szCs w:val="28"/>
        </w:rPr>
        <w:t>אלגוריתם ניקוד ותיעדוף (מודל מוצע)</w:t>
      </w:r>
      <w:bookmarkEnd w:id="100"/>
      <w:bookmarkEnd w:id="101"/>
    </w:p>
    <w:p w14:paraId="7E8CABC4" w14:textId="60AFB0BA" w:rsidR="00341D45" w:rsidRDefault="00032883" w:rsidP="00E90833">
      <w:pPr>
        <w:pBdr>
          <w:right w:val="single" w:sz="18" w:space="8" w:color="2F5496"/>
        </w:pBdr>
        <w:shd w:val="clear" w:color="auto" w:fill="EEF2F7"/>
        <w:spacing w:before="120" w:after="200"/>
        <w:ind w:right="200"/>
        <w:jc w:val="left"/>
      </w:pPr>
      <w:r>
        <w:t xml:space="preserve">סטטוס: </w:t>
      </w:r>
      <w:r>
        <w:rPr>
          <w:b/>
          <w:bCs/>
        </w:rPr>
        <w:t>טיוטה לאישור הנהלת המטה.</w:t>
      </w:r>
      <w:r>
        <w:t xml:space="preserve"> </w:t>
      </w:r>
      <w:hyperlink w:anchor="b01_gates" w:history="1">
        <w:r>
          <w:rPr>
            <w:color w:val="1155CC"/>
            <w:u w:val="single"/>
          </w:rPr>
          <w:t xml:space="preserve">דרישות הסף </w:t>
        </w:r>
        <w:proofErr w:type="spellStart"/>
        <w:r>
          <w:rPr>
            <w:color w:val="1155CC"/>
            <w:u w:val="single"/>
          </w:rPr>
          <w:t>וקריטריוני</w:t>
        </w:r>
        <w:proofErr w:type="spellEnd"/>
        <w:r>
          <w:rPr>
            <w:color w:val="1155CC"/>
            <w:u w:val="single"/>
          </w:rPr>
          <w:t xml:space="preserve"> התיעדוף</w:t>
        </w:r>
      </w:hyperlink>
      <w:r>
        <w:t xml:space="preserve"> מגדירים את הפרמטרים ברמה איכותנית בלבד ("המשקלות ייקבעו על-ידי הנהלת המטה"). הקובץ הזה מציע </w:t>
      </w:r>
      <w:r>
        <w:rPr>
          <w:b/>
          <w:bCs/>
        </w:rPr>
        <w:t>נוסחה קונקרטית ותהליך החלטה מדורג</w:t>
      </w:r>
      <w:r>
        <w:t xml:space="preserve"> כדי שהניקוד יהיה עקבי בין בעיות שונות ולא תלוי-שופט. כל מספר כאן (משקלות, סף) הוא הצעת פתיחה בלבד — לא נתון מהחומרים המקוריים.</w:t>
      </w:r>
    </w:p>
    <w:p w14:paraId="7E8CABC5" w14:textId="77777777" w:rsidR="00341D45" w:rsidRDefault="00032883" w:rsidP="00E90833">
      <w:pPr>
        <w:pStyle w:val="Heading3"/>
        <w:spacing w:before="260" w:after="120"/>
        <w:jc w:val="left"/>
      </w:pPr>
      <w:bookmarkStart w:id="102" w:name="_Toc236339073"/>
      <w:r>
        <w:rPr>
          <w:b/>
          <w:bCs/>
          <w:color w:val="2F5496"/>
        </w:rPr>
        <w:t>שלב 0: האם בכלל אפשר לנקד?</w:t>
      </w:r>
      <w:bookmarkEnd w:id="102"/>
    </w:p>
    <w:p w14:paraId="7E8CABC6" w14:textId="1B80D02B" w:rsidR="00341D45" w:rsidRPr="0094504B" w:rsidRDefault="00032883" w:rsidP="00E90833">
      <w:pPr>
        <w:spacing w:after="160"/>
        <w:jc w:val="left"/>
        <w:rPr>
          <w:lang w:val="en-US"/>
          <w:rPrChange w:id="103" w:author="אורית קורמן נגרי" w:date="2026-08-16T12:22:00Z" w16du:dateUtc="2026-08-16T09:22:00Z">
            <w:rPr/>
          </w:rPrChange>
        </w:rPr>
      </w:pPr>
      <w:r>
        <w:t xml:space="preserve">לפני שמנקדים בעיה, בודקים שיש לה מספיק מידע לניקוד אמין. אם לא — היא לא "נכשלת", היא עוברת </w:t>
      </w:r>
      <w:r>
        <w:rPr>
          <w:b/>
          <w:bCs/>
        </w:rPr>
        <w:t>להעמקה</w:t>
      </w:r>
      <w:r>
        <w:t xml:space="preserve"> לפני ניקוד:</w:t>
      </w:r>
      <w:ins w:id="104" w:author="אורית קורמן נגרי" w:date="2026-08-16T12:21:00Z" w16du:dateUtc="2026-08-16T09:21:00Z">
        <w:r w:rsidR="0094504B">
          <w:rPr>
            <w:rFonts w:hint="cs"/>
          </w:rPr>
          <w:t xml:space="preserve"> (הסוכן הראשון שממפה בעיות נדרש לעשות זאת, סוכן חקר מעמיק יהיה במעבר בין שלבים</w:t>
        </w:r>
      </w:ins>
      <w:ins w:id="105" w:author="אורית קורמן נגרי" w:date="2026-08-16T12:22:00Z" w16du:dateUtc="2026-08-16T09:22:00Z">
        <w:r w:rsidR="0094504B">
          <w:rPr>
            <w:rFonts w:hint="cs"/>
          </w:rPr>
          <w:t xml:space="preserve">, כך </w:t>
        </w:r>
        <w:proofErr w:type="spellStart"/>
        <w:r w:rsidR="0094504B">
          <w:rPr>
            <w:rFonts w:hint="cs"/>
          </w:rPr>
          <w:t>שהפרומפט</w:t>
        </w:r>
        <w:proofErr w:type="spellEnd"/>
        <w:r w:rsidR="0094504B">
          <w:rPr>
            <w:rFonts w:hint="cs"/>
          </w:rPr>
          <w:t xml:space="preserve"> </w:t>
        </w:r>
        <w:proofErr w:type="spellStart"/>
        <w:r w:rsidR="0094504B">
          <w:rPr>
            <w:rFonts w:hint="cs"/>
          </w:rPr>
          <w:t>וההבנייה</w:t>
        </w:r>
        <w:proofErr w:type="spellEnd"/>
        <w:r w:rsidR="0094504B">
          <w:rPr>
            <w:rFonts w:hint="cs"/>
          </w:rPr>
          <w:t xml:space="preserve"> של הסוכן הראשון אמורים להביא </w:t>
        </w:r>
        <w:r w:rsidR="0094504B">
          <w:rPr>
            <w:rtl w:val="0"/>
            <w:lang w:val="en-US"/>
          </w:rPr>
          <w:t>HLD</w:t>
        </w:r>
        <w:r w:rsidR="0094504B">
          <w:rPr>
            <w:rFonts w:hint="cs"/>
            <w:lang w:val="en-US"/>
          </w:rPr>
          <w:t xml:space="preserve"> מספק על הבעיה בשביל לנקד אותה או להשלים מידע על בעיה שהוזנה מבחוץ)</w:t>
        </w:r>
      </w:ins>
    </w:p>
    <w:tbl>
      <w:tblPr>
        <w:bidiVisual/>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341D45" w14:paraId="7E8CABCA" w14:textId="77777777">
        <w:tc>
          <w:tcPr>
            <w:tcW w:w="9026" w:type="dxa"/>
            <w:tcBorders>
              <w:top w:val="single" w:sz="6" w:space="0" w:color="2F5496"/>
              <w:left w:val="single" w:sz="6" w:space="0" w:color="2F5496"/>
              <w:bottom w:val="single" w:sz="6" w:space="0" w:color="2F5496"/>
              <w:right w:val="single" w:sz="6" w:space="0" w:color="2F5496"/>
            </w:tcBorders>
            <w:shd w:val="clear" w:color="auto" w:fill="F7F7F7"/>
            <w:tcMar>
              <w:top w:w="160" w:type="dxa"/>
              <w:left w:w="220" w:type="dxa"/>
              <w:bottom w:w="160" w:type="dxa"/>
              <w:right w:w="220" w:type="dxa"/>
            </w:tcMar>
          </w:tcPr>
          <w:p w14:paraId="7E8CABC7" w14:textId="77777777" w:rsidR="00341D45" w:rsidRDefault="00032883" w:rsidP="00E90833">
            <w:pPr>
              <w:jc w:val="left"/>
            </w:pPr>
            <w:r>
              <w:rPr>
                <w:rFonts w:ascii="Consolas" w:eastAsia="Consolas" w:hAnsi="Consolas" w:cs="Consolas"/>
                <w:sz w:val="18"/>
                <w:szCs w:val="18"/>
              </w:rPr>
              <w:t xml:space="preserve">האם יש נתון כמותי לפחות לאחד </w:t>
            </w:r>
            <w:proofErr w:type="spellStart"/>
            <w:r>
              <w:rPr>
                <w:rFonts w:ascii="Consolas" w:eastAsia="Consolas" w:hAnsi="Consolas" w:cs="Consolas"/>
                <w:sz w:val="18"/>
                <w:szCs w:val="18"/>
              </w:rPr>
              <w:t>מקריטריוני</w:t>
            </w:r>
            <w:proofErr w:type="spellEnd"/>
            <w:r>
              <w:rPr>
                <w:rFonts w:ascii="Consolas" w:eastAsia="Consolas" w:hAnsi="Consolas" w:cs="Consolas"/>
                <w:sz w:val="18"/>
                <w:szCs w:val="18"/>
              </w:rPr>
              <w:t xml:space="preserve"> האימפקט?  ← לא → </w:t>
            </w:r>
            <w:proofErr w:type="spellStart"/>
            <w:r>
              <w:rPr>
                <w:rFonts w:ascii="Consolas" w:eastAsia="Consolas" w:hAnsi="Consolas" w:cs="Consolas"/>
                <w:sz w:val="18"/>
                <w:szCs w:val="18"/>
              </w:rPr>
              <w:t>לאייג׳נט</w:t>
            </w:r>
            <w:proofErr w:type="spellEnd"/>
            <w:r>
              <w:rPr>
                <w:rFonts w:ascii="Consolas" w:eastAsia="Consolas" w:hAnsi="Consolas" w:cs="Consolas"/>
                <w:sz w:val="18"/>
                <w:szCs w:val="18"/>
              </w:rPr>
              <w:t>: חקור נתונים (שלב 1 בתהליך הזיהוי)</w:t>
            </w:r>
          </w:p>
          <w:p w14:paraId="7E8CABC8" w14:textId="77777777" w:rsidR="00341D45" w:rsidRDefault="00032883" w:rsidP="00E90833">
            <w:pPr>
              <w:jc w:val="left"/>
            </w:pPr>
            <w:r>
              <w:rPr>
                <w:rFonts w:ascii="Consolas" w:eastAsia="Consolas" w:hAnsi="Consolas" w:cs="Consolas"/>
                <w:sz w:val="18"/>
                <w:szCs w:val="18"/>
              </w:rPr>
              <w:t xml:space="preserve">האם ברור אם הבעיה בדרגה 2-3 (שורש ישים) או עדיין בדרגה 0-1 (סימפטום)?  ← לא ברור → </w:t>
            </w:r>
            <w:proofErr w:type="spellStart"/>
            <w:r>
              <w:rPr>
                <w:rFonts w:ascii="Consolas" w:eastAsia="Consolas" w:hAnsi="Consolas" w:cs="Consolas"/>
                <w:sz w:val="18"/>
                <w:szCs w:val="18"/>
              </w:rPr>
              <w:t>Five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Whys</w:t>
            </w:r>
            <w:proofErr w:type="spellEnd"/>
            <w:r>
              <w:rPr>
                <w:rFonts w:ascii="Consolas" w:eastAsia="Consolas" w:hAnsi="Consolas" w:cs="Consolas"/>
                <w:sz w:val="18"/>
                <w:szCs w:val="18"/>
              </w:rPr>
              <w:t>/</w:t>
            </w:r>
            <w:proofErr w:type="spellStart"/>
            <w:r>
              <w:rPr>
                <w:rFonts w:ascii="Consolas" w:eastAsia="Consolas" w:hAnsi="Consolas" w:cs="Consolas"/>
                <w:sz w:val="18"/>
                <w:szCs w:val="18"/>
              </w:rPr>
              <w:t>Problem</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Tree</w:t>
            </w:r>
            <w:proofErr w:type="spellEnd"/>
            <w:r>
              <w:rPr>
                <w:rFonts w:ascii="Consolas" w:eastAsia="Consolas" w:hAnsi="Consolas" w:cs="Consolas"/>
                <w:sz w:val="18"/>
                <w:szCs w:val="18"/>
              </w:rPr>
              <w:t xml:space="preserve"> לפני ניקוד</w:t>
            </w:r>
          </w:p>
          <w:p w14:paraId="7E8CABC9" w14:textId="77777777" w:rsidR="00341D45" w:rsidRDefault="00032883" w:rsidP="00E90833">
            <w:pPr>
              <w:jc w:val="left"/>
            </w:pPr>
            <w:r>
              <w:rPr>
                <w:rFonts w:ascii="Consolas" w:eastAsia="Consolas" w:hAnsi="Consolas" w:cs="Consolas"/>
                <w:sz w:val="18"/>
                <w:szCs w:val="18"/>
              </w:rPr>
              <w:t>האם יש לפחות מקור אחד מאומת (לא רק תקשורתי)?  ← לא → תיוג "דורש תיקוף", ניקוד זמני בלבד</w:t>
            </w:r>
          </w:p>
        </w:tc>
      </w:tr>
    </w:tbl>
    <w:p w14:paraId="7E8CABCB" w14:textId="77777777" w:rsidR="00341D45" w:rsidRDefault="00032883" w:rsidP="00E90833">
      <w:pPr>
        <w:spacing w:after="160"/>
        <w:jc w:val="left"/>
      </w:pPr>
      <w:r>
        <w:t>בעיה שעוברת את שלב 0 מקבלת ניקוד מלא. בעיה שלא — מתויגת "ממתינה להעמקה" ולא מדורגת מול בעיות בשלות יותר (זה מונע מצב שבו בעיה "לא ידועה מספיק" מקבלת ציון נמוך רק כי אין עליה מידע, ולא כי היא פחות טובה).</w:t>
      </w:r>
    </w:p>
    <w:p w14:paraId="7E8CABCC" w14:textId="77777777" w:rsidR="00341D45" w:rsidRDefault="00032883" w:rsidP="00E90833">
      <w:pPr>
        <w:pStyle w:val="Heading3"/>
        <w:spacing w:before="260" w:after="120"/>
        <w:jc w:val="left"/>
      </w:pPr>
      <w:bookmarkStart w:id="106" w:name="_Toc236339074"/>
      <w:r>
        <w:rPr>
          <w:b/>
          <w:bCs/>
          <w:color w:val="2F5496"/>
        </w:rPr>
        <w:t>שלב 1: ניקוד לכל קריטריון (1–5)</w:t>
      </w:r>
      <w:bookmarkEnd w:id="106"/>
    </w:p>
    <w:p w14:paraId="7E8CABCD" w14:textId="731C8B5E" w:rsidR="00341D45" w:rsidRDefault="00032883" w:rsidP="00E90833">
      <w:pPr>
        <w:spacing w:after="160"/>
        <w:jc w:val="left"/>
      </w:pPr>
      <w:r>
        <w:lastRenderedPageBreak/>
        <w:t xml:space="preserve">לכל אחד מ-12 תתי-הקריטריונים </w:t>
      </w:r>
      <w:proofErr w:type="spellStart"/>
      <w:r>
        <w:t>ב</w:t>
      </w:r>
      <w:hyperlink w:anchor="b01_gates_criteria" w:history="1">
        <w:r>
          <w:rPr>
            <w:color w:val="1155CC"/>
            <w:u w:val="single"/>
          </w:rPr>
          <w:t>קריטריוני</w:t>
        </w:r>
        <w:proofErr w:type="spellEnd"/>
        <w:r>
          <w:rPr>
            <w:color w:val="1155CC"/>
            <w:u w:val="single"/>
          </w:rPr>
          <w:t xml:space="preserve"> התיעדוף</w:t>
        </w:r>
      </w:hyperlink>
      <w:r>
        <w:t xml:space="preserve"> ניתן ציון 1–5 (1=נמוך, 5=גבוה), עם עוגן מילולי כדי לצמצם סובייקטיביות:</w:t>
      </w:r>
    </w:p>
    <w:tbl>
      <w:tblPr>
        <w:bidiVisual/>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341D45" w14:paraId="7E8CABD0" w14:textId="77777777">
        <w:trPr>
          <w:tblHeader/>
        </w:trPr>
        <w:tc>
          <w:tcPr>
            <w:tcW w:w="2000" w:type="dxa"/>
            <w:shd w:val="clear" w:color="auto" w:fill="2F5496"/>
            <w:tcMar>
              <w:top w:w="80" w:type="dxa"/>
              <w:left w:w="120" w:type="dxa"/>
              <w:bottom w:w="80" w:type="dxa"/>
              <w:right w:w="120" w:type="dxa"/>
            </w:tcMar>
            <w:vAlign w:val="center"/>
          </w:tcPr>
          <w:p w14:paraId="7E8CABCE" w14:textId="77777777" w:rsidR="00341D45" w:rsidRDefault="00032883" w:rsidP="00E90833">
            <w:pPr>
              <w:jc w:val="left"/>
            </w:pPr>
            <w:r>
              <w:rPr>
                <w:b/>
                <w:bCs/>
                <w:color w:val="FFFFFF"/>
              </w:rPr>
              <w:t>ציון</w:t>
            </w:r>
          </w:p>
        </w:tc>
        <w:tc>
          <w:tcPr>
            <w:tcW w:w="7026" w:type="dxa"/>
            <w:shd w:val="clear" w:color="auto" w:fill="2F5496"/>
            <w:tcMar>
              <w:top w:w="80" w:type="dxa"/>
              <w:left w:w="120" w:type="dxa"/>
              <w:bottom w:w="80" w:type="dxa"/>
              <w:right w:w="120" w:type="dxa"/>
            </w:tcMar>
            <w:vAlign w:val="center"/>
          </w:tcPr>
          <w:p w14:paraId="7E8CABCF" w14:textId="77777777" w:rsidR="00341D45" w:rsidRDefault="00032883" w:rsidP="00E90833">
            <w:pPr>
              <w:jc w:val="left"/>
            </w:pPr>
            <w:r>
              <w:rPr>
                <w:b/>
                <w:bCs/>
                <w:color w:val="FFFFFF"/>
              </w:rPr>
              <w:t>עוגן כללי</w:t>
            </w:r>
          </w:p>
        </w:tc>
      </w:tr>
      <w:tr w:rsidR="00341D45" w14:paraId="7E8CABD3" w14:textId="77777777">
        <w:tc>
          <w:tcPr>
            <w:tcW w:w="2000" w:type="dxa"/>
            <w:shd w:val="clear" w:color="auto" w:fill="FFFFFF"/>
            <w:tcMar>
              <w:top w:w="80" w:type="dxa"/>
              <w:left w:w="120" w:type="dxa"/>
              <w:bottom w:w="80" w:type="dxa"/>
              <w:right w:w="120" w:type="dxa"/>
            </w:tcMar>
          </w:tcPr>
          <w:p w14:paraId="7E8CABD1" w14:textId="77777777" w:rsidR="00341D45" w:rsidRDefault="00032883" w:rsidP="00E90833">
            <w:pPr>
              <w:jc w:val="left"/>
            </w:pPr>
            <w:r>
              <w:t>1</w:t>
            </w:r>
          </w:p>
        </w:tc>
        <w:tc>
          <w:tcPr>
            <w:tcW w:w="7026" w:type="dxa"/>
            <w:shd w:val="clear" w:color="auto" w:fill="FFFFFF"/>
            <w:tcMar>
              <w:top w:w="80" w:type="dxa"/>
              <w:left w:w="120" w:type="dxa"/>
              <w:bottom w:w="80" w:type="dxa"/>
              <w:right w:w="120" w:type="dxa"/>
            </w:tcMar>
          </w:tcPr>
          <w:p w14:paraId="7E8CABD2" w14:textId="77777777" w:rsidR="00341D45" w:rsidRDefault="00032883" w:rsidP="00E90833">
            <w:pPr>
              <w:jc w:val="left"/>
            </w:pPr>
            <w:r>
              <w:t>אין ראיה / לא רלוונטי</w:t>
            </w:r>
          </w:p>
        </w:tc>
      </w:tr>
      <w:tr w:rsidR="00341D45" w14:paraId="7E8CABD6" w14:textId="77777777">
        <w:tc>
          <w:tcPr>
            <w:tcW w:w="2000" w:type="dxa"/>
            <w:shd w:val="clear" w:color="auto" w:fill="F5F7FA"/>
            <w:tcMar>
              <w:top w:w="80" w:type="dxa"/>
              <w:left w:w="120" w:type="dxa"/>
              <w:bottom w:w="80" w:type="dxa"/>
              <w:right w:w="120" w:type="dxa"/>
            </w:tcMar>
          </w:tcPr>
          <w:p w14:paraId="7E8CABD4" w14:textId="77777777" w:rsidR="00341D45" w:rsidRDefault="00032883" w:rsidP="00E90833">
            <w:pPr>
              <w:jc w:val="left"/>
            </w:pPr>
            <w:r>
              <w:t>2</w:t>
            </w:r>
          </w:p>
        </w:tc>
        <w:tc>
          <w:tcPr>
            <w:tcW w:w="7026" w:type="dxa"/>
            <w:shd w:val="clear" w:color="auto" w:fill="F5F7FA"/>
            <w:tcMar>
              <w:top w:w="80" w:type="dxa"/>
              <w:left w:w="120" w:type="dxa"/>
              <w:bottom w:w="80" w:type="dxa"/>
              <w:right w:w="120" w:type="dxa"/>
            </w:tcMar>
          </w:tcPr>
          <w:p w14:paraId="7E8CABD5" w14:textId="77777777" w:rsidR="00341D45" w:rsidRDefault="00032883" w:rsidP="00E90833">
            <w:pPr>
              <w:jc w:val="left"/>
            </w:pPr>
            <w:r>
              <w:t>ראיה חלשה / משנית</w:t>
            </w:r>
          </w:p>
        </w:tc>
      </w:tr>
      <w:tr w:rsidR="00341D45" w14:paraId="7E8CABD9" w14:textId="77777777">
        <w:tc>
          <w:tcPr>
            <w:tcW w:w="2000" w:type="dxa"/>
            <w:shd w:val="clear" w:color="auto" w:fill="FFFFFF"/>
            <w:tcMar>
              <w:top w:w="80" w:type="dxa"/>
              <w:left w:w="120" w:type="dxa"/>
              <w:bottom w:w="80" w:type="dxa"/>
              <w:right w:w="120" w:type="dxa"/>
            </w:tcMar>
          </w:tcPr>
          <w:p w14:paraId="7E8CABD7" w14:textId="77777777" w:rsidR="00341D45" w:rsidRDefault="00032883" w:rsidP="00E90833">
            <w:pPr>
              <w:jc w:val="left"/>
            </w:pPr>
            <w:r>
              <w:t>3</w:t>
            </w:r>
          </w:p>
        </w:tc>
        <w:tc>
          <w:tcPr>
            <w:tcW w:w="7026" w:type="dxa"/>
            <w:shd w:val="clear" w:color="auto" w:fill="FFFFFF"/>
            <w:tcMar>
              <w:top w:w="80" w:type="dxa"/>
              <w:left w:w="120" w:type="dxa"/>
              <w:bottom w:w="80" w:type="dxa"/>
              <w:right w:w="120" w:type="dxa"/>
            </w:tcMar>
          </w:tcPr>
          <w:p w14:paraId="7E8CABD8" w14:textId="77777777" w:rsidR="00341D45" w:rsidRDefault="00032883" w:rsidP="00E90833">
            <w:pPr>
              <w:jc w:val="left"/>
            </w:pPr>
            <w:r>
              <w:t>ראיה סבירה, לא חד-משמעית</w:t>
            </w:r>
          </w:p>
        </w:tc>
      </w:tr>
      <w:tr w:rsidR="00341D45" w14:paraId="7E8CABDC" w14:textId="77777777">
        <w:tc>
          <w:tcPr>
            <w:tcW w:w="2000" w:type="dxa"/>
            <w:shd w:val="clear" w:color="auto" w:fill="F5F7FA"/>
            <w:tcMar>
              <w:top w:w="80" w:type="dxa"/>
              <w:left w:w="120" w:type="dxa"/>
              <w:bottom w:w="80" w:type="dxa"/>
              <w:right w:w="120" w:type="dxa"/>
            </w:tcMar>
          </w:tcPr>
          <w:p w14:paraId="7E8CABDA" w14:textId="77777777" w:rsidR="00341D45" w:rsidRDefault="00032883" w:rsidP="00E90833">
            <w:pPr>
              <w:jc w:val="left"/>
            </w:pPr>
            <w:r>
              <w:t>4</w:t>
            </w:r>
          </w:p>
        </w:tc>
        <w:tc>
          <w:tcPr>
            <w:tcW w:w="7026" w:type="dxa"/>
            <w:shd w:val="clear" w:color="auto" w:fill="F5F7FA"/>
            <w:tcMar>
              <w:top w:w="80" w:type="dxa"/>
              <w:left w:w="120" w:type="dxa"/>
              <w:bottom w:w="80" w:type="dxa"/>
              <w:right w:w="120" w:type="dxa"/>
            </w:tcMar>
          </w:tcPr>
          <w:p w14:paraId="7E8CABDB" w14:textId="77777777" w:rsidR="00341D45" w:rsidRDefault="00032883" w:rsidP="00E90833">
            <w:pPr>
              <w:jc w:val="left"/>
            </w:pPr>
            <w:r>
              <w:t>ראיה טובה, כמעט חד-משמעית</w:t>
            </w:r>
          </w:p>
        </w:tc>
      </w:tr>
      <w:tr w:rsidR="00341D45" w14:paraId="7E8CABDF" w14:textId="77777777">
        <w:tc>
          <w:tcPr>
            <w:tcW w:w="2000" w:type="dxa"/>
            <w:shd w:val="clear" w:color="auto" w:fill="FFFFFF"/>
            <w:tcMar>
              <w:top w:w="80" w:type="dxa"/>
              <w:left w:w="120" w:type="dxa"/>
              <w:bottom w:w="80" w:type="dxa"/>
              <w:right w:w="120" w:type="dxa"/>
            </w:tcMar>
          </w:tcPr>
          <w:p w14:paraId="7E8CABDD" w14:textId="77777777" w:rsidR="00341D45" w:rsidRDefault="00032883" w:rsidP="00E90833">
            <w:pPr>
              <w:jc w:val="left"/>
            </w:pPr>
            <w:r>
              <w:t>5</w:t>
            </w:r>
          </w:p>
        </w:tc>
        <w:tc>
          <w:tcPr>
            <w:tcW w:w="7026" w:type="dxa"/>
            <w:shd w:val="clear" w:color="auto" w:fill="FFFFFF"/>
            <w:tcMar>
              <w:top w:w="80" w:type="dxa"/>
              <w:left w:w="120" w:type="dxa"/>
              <w:bottom w:w="80" w:type="dxa"/>
              <w:right w:w="120" w:type="dxa"/>
            </w:tcMar>
          </w:tcPr>
          <w:p w14:paraId="7E8CABDE" w14:textId="77777777" w:rsidR="00341D45" w:rsidRDefault="00032883" w:rsidP="00E90833">
            <w:pPr>
              <w:jc w:val="left"/>
            </w:pPr>
            <w:r>
              <w:t>ראיה חזקה וכמותית, חד-משמעית</w:t>
            </w:r>
          </w:p>
        </w:tc>
      </w:tr>
    </w:tbl>
    <w:p w14:paraId="7E8CABE0" w14:textId="77777777" w:rsidR="00341D45" w:rsidRDefault="00032883" w:rsidP="00E90833">
      <w:pPr>
        <w:pStyle w:val="Heading3"/>
        <w:spacing w:before="260" w:after="120"/>
        <w:jc w:val="left"/>
      </w:pPr>
      <w:bookmarkStart w:id="107" w:name="_Toc236339075"/>
      <w:r>
        <w:rPr>
          <w:b/>
          <w:bCs/>
          <w:color w:val="2F5496"/>
        </w:rPr>
        <w:t>שלב 2: ציון קטגוריה</w:t>
      </w:r>
      <w:bookmarkEnd w:id="107"/>
    </w:p>
    <w:p w14:paraId="7E8CABE1" w14:textId="77777777" w:rsidR="00341D45" w:rsidRDefault="00032883" w:rsidP="00E90833">
      <w:pPr>
        <w:spacing w:after="160"/>
        <w:jc w:val="left"/>
      </w:pPr>
      <w:r>
        <w:t xml:space="preserve">ציון כל קטגוריה = </w:t>
      </w:r>
      <w:r>
        <w:rPr>
          <w:b/>
          <w:bCs/>
        </w:rPr>
        <w:t>ממוצע</w:t>
      </w:r>
      <w:r>
        <w:t xml:space="preserve"> תתי-הקריטריונים שלה (לא סכום — כדי שקטגוריות עם מספר תתי-קריטריונים שונה יישארו בסקאלה 1–5 אחידה):</w:t>
      </w:r>
    </w:p>
    <w:tbl>
      <w:tblPr>
        <w:bidiVisual/>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341D45" w14:paraId="7E8CABE5" w14:textId="77777777">
        <w:tc>
          <w:tcPr>
            <w:tcW w:w="9026" w:type="dxa"/>
            <w:tcBorders>
              <w:top w:val="single" w:sz="6" w:space="0" w:color="2F5496"/>
              <w:left w:val="single" w:sz="6" w:space="0" w:color="2F5496"/>
              <w:bottom w:val="single" w:sz="6" w:space="0" w:color="2F5496"/>
              <w:right w:val="single" w:sz="6" w:space="0" w:color="2F5496"/>
            </w:tcBorders>
            <w:shd w:val="clear" w:color="auto" w:fill="F7F7F7"/>
            <w:tcMar>
              <w:top w:w="160" w:type="dxa"/>
              <w:left w:w="220" w:type="dxa"/>
              <w:bottom w:w="160" w:type="dxa"/>
              <w:right w:w="220" w:type="dxa"/>
            </w:tcMar>
          </w:tcPr>
          <w:p w14:paraId="7E8CABE2" w14:textId="77777777" w:rsidR="00341D45" w:rsidRDefault="00032883" w:rsidP="00E90833">
            <w:pPr>
              <w:jc w:val="left"/>
            </w:pPr>
            <w:proofErr w:type="spellStart"/>
            <w:r>
              <w:rPr>
                <w:rFonts w:ascii="Consolas" w:eastAsia="Consolas" w:hAnsi="Consolas" w:cs="Consolas"/>
                <w:sz w:val="18"/>
                <w:szCs w:val="18"/>
              </w:rPr>
              <w:t>ציון_אימפקט</w:t>
            </w:r>
            <w:proofErr w:type="spellEnd"/>
            <w:r>
              <w:rPr>
                <w:rFonts w:ascii="Consolas" w:eastAsia="Consolas" w:hAnsi="Consolas" w:cs="Consolas"/>
                <w:sz w:val="18"/>
                <w:szCs w:val="18"/>
              </w:rPr>
              <w:t xml:space="preserve">     = ממוצע(גודל אוכלוסייה, עומק/חומרה, קיום מדד תוצאה, </w:t>
            </w:r>
            <w:proofErr w:type="spellStart"/>
            <w:r>
              <w:rPr>
                <w:rFonts w:ascii="Consolas" w:eastAsia="Consolas" w:hAnsi="Consolas" w:cs="Consolas"/>
                <w:sz w:val="18"/>
                <w:szCs w:val="18"/>
              </w:rPr>
              <w:t>סקלביליות</w:t>
            </w:r>
            <w:proofErr w:type="spellEnd"/>
            <w:r>
              <w:rPr>
                <w:rFonts w:ascii="Consolas" w:eastAsia="Consolas" w:hAnsi="Consolas" w:cs="Consolas"/>
                <w:sz w:val="18"/>
                <w:szCs w:val="18"/>
              </w:rPr>
              <w:t>)</w:t>
            </w:r>
          </w:p>
          <w:p w14:paraId="7E8CABE3" w14:textId="77777777" w:rsidR="00341D45" w:rsidRDefault="00032883" w:rsidP="00E90833">
            <w:pPr>
              <w:jc w:val="left"/>
            </w:pPr>
            <w:proofErr w:type="spellStart"/>
            <w:r>
              <w:rPr>
                <w:rFonts w:ascii="Consolas" w:eastAsia="Consolas" w:hAnsi="Consolas" w:cs="Consolas"/>
                <w:sz w:val="18"/>
                <w:szCs w:val="18"/>
              </w:rPr>
              <w:t>ציון_אסטרטגי</w:t>
            </w:r>
            <w:proofErr w:type="spellEnd"/>
            <w:r>
              <w:rPr>
                <w:rFonts w:ascii="Consolas" w:eastAsia="Consolas" w:hAnsi="Consolas" w:cs="Consolas"/>
                <w:sz w:val="18"/>
                <w:szCs w:val="18"/>
              </w:rPr>
              <w:t xml:space="preserve">    = ממוצע(יתרון ישראלי, השפעה </w:t>
            </w:r>
            <w:proofErr w:type="spellStart"/>
            <w:r>
              <w:rPr>
                <w:rFonts w:ascii="Consolas" w:eastAsia="Consolas" w:hAnsi="Consolas" w:cs="Consolas"/>
                <w:sz w:val="18"/>
                <w:szCs w:val="18"/>
              </w:rPr>
              <w:t>מעצמתית</w:t>
            </w:r>
            <w:proofErr w:type="spellEnd"/>
            <w:r>
              <w:rPr>
                <w:rFonts w:ascii="Consolas" w:eastAsia="Consolas" w:hAnsi="Consolas" w:cs="Consolas"/>
                <w:sz w:val="18"/>
                <w:szCs w:val="18"/>
              </w:rPr>
              <w:t>, פוטנציאל ייצוא, תשתית לפרויקטים נוספים)</w:t>
            </w:r>
          </w:p>
          <w:p w14:paraId="7E8CABE4" w14:textId="77777777" w:rsidR="00341D45" w:rsidRDefault="00032883" w:rsidP="00E90833">
            <w:pPr>
              <w:jc w:val="left"/>
            </w:pPr>
            <w:proofErr w:type="spellStart"/>
            <w:r>
              <w:rPr>
                <w:rFonts w:ascii="Consolas" w:eastAsia="Consolas" w:hAnsi="Consolas" w:cs="Consolas"/>
                <w:sz w:val="18"/>
                <w:szCs w:val="18"/>
              </w:rPr>
              <w:t>ציון_ישימות</w:t>
            </w:r>
            <w:proofErr w:type="spellEnd"/>
            <w:r>
              <w:rPr>
                <w:rFonts w:ascii="Consolas" w:eastAsia="Consolas" w:hAnsi="Consolas" w:cs="Consolas"/>
                <w:sz w:val="18"/>
                <w:szCs w:val="18"/>
              </w:rPr>
              <w:t xml:space="preserve">     = ממוצע(היתכנות MVP, בשלות AI, זמינות דאטה, מורכבות רגולטורית — הפוך: מורכבות גבוהה = ציון נמוך)</w:t>
            </w:r>
          </w:p>
        </w:tc>
      </w:tr>
    </w:tbl>
    <w:p w14:paraId="7E8CABE6" w14:textId="77777777" w:rsidR="00341D45" w:rsidRDefault="00032883" w:rsidP="00E90833">
      <w:pPr>
        <w:pStyle w:val="Heading3"/>
        <w:spacing w:before="260" w:after="120"/>
        <w:jc w:val="left"/>
      </w:pPr>
      <w:bookmarkStart w:id="108" w:name="_Toc236339076"/>
      <w:r>
        <w:rPr>
          <w:b/>
          <w:bCs/>
          <w:color w:val="2F5496"/>
        </w:rPr>
        <w:t>שלב 3: ציון משוקלל סופי</w:t>
      </w:r>
      <w:bookmarkEnd w:id="108"/>
    </w:p>
    <w:tbl>
      <w:tblPr>
        <w:bidiVisual/>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341D45" w14:paraId="7E8CABE9" w14:textId="77777777">
        <w:tc>
          <w:tcPr>
            <w:tcW w:w="9026" w:type="dxa"/>
            <w:tcBorders>
              <w:top w:val="single" w:sz="6" w:space="0" w:color="2F5496"/>
              <w:left w:val="single" w:sz="6" w:space="0" w:color="2F5496"/>
              <w:bottom w:val="single" w:sz="6" w:space="0" w:color="2F5496"/>
              <w:right w:val="single" w:sz="6" w:space="0" w:color="2F5496"/>
            </w:tcBorders>
            <w:shd w:val="clear" w:color="auto" w:fill="F7F7F7"/>
            <w:tcMar>
              <w:top w:w="160" w:type="dxa"/>
              <w:left w:w="220" w:type="dxa"/>
              <w:bottom w:w="160" w:type="dxa"/>
              <w:right w:w="220" w:type="dxa"/>
            </w:tcMar>
          </w:tcPr>
          <w:p w14:paraId="7E8CABE7" w14:textId="77777777" w:rsidR="00341D45" w:rsidRDefault="00032883" w:rsidP="00E90833">
            <w:pPr>
              <w:jc w:val="left"/>
            </w:pPr>
            <w:proofErr w:type="spellStart"/>
            <w:r>
              <w:rPr>
                <w:rFonts w:ascii="Consolas" w:eastAsia="Consolas" w:hAnsi="Consolas" w:cs="Consolas"/>
                <w:sz w:val="18"/>
                <w:szCs w:val="18"/>
              </w:rPr>
              <w:t>ציון_סופי</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Wa</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ציון_אימפקט</w:t>
            </w:r>
            <w:proofErr w:type="spellEnd"/>
            <w:r>
              <w:rPr>
                <w:rFonts w:ascii="Consolas" w:eastAsia="Consolas" w:hAnsi="Consolas" w:cs="Consolas"/>
                <w:sz w:val="18"/>
                <w:szCs w:val="18"/>
              </w:rPr>
              <w:t>) + (</w:t>
            </w:r>
            <w:proofErr w:type="spellStart"/>
            <w:r>
              <w:rPr>
                <w:rFonts w:ascii="Consolas" w:eastAsia="Consolas" w:hAnsi="Consolas" w:cs="Consolas"/>
                <w:sz w:val="18"/>
                <w:szCs w:val="18"/>
              </w:rPr>
              <w:t>Wb</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ציון_אסטרטגי</w:t>
            </w:r>
            <w:proofErr w:type="spellEnd"/>
            <w:r>
              <w:rPr>
                <w:rFonts w:ascii="Consolas" w:eastAsia="Consolas" w:hAnsi="Consolas" w:cs="Consolas"/>
                <w:sz w:val="18"/>
                <w:szCs w:val="18"/>
              </w:rPr>
              <w:t>) + (</w:t>
            </w:r>
            <w:proofErr w:type="spellStart"/>
            <w:r>
              <w:rPr>
                <w:rFonts w:ascii="Consolas" w:eastAsia="Consolas" w:hAnsi="Consolas" w:cs="Consolas"/>
                <w:sz w:val="18"/>
                <w:szCs w:val="18"/>
              </w:rPr>
              <w:t>Wc</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ציון_ישימות</w:t>
            </w:r>
            <w:proofErr w:type="spellEnd"/>
            <w:r>
              <w:rPr>
                <w:rFonts w:ascii="Consolas" w:eastAsia="Consolas" w:hAnsi="Consolas" w:cs="Consolas"/>
                <w:sz w:val="18"/>
                <w:szCs w:val="18"/>
              </w:rPr>
              <w:t>)</w:t>
            </w:r>
          </w:p>
          <w:p w14:paraId="7E8CABE8" w14:textId="77777777" w:rsidR="00341D45" w:rsidRDefault="00032883" w:rsidP="00E90833">
            <w:pPr>
              <w:jc w:val="left"/>
            </w:pPr>
            <w:r>
              <w:rPr>
                <w:rFonts w:ascii="Consolas" w:eastAsia="Consolas" w:hAnsi="Consolas" w:cs="Consolas"/>
                <w:sz w:val="18"/>
                <w:szCs w:val="18"/>
              </w:rPr>
              <w:t xml:space="preserve">כאשר </w:t>
            </w:r>
            <w:proofErr w:type="spellStart"/>
            <w:r>
              <w:rPr>
                <w:rFonts w:ascii="Consolas" w:eastAsia="Consolas" w:hAnsi="Consolas" w:cs="Consolas"/>
                <w:sz w:val="18"/>
                <w:szCs w:val="18"/>
              </w:rPr>
              <w:t>Wa</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Wb</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Wc</w:t>
            </w:r>
            <w:proofErr w:type="spellEnd"/>
            <w:r>
              <w:rPr>
                <w:rFonts w:ascii="Consolas" w:eastAsia="Consolas" w:hAnsi="Consolas" w:cs="Consolas"/>
                <w:sz w:val="18"/>
                <w:szCs w:val="18"/>
              </w:rPr>
              <w:t xml:space="preserve"> = 1</w:t>
            </w:r>
          </w:p>
        </w:tc>
      </w:tr>
    </w:tbl>
    <w:p w14:paraId="7E8CABEA" w14:textId="2279CCA7" w:rsidR="00341D45" w:rsidRDefault="00032883" w:rsidP="00E90833">
      <w:pPr>
        <w:spacing w:after="160"/>
        <w:jc w:val="left"/>
      </w:pPr>
      <w:r>
        <w:rPr>
          <w:b/>
          <w:bCs/>
        </w:rPr>
        <w:t>משקלות ברירת מחדל מוצעים לדיון</w:t>
      </w:r>
      <w:r>
        <w:t xml:space="preserve"> (לאישור הנהלת המטה — ראו </w:t>
      </w:r>
      <w:hyperlink w:anchor="b01_funnel" w:history="1">
        <w:proofErr w:type="spellStart"/>
        <w:r>
          <w:rPr>
            <w:color w:val="1155CC"/>
            <w:u w:val="single"/>
          </w:rPr>
          <w:t>Management</w:t>
        </w:r>
        <w:proofErr w:type="spellEnd"/>
        <w:r>
          <w:rPr>
            <w:color w:val="1155CC"/>
            <w:u w:val="single"/>
          </w:rPr>
          <w:t xml:space="preserve"> </w:t>
        </w:r>
        <w:proofErr w:type="spellStart"/>
        <w:r>
          <w:rPr>
            <w:color w:val="1155CC"/>
            <w:u w:val="single"/>
          </w:rPr>
          <w:t>Layer</w:t>
        </w:r>
        <w:proofErr w:type="spellEnd"/>
      </w:hyperlink>
      <w:r>
        <w:t xml:space="preserve">): </w:t>
      </w:r>
      <w:proofErr w:type="spellStart"/>
      <w:r>
        <w:t>Wa</w:t>
      </w:r>
      <w:proofErr w:type="spellEnd"/>
      <w:r>
        <w:t xml:space="preserve">=0.4 (אימפקט קודם), </w:t>
      </w:r>
      <w:proofErr w:type="spellStart"/>
      <w:r>
        <w:t>Wb</w:t>
      </w:r>
      <w:proofErr w:type="spellEnd"/>
      <w:r>
        <w:t xml:space="preserve">=0.3, </w:t>
      </w:r>
      <w:proofErr w:type="spellStart"/>
      <w:r>
        <w:t>Wc</w:t>
      </w:r>
      <w:proofErr w:type="spellEnd"/>
      <w:r>
        <w:t>=0.3.</w:t>
      </w:r>
    </w:p>
    <w:p w14:paraId="7E8CABEB" w14:textId="0730E91C" w:rsidR="00341D45" w:rsidRDefault="00032883" w:rsidP="00E90833">
      <w:pPr>
        <w:spacing w:after="160"/>
        <w:jc w:val="left"/>
      </w:pPr>
      <w:r>
        <w:rPr>
          <w:b/>
          <w:bCs/>
        </w:rPr>
        <w:t>פרמטרי סיכון (פרטיות/רגולציה/ארגוני/פוליטי):</w:t>
      </w:r>
      <w:r>
        <w:t xml:space="preserve"> אינם נכנסים לנוסחה — נרשמים כתיוג נפרד "אתגרים לתכנון" בכרטיס הבעיה, בהתאם לעיקרון שמשקלם נמוך בתיעדוף עצמו.</w:t>
      </w:r>
      <w:ins w:id="109" w:author="אורית קורמן נגרי" w:date="2026-08-16T12:23:00Z" w16du:dateUtc="2026-08-16T09:23:00Z">
        <w:r w:rsidR="00D71069">
          <w:rPr>
            <w:rFonts w:hint="cs"/>
          </w:rPr>
          <w:t xml:space="preserve"> צריכי</w:t>
        </w:r>
      </w:ins>
      <w:ins w:id="110" w:author="אורית קורמן נגרי" w:date="2026-08-16T12:24:00Z" w16du:dateUtc="2026-08-16T09:24:00Z">
        <w:r w:rsidR="00D71069">
          <w:rPr>
            <w:rFonts w:hint="cs"/>
          </w:rPr>
          <w:t>ם להופיע במערכת לצד הציונים באופן מפורט המאפשר העמקה ולקיחתם בחשבון</w:t>
        </w:r>
      </w:ins>
    </w:p>
    <w:p w14:paraId="7E8CABEC" w14:textId="77777777" w:rsidR="00341D45" w:rsidRDefault="00032883" w:rsidP="00E90833">
      <w:pPr>
        <w:pStyle w:val="Heading3"/>
        <w:spacing w:before="260" w:after="120"/>
        <w:jc w:val="left"/>
      </w:pPr>
      <w:bookmarkStart w:id="111" w:name="_Toc236339077"/>
      <w:r>
        <w:rPr>
          <w:b/>
          <w:bCs/>
          <w:color w:val="2F5496"/>
        </w:rPr>
        <w:t>שלב 4: רצועות החלטה (</w:t>
      </w:r>
      <w:proofErr w:type="spellStart"/>
      <w:r>
        <w:rPr>
          <w:b/>
          <w:bCs/>
          <w:color w:val="2F5496"/>
        </w:rPr>
        <w:t>Bands</w:t>
      </w:r>
      <w:proofErr w:type="spellEnd"/>
      <w:r>
        <w:rPr>
          <w:b/>
          <w:bCs/>
          <w:color w:val="2F5496"/>
        </w:rPr>
        <w:t>)</w:t>
      </w:r>
      <w:bookmarkEnd w:id="111"/>
    </w:p>
    <w:tbl>
      <w:tblPr>
        <w:bidiVisual/>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000"/>
        <w:gridCol w:w="5426"/>
      </w:tblGrid>
      <w:tr w:rsidR="00341D45" w14:paraId="7E8CABF0" w14:textId="77777777">
        <w:trPr>
          <w:tblHeader/>
        </w:trPr>
        <w:tc>
          <w:tcPr>
            <w:tcW w:w="1600" w:type="dxa"/>
            <w:shd w:val="clear" w:color="auto" w:fill="2F5496"/>
            <w:tcMar>
              <w:top w:w="80" w:type="dxa"/>
              <w:left w:w="120" w:type="dxa"/>
              <w:bottom w:w="80" w:type="dxa"/>
              <w:right w:w="120" w:type="dxa"/>
            </w:tcMar>
            <w:vAlign w:val="center"/>
          </w:tcPr>
          <w:p w14:paraId="7E8CABED" w14:textId="77777777" w:rsidR="00341D45" w:rsidRDefault="00032883" w:rsidP="00E90833">
            <w:pPr>
              <w:jc w:val="left"/>
            </w:pPr>
            <w:r>
              <w:rPr>
                <w:b/>
                <w:bCs/>
                <w:color w:val="FFFFFF"/>
              </w:rPr>
              <w:t>ציון סופי</w:t>
            </w:r>
          </w:p>
        </w:tc>
        <w:tc>
          <w:tcPr>
            <w:tcW w:w="2000" w:type="dxa"/>
            <w:shd w:val="clear" w:color="auto" w:fill="2F5496"/>
            <w:tcMar>
              <w:top w:w="80" w:type="dxa"/>
              <w:left w:w="120" w:type="dxa"/>
              <w:bottom w:w="80" w:type="dxa"/>
              <w:right w:w="120" w:type="dxa"/>
            </w:tcMar>
            <w:vAlign w:val="center"/>
          </w:tcPr>
          <w:p w14:paraId="7E8CABEE" w14:textId="77777777" w:rsidR="00341D45" w:rsidRDefault="00032883" w:rsidP="00E90833">
            <w:pPr>
              <w:jc w:val="left"/>
            </w:pPr>
            <w:r>
              <w:rPr>
                <w:b/>
                <w:bCs/>
                <w:color w:val="FFFFFF"/>
              </w:rPr>
              <w:t>משמעות</w:t>
            </w:r>
          </w:p>
        </w:tc>
        <w:tc>
          <w:tcPr>
            <w:tcW w:w="5426" w:type="dxa"/>
            <w:shd w:val="clear" w:color="auto" w:fill="2F5496"/>
            <w:tcMar>
              <w:top w:w="80" w:type="dxa"/>
              <w:left w:w="120" w:type="dxa"/>
              <w:bottom w:w="80" w:type="dxa"/>
              <w:right w:w="120" w:type="dxa"/>
            </w:tcMar>
            <w:vAlign w:val="center"/>
          </w:tcPr>
          <w:p w14:paraId="7E8CABEF" w14:textId="77777777" w:rsidR="00341D45" w:rsidRDefault="00032883" w:rsidP="00E90833">
            <w:pPr>
              <w:jc w:val="left"/>
            </w:pPr>
            <w:r>
              <w:rPr>
                <w:b/>
                <w:bCs/>
                <w:color w:val="FFFFFF"/>
              </w:rPr>
              <w:t>פעולה</w:t>
            </w:r>
          </w:p>
        </w:tc>
      </w:tr>
      <w:tr w:rsidR="00341D45" w14:paraId="7E8CABF4" w14:textId="77777777">
        <w:tc>
          <w:tcPr>
            <w:tcW w:w="1600" w:type="dxa"/>
            <w:shd w:val="clear" w:color="auto" w:fill="FFFFFF"/>
            <w:tcMar>
              <w:top w:w="80" w:type="dxa"/>
              <w:left w:w="120" w:type="dxa"/>
              <w:bottom w:w="80" w:type="dxa"/>
              <w:right w:w="120" w:type="dxa"/>
            </w:tcMar>
          </w:tcPr>
          <w:p w14:paraId="7E8CABF1" w14:textId="77777777" w:rsidR="00341D45" w:rsidRDefault="00032883" w:rsidP="00E90833">
            <w:pPr>
              <w:jc w:val="left"/>
            </w:pPr>
            <w:r>
              <w:t>≥ 4.0</w:t>
            </w:r>
          </w:p>
        </w:tc>
        <w:tc>
          <w:tcPr>
            <w:tcW w:w="2000" w:type="dxa"/>
            <w:shd w:val="clear" w:color="auto" w:fill="FFFFFF"/>
            <w:tcMar>
              <w:top w:w="80" w:type="dxa"/>
              <w:left w:w="120" w:type="dxa"/>
              <w:bottom w:w="80" w:type="dxa"/>
              <w:right w:w="120" w:type="dxa"/>
            </w:tcMar>
          </w:tcPr>
          <w:p w14:paraId="7E8CABF2" w14:textId="77777777" w:rsidR="00341D45" w:rsidRDefault="00032883" w:rsidP="00E90833">
            <w:pPr>
              <w:jc w:val="left"/>
            </w:pPr>
            <w:r>
              <w:t>מועמדת חזקה</w:t>
            </w:r>
          </w:p>
        </w:tc>
        <w:tc>
          <w:tcPr>
            <w:tcW w:w="5426" w:type="dxa"/>
            <w:shd w:val="clear" w:color="auto" w:fill="FFFFFF"/>
            <w:tcMar>
              <w:top w:w="80" w:type="dxa"/>
              <w:left w:w="120" w:type="dxa"/>
              <w:bottom w:w="80" w:type="dxa"/>
              <w:right w:w="120" w:type="dxa"/>
            </w:tcMar>
          </w:tcPr>
          <w:p w14:paraId="7E8CABF3" w14:textId="77777777" w:rsidR="00341D45" w:rsidRDefault="00032883" w:rsidP="00E90833">
            <w:pPr>
              <w:jc w:val="left"/>
            </w:pPr>
            <w:r>
              <w:t>מעבר מיידי לחקר מעמיק, בכפוף לתמהיל הסיכון-תשואה</w:t>
            </w:r>
          </w:p>
        </w:tc>
      </w:tr>
      <w:tr w:rsidR="00341D45" w14:paraId="7E8CABF8" w14:textId="77777777">
        <w:tc>
          <w:tcPr>
            <w:tcW w:w="1600" w:type="dxa"/>
            <w:shd w:val="clear" w:color="auto" w:fill="F5F7FA"/>
            <w:tcMar>
              <w:top w:w="80" w:type="dxa"/>
              <w:left w:w="120" w:type="dxa"/>
              <w:bottom w:w="80" w:type="dxa"/>
              <w:right w:w="120" w:type="dxa"/>
            </w:tcMar>
          </w:tcPr>
          <w:p w14:paraId="7E8CABF5" w14:textId="77777777" w:rsidR="00341D45" w:rsidRDefault="00032883" w:rsidP="00E90833">
            <w:pPr>
              <w:jc w:val="left"/>
            </w:pPr>
            <w:r>
              <w:t>3.0–3.9</w:t>
            </w:r>
          </w:p>
        </w:tc>
        <w:tc>
          <w:tcPr>
            <w:tcW w:w="2000" w:type="dxa"/>
            <w:shd w:val="clear" w:color="auto" w:fill="F5F7FA"/>
            <w:tcMar>
              <w:top w:w="80" w:type="dxa"/>
              <w:left w:w="120" w:type="dxa"/>
              <w:bottom w:w="80" w:type="dxa"/>
              <w:right w:w="120" w:type="dxa"/>
            </w:tcMar>
          </w:tcPr>
          <w:p w14:paraId="7E8CABF6" w14:textId="77777777" w:rsidR="00341D45" w:rsidRDefault="00032883" w:rsidP="00E90833">
            <w:pPr>
              <w:jc w:val="left"/>
            </w:pPr>
            <w:r>
              <w:t>מועמדת בינונית</w:t>
            </w:r>
          </w:p>
        </w:tc>
        <w:tc>
          <w:tcPr>
            <w:tcW w:w="5426" w:type="dxa"/>
            <w:shd w:val="clear" w:color="auto" w:fill="F5F7FA"/>
            <w:tcMar>
              <w:top w:w="80" w:type="dxa"/>
              <w:left w:w="120" w:type="dxa"/>
              <w:bottom w:w="80" w:type="dxa"/>
              <w:right w:w="120" w:type="dxa"/>
            </w:tcMar>
          </w:tcPr>
          <w:p w14:paraId="7E8CABF7" w14:textId="77777777" w:rsidR="00341D45" w:rsidRDefault="00032883" w:rsidP="00E90833">
            <w:pPr>
              <w:jc w:val="left"/>
            </w:pPr>
            <w:r>
              <w:t>דורשת חיזוק ראיות/דאטה נוסף לפני החלטה; לא נפסלת</w:t>
            </w:r>
          </w:p>
        </w:tc>
      </w:tr>
      <w:tr w:rsidR="00341D45" w14:paraId="7E8CABFC" w14:textId="77777777">
        <w:tc>
          <w:tcPr>
            <w:tcW w:w="1600" w:type="dxa"/>
            <w:shd w:val="clear" w:color="auto" w:fill="FFFFFF"/>
            <w:tcMar>
              <w:top w:w="80" w:type="dxa"/>
              <w:left w:w="120" w:type="dxa"/>
              <w:bottom w:w="80" w:type="dxa"/>
              <w:right w:w="120" w:type="dxa"/>
            </w:tcMar>
          </w:tcPr>
          <w:p w14:paraId="7E8CABF9" w14:textId="77777777" w:rsidR="00341D45" w:rsidRDefault="00032883" w:rsidP="00E90833">
            <w:pPr>
              <w:jc w:val="left"/>
            </w:pPr>
            <w:r>
              <w:t>&lt; 3.0</w:t>
            </w:r>
          </w:p>
        </w:tc>
        <w:tc>
          <w:tcPr>
            <w:tcW w:w="2000" w:type="dxa"/>
            <w:shd w:val="clear" w:color="auto" w:fill="FFFFFF"/>
            <w:tcMar>
              <w:top w:w="80" w:type="dxa"/>
              <w:left w:w="120" w:type="dxa"/>
              <w:bottom w:w="80" w:type="dxa"/>
              <w:right w:w="120" w:type="dxa"/>
            </w:tcMar>
          </w:tcPr>
          <w:p w14:paraId="7E8CABFA" w14:textId="77777777" w:rsidR="00341D45" w:rsidRDefault="00032883" w:rsidP="00E90833">
            <w:pPr>
              <w:jc w:val="left"/>
            </w:pPr>
            <w:r>
              <w:t>לא בשלה כרגע</w:t>
            </w:r>
          </w:p>
        </w:tc>
        <w:tc>
          <w:tcPr>
            <w:tcW w:w="5426" w:type="dxa"/>
            <w:shd w:val="clear" w:color="auto" w:fill="FFFFFF"/>
            <w:tcMar>
              <w:top w:w="80" w:type="dxa"/>
              <w:left w:w="120" w:type="dxa"/>
              <w:bottom w:w="80" w:type="dxa"/>
              <w:right w:w="120" w:type="dxa"/>
            </w:tcMar>
          </w:tcPr>
          <w:p w14:paraId="7E8CABFB" w14:textId="46D60A9E" w:rsidR="00341D45" w:rsidRDefault="00032883" w:rsidP="00E90833">
            <w:pPr>
              <w:jc w:val="left"/>
            </w:pPr>
            <w:r>
              <w:t xml:space="preserve">חוזרת למאגר עם תיוג הסיבה (למשל "ממתינה לטכנולוגיה X") — לא נמחקת, ראו </w:t>
            </w:r>
            <w:hyperlink w:anchor="b01_funnel" w:history="1">
              <w:r>
                <w:rPr>
                  <w:color w:val="1155CC"/>
                  <w:u w:val="single"/>
                </w:rPr>
                <w:t>ניהול-משפך-ותיעדוף-דינמי</w:t>
              </w:r>
            </w:hyperlink>
          </w:p>
        </w:tc>
      </w:tr>
    </w:tbl>
    <w:p w14:paraId="7E8CABFD" w14:textId="77777777" w:rsidR="00341D45" w:rsidRDefault="00032883" w:rsidP="00E90833">
      <w:pPr>
        <w:spacing w:after="160"/>
        <w:jc w:val="left"/>
      </w:pPr>
      <w:proofErr w:type="spellStart"/>
      <w:r>
        <w:rPr>
          <w:b/>
          <w:bCs/>
        </w:rPr>
        <w:t>Override</w:t>
      </w:r>
      <w:proofErr w:type="spellEnd"/>
      <w:r>
        <w:rPr>
          <w:b/>
          <w:bCs/>
        </w:rPr>
        <w:t xml:space="preserve"> של ה-</w:t>
      </w:r>
      <w:proofErr w:type="spellStart"/>
      <w:r>
        <w:rPr>
          <w:b/>
          <w:bCs/>
        </w:rPr>
        <w:t>Management</w:t>
      </w:r>
      <w:proofErr w:type="spellEnd"/>
      <w:r>
        <w:rPr>
          <w:b/>
          <w:bCs/>
        </w:rPr>
        <w:t xml:space="preserve"> </w:t>
      </w:r>
      <w:proofErr w:type="spellStart"/>
      <w:r>
        <w:rPr>
          <w:b/>
          <w:bCs/>
        </w:rPr>
        <w:t>Layer</w:t>
      </w:r>
      <w:proofErr w:type="spellEnd"/>
      <w:r>
        <w:t xml:space="preserve"> תמיד גובר על הרצועות האלה — אך חייב תיעוד מפורש (ראו אותו קובץ).</w:t>
      </w:r>
    </w:p>
    <w:p w14:paraId="7E8CABFE" w14:textId="77777777" w:rsidR="00341D45" w:rsidRDefault="00032883" w:rsidP="00E90833">
      <w:pPr>
        <w:pStyle w:val="Heading3"/>
        <w:spacing w:before="260" w:after="120"/>
        <w:jc w:val="left"/>
      </w:pPr>
      <w:bookmarkStart w:id="112" w:name="_Toc236339078"/>
      <w:r>
        <w:rPr>
          <w:b/>
          <w:bCs/>
          <w:color w:val="2F5496"/>
        </w:rPr>
        <w:lastRenderedPageBreak/>
        <w:t>שלב 5: מתי חוזרים אחורה להעמיק</w:t>
      </w:r>
      <w:bookmarkEnd w:id="112"/>
    </w:p>
    <w:p w14:paraId="7E8CABFF" w14:textId="66DBCBA6" w:rsidR="00341D45" w:rsidRDefault="00032883" w:rsidP="00E90833">
      <w:pPr>
        <w:pStyle w:val="ListParagraph"/>
        <w:numPr>
          <w:ilvl w:val="0"/>
          <w:numId w:val="2"/>
        </w:numPr>
        <w:spacing w:after="80"/>
        <w:jc w:val="left"/>
      </w:pPr>
      <w:r>
        <w:t xml:space="preserve">אם </w:t>
      </w:r>
      <w:r>
        <w:rPr>
          <w:b/>
          <w:bCs/>
        </w:rPr>
        <w:t>פער בין הקטגוריות גדול</w:t>
      </w:r>
      <w:r>
        <w:t xml:space="preserve"> (למשל אימפקט=5 אבל ישימות=2) — יש להעמיק ספציפית בקטגוריה החלשה לפני החלטה, לא לממוצע ולהחליט.</w:t>
      </w:r>
      <w:ins w:id="113" w:author="אורית קורמן נגרי" w:date="2026-08-16T12:24:00Z" w16du:dateUtc="2026-08-16T09:24:00Z">
        <w:r w:rsidR="00324FBF">
          <w:rPr>
            <w:rFonts w:hint="cs"/>
          </w:rPr>
          <w:t xml:space="preserve"> כאן צריך להסביר את התהליך, כי זה לא בהכרח הסוכן ולא התייחסנו לזה כשציינו תהליך אין סופי כולל</w:t>
        </w:r>
      </w:ins>
      <w:ins w:id="114" w:author="אורית קורמן נגרי" w:date="2026-08-16T12:25:00Z" w16du:dateUtc="2026-08-16T09:25:00Z">
        <w:r w:rsidR="00324FBF">
          <w:rPr>
            <w:rFonts w:hint="cs"/>
          </w:rPr>
          <w:t xml:space="preserve"> של מי האחריות בצוות , בעיני הסיפור המשמעותי פה יהיה העשרה של מקורות המידע ביחס לבעיה </w:t>
        </w:r>
      </w:ins>
    </w:p>
    <w:p w14:paraId="7E8CAC00" w14:textId="77777777" w:rsidR="00341D45" w:rsidRDefault="00032883" w:rsidP="00E90833">
      <w:pPr>
        <w:pStyle w:val="ListParagraph"/>
        <w:numPr>
          <w:ilvl w:val="0"/>
          <w:numId w:val="2"/>
        </w:numPr>
        <w:spacing w:after="80"/>
        <w:jc w:val="left"/>
      </w:pPr>
      <w:r>
        <w:t xml:space="preserve">אם </w:t>
      </w:r>
      <w:r>
        <w:rPr>
          <w:b/>
          <w:bCs/>
        </w:rPr>
        <w:t>ציון ישימות נמוך בגלל "בשלות AI"</w:t>
      </w:r>
      <w:r>
        <w:t xml:space="preserve"> בלבד (לא דאטה/רגולציה) — מתייגים "ממתין לטכנולוגיה" ובודקים שוב ב-</w:t>
      </w:r>
      <w:proofErr w:type="spellStart"/>
      <w:r>
        <w:t>Funnel</w:t>
      </w:r>
      <w:proofErr w:type="spellEnd"/>
      <w:r>
        <w:t xml:space="preserve"> </w:t>
      </w:r>
      <w:proofErr w:type="spellStart"/>
      <w:r>
        <w:t>Review</w:t>
      </w:r>
      <w:proofErr w:type="spellEnd"/>
      <w:r>
        <w:t xml:space="preserve"> הבא (רבעוני).</w:t>
      </w:r>
    </w:p>
    <w:p w14:paraId="7E8CAC01" w14:textId="7B22CE5B" w:rsidR="00341D45" w:rsidRDefault="00032883" w:rsidP="00E90833">
      <w:pPr>
        <w:pStyle w:val="ListParagraph"/>
        <w:numPr>
          <w:ilvl w:val="0"/>
          <w:numId w:val="2"/>
        </w:numPr>
        <w:spacing w:after="80"/>
        <w:jc w:val="left"/>
      </w:pPr>
      <w:r>
        <w:t xml:space="preserve">אם </w:t>
      </w:r>
      <w:r>
        <w:rPr>
          <w:b/>
          <w:bCs/>
        </w:rPr>
        <w:t>ציון אסטרטגי גבוה אך אימפקט לא ברור</w:t>
      </w:r>
      <w:r>
        <w:t xml:space="preserve"> — זהו מקרה טיפוסי ל"ג׳וקר" (ראו </w:t>
      </w:r>
      <w:hyperlink w:anchor="b01_gates" w:history="1">
        <w:r>
          <w:rPr>
            <w:color w:val="1155CC"/>
            <w:u w:val="single"/>
          </w:rPr>
          <w:t>דרישות-סף</w:t>
        </w:r>
      </w:hyperlink>
      <w:r>
        <w:t>) ודורש דיון ניהולי מפורש, לא רק ציון.</w:t>
      </w:r>
    </w:p>
    <w:p w14:paraId="7E8CAC02" w14:textId="77777777" w:rsidR="00341D45" w:rsidRDefault="00032883" w:rsidP="00E90833">
      <w:pPr>
        <w:pStyle w:val="Heading3"/>
        <w:spacing w:before="260" w:after="120"/>
        <w:jc w:val="left"/>
      </w:pPr>
      <w:bookmarkStart w:id="115" w:name="_Toc236339079"/>
      <w:r>
        <w:rPr>
          <w:b/>
          <w:bCs/>
          <w:color w:val="2F5496"/>
        </w:rPr>
        <w:t>תיעוד נדרש לכל ניקוד</w:t>
      </w:r>
      <w:bookmarkEnd w:id="115"/>
    </w:p>
    <w:p w14:paraId="7E8CAC03" w14:textId="7B93632C" w:rsidR="00341D45" w:rsidRDefault="00032883" w:rsidP="00E90833">
      <w:pPr>
        <w:spacing w:after="160"/>
        <w:jc w:val="left"/>
      </w:pPr>
      <w:r>
        <w:t xml:space="preserve">לפי </w:t>
      </w:r>
      <w:hyperlink w:anchor="b01_funnel_protocol" w:history="1">
        <w:r>
          <w:rPr>
            <w:color w:val="1155CC"/>
            <w:u w:val="single"/>
          </w:rPr>
          <w:t>פרוטוקול השקיפות</w:t>
        </w:r>
      </w:hyperlink>
      <w:r>
        <w:t>: כל ציון קטגוריה מלווה בהנמקה של שורה אחת ("למה 4 ולא 5") — לא רק המספר. זה מה שהופך את האלגוריתם לבר-ביקורת ולא לקופסה שחורה.</w:t>
      </w:r>
    </w:p>
    <w:p w14:paraId="7E8CAC04" w14:textId="77777777" w:rsidR="00341D45" w:rsidRDefault="00032883" w:rsidP="00E90833">
      <w:pPr>
        <w:pStyle w:val="Heading2"/>
        <w:spacing w:before="320" w:after="160"/>
        <w:jc w:val="left"/>
      </w:pPr>
      <w:bookmarkStart w:id="116" w:name="b01_sources"/>
      <w:bookmarkStart w:id="117" w:name="_Toc236339080"/>
      <w:r>
        <w:rPr>
          <w:b/>
          <w:bCs/>
          <w:color w:val="2F5496"/>
          <w:sz w:val="28"/>
          <w:szCs w:val="28"/>
        </w:rPr>
        <w:t>מקורות מידע להזנת המפעל</w:t>
      </w:r>
      <w:bookmarkEnd w:id="116"/>
      <w:bookmarkEnd w:id="117"/>
    </w:p>
    <w:p w14:paraId="0C72C145" w14:textId="4B0A6D65" w:rsidR="003A0E56" w:rsidRDefault="003A0E56" w:rsidP="00E90833">
      <w:pPr>
        <w:spacing w:after="160"/>
        <w:jc w:val="left"/>
        <w:rPr>
          <w:ins w:id="118" w:author="אורית קורמן נגרי" w:date="2026-08-16T12:27:00Z" w16du:dateUtc="2026-08-16T09:27:00Z"/>
        </w:rPr>
      </w:pPr>
      <w:ins w:id="119" w:author="אורית קורמן נגרי" w:date="2026-08-16T12:27:00Z" w16du:dateUtc="2026-08-16T09:27:00Z">
        <w:r>
          <w:rPr>
            <w:rFonts w:hint="cs"/>
          </w:rPr>
          <w:t>כאן נדרשת התייחסות לתהליך תיקו</w:t>
        </w:r>
      </w:ins>
      <w:ins w:id="120" w:author="אורית קורמן נגרי" w:date="2026-08-16T13:42:00Z" w16du:dateUtc="2026-08-16T10:42:00Z">
        <w:r w:rsidR="003C2CE3">
          <w:rPr>
            <w:rFonts w:hint="cs"/>
          </w:rPr>
          <w:t>ף</w:t>
        </w:r>
      </w:ins>
      <w:ins w:id="121" w:author="אורית קורמן נגרי" w:date="2026-08-16T12:27:00Z" w16du:dateUtc="2026-08-16T09:27:00Z">
        <w:r>
          <w:rPr>
            <w:rFonts w:hint="cs"/>
          </w:rPr>
          <w:t xml:space="preserve"> מידע באופן כללי וסוגי מקורות המידע בהקשרי בעיות</w:t>
        </w:r>
      </w:ins>
    </w:p>
    <w:p w14:paraId="7B05E391" w14:textId="42C87CDA" w:rsidR="003A0E56" w:rsidRDefault="003A0E56" w:rsidP="00E90833">
      <w:pPr>
        <w:spacing w:after="160"/>
        <w:jc w:val="left"/>
        <w:rPr>
          <w:ins w:id="122" w:author="אורית קורמן נגרי" w:date="2026-08-16T12:26:00Z" w16du:dateUtc="2026-08-16T09:26:00Z"/>
        </w:rPr>
      </w:pPr>
      <w:ins w:id="123" w:author="אורית קורמן נגרי" w:date="2026-08-16T12:27:00Z" w16du:dateUtc="2026-08-16T09:27:00Z">
        <w:r>
          <w:rPr>
            <w:rFonts w:hint="cs"/>
          </w:rPr>
          <w:t>מידע מתוקף (כל המערכת נשענת עליו</w:t>
        </w:r>
      </w:ins>
      <w:ins w:id="124" w:author="אורית קורמן נגרי" w:date="2026-08-16T13:43:00Z" w16du:dateUtc="2026-08-16T10:43:00Z">
        <w:r w:rsidR="003C2CE3">
          <w:rPr>
            <w:rFonts w:hint="cs"/>
          </w:rPr>
          <w:t xml:space="preserve"> </w:t>
        </w:r>
        <w:r w:rsidR="003C2CE3">
          <w:rPr>
            <w:rtl w:val="0"/>
            <w:lang w:val="en-US"/>
          </w:rPr>
          <w:t>INGESTION</w:t>
        </w:r>
      </w:ins>
      <w:ins w:id="125" w:author="אורית קורמן נגרי" w:date="2026-08-16T12:27:00Z" w16du:dateUtc="2026-08-16T09:27:00Z">
        <w:r>
          <w:rPr>
            <w:rFonts w:hint="cs"/>
          </w:rPr>
          <w:t xml:space="preserve">), מידע משלים לבעיה </w:t>
        </w:r>
      </w:ins>
      <w:ins w:id="126" w:author="אורית קורמן נגרי" w:date="2026-08-16T13:43:00Z" w16du:dateUtc="2026-08-16T10:43:00Z">
        <w:r w:rsidR="003C2CE3">
          <w:rPr>
            <w:rFonts w:hint="cs"/>
          </w:rPr>
          <w:t>שמצורף נקודתית, מידע שנוצר במערכת ויכול להוות מידע רלוונטי לתהליך חקר של בעיות אחרות (</w:t>
        </w:r>
        <w:proofErr w:type="spellStart"/>
        <w:r w:rsidR="003C2CE3">
          <w:rPr>
            <w:rFonts w:hint="cs"/>
          </w:rPr>
          <w:t>מזוית</w:t>
        </w:r>
        <w:proofErr w:type="spellEnd"/>
        <w:r w:rsidR="003C2CE3">
          <w:rPr>
            <w:rFonts w:hint="cs"/>
          </w:rPr>
          <w:t xml:space="preserve"> פתרון, מודל עסקי וכו')</w:t>
        </w:r>
      </w:ins>
    </w:p>
    <w:p w14:paraId="7E8CAC05" w14:textId="30461A7C" w:rsidR="00341D45" w:rsidRDefault="00032883" w:rsidP="00E90833">
      <w:pPr>
        <w:spacing w:after="160"/>
        <w:jc w:val="left"/>
      </w:pPr>
      <w:r>
        <w:t xml:space="preserve">המקורות משרתים שתי פונקציות: </w:t>
      </w:r>
      <w:r>
        <w:rPr>
          <w:b/>
          <w:bCs/>
        </w:rPr>
        <w:t>יצירת זרקורים לבעיות חדשות</w:t>
      </w:r>
      <w:r>
        <w:t xml:space="preserve"> ו</w:t>
      </w:r>
      <w:r>
        <w:rPr>
          <w:b/>
          <w:bCs/>
        </w:rPr>
        <w:t>העשרת ותיקוף בעיות קיימות</w:t>
      </w:r>
      <w:r>
        <w:t>.</w:t>
      </w:r>
    </w:p>
    <w:p w14:paraId="7E8CAC06" w14:textId="77777777" w:rsidR="00341D45" w:rsidRDefault="00032883" w:rsidP="00E90833">
      <w:pPr>
        <w:pStyle w:val="Heading3"/>
        <w:spacing w:before="260" w:after="120"/>
        <w:jc w:val="left"/>
      </w:pPr>
      <w:bookmarkStart w:id="127" w:name="_Toc236339081"/>
      <w:r>
        <w:rPr>
          <w:b/>
          <w:bCs/>
          <w:color w:val="2F5496"/>
        </w:rPr>
        <w:t>מקורות ממסדיים</w:t>
      </w:r>
      <w:bookmarkEnd w:id="127"/>
    </w:p>
    <w:p w14:paraId="7E8CAC07" w14:textId="77777777" w:rsidR="00341D45" w:rsidRDefault="00032883" w:rsidP="00E90833">
      <w:pPr>
        <w:pStyle w:val="ListParagraph"/>
        <w:numPr>
          <w:ilvl w:val="0"/>
          <w:numId w:val="2"/>
        </w:numPr>
        <w:spacing w:after="80"/>
        <w:jc w:val="left"/>
      </w:pPr>
      <w:r>
        <w:t>דוחות מבקר המדינה ונציב תלונות הציבור</w:t>
      </w:r>
    </w:p>
    <w:p w14:paraId="7E8CAC08" w14:textId="77777777" w:rsidR="00341D45" w:rsidRDefault="00032883" w:rsidP="00E90833">
      <w:pPr>
        <w:pStyle w:val="ListParagraph"/>
        <w:numPr>
          <w:ilvl w:val="0"/>
          <w:numId w:val="2"/>
        </w:numPr>
        <w:spacing w:after="80"/>
        <w:jc w:val="left"/>
      </w:pPr>
      <w:r>
        <w:t>דוחות בנק ישראל ומשרד האוצר</w:t>
      </w:r>
    </w:p>
    <w:p w14:paraId="7E8CAC09" w14:textId="77777777" w:rsidR="00341D45" w:rsidRDefault="00032883" w:rsidP="00E90833">
      <w:pPr>
        <w:pStyle w:val="ListParagraph"/>
        <w:numPr>
          <w:ilvl w:val="0"/>
          <w:numId w:val="2"/>
        </w:numPr>
        <w:spacing w:after="80"/>
        <w:jc w:val="left"/>
      </w:pPr>
      <w:r>
        <w:t>OECD — נתוני ישראל והשוואות בינלאומיות</w:t>
      </w:r>
    </w:p>
    <w:p w14:paraId="7E8CAC0A" w14:textId="77777777" w:rsidR="00341D45" w:rsidRDefault="00032883" w:rsidP="00E90833">
      <w:pPr>
        <w:pStyle w:val="ListParagraph"/>
        <w:numPr>
          <w:ilvl w:val="0"/>
          <w:numId w:val="2"/>
        </w:numPr>
        <w:spacing w:after="80"/>
        <w:jc w:val="left"/>
      </w:pPr>
      <w:r>
        <w:t>הלשכה המרכזית לסטטיסטיקה (</w:t>
      </w:r>
      <w:proofErr w:type="spellStart"/>
      <w:r>
        <w:t>למ"ס</w:t>
      </w:r>
      <w:proofErr w:type="spellEnd"/>
      <w:r>
        <w:t>)</w:t>
      </w:r>
    </w:p>
    <w:p w14:paraId="7E8CAC0B" w14:textId="77777777" w:rsidR="00341D45" w:rsidRDefault="00032883" w:rsidP="00E90833">
      <w:pPr>
        <w:pStyle w:val="ListParagraph"/>
        <w:numPr>
          <w:ilvl w:val="0"/>
          <w:numId w:val="2"/>
        </w:numPr>
        <w:spacing w:after="80"/>
        <w:jc w:val="left"/>
      </w:pPr>
      <w:r>
        <w:t>תוכניות העבודה הממשלתיות ודוחות ביצוען</w:t>
      </w:r>
    </w:p>
    <w:p w14:paraId="7E8CAC0C" w14:textId="77777777" w:rsidR="00341D45" w:rsidRDefault="00032883" w:rsidP="00E90833">
      <w:pPr>
        <w:pStyle w:val="ListParagraph"/>
        <w:numPr>
          <w:ilvl w:val="0"/>
          <w:numId w:val="2"/>
        </w:numPr>
        <w:spacing w:after="80"/>
        <w:jc w:val="left"/>
      </w:pPr>
      <w:proofErr w:type="spellStart"/>
      <w:r>
        <w:t>מינהל</w:t>
      </w:r>
      <w:proofErr w:type="spellEnd"/>
      <w:r>
        <w:t xml:space="preserve"> הרכש הממשלתי ומכרזים</w:t>
      </w:r>
    </w:p>
    <w:p w14:paraId="7E8CAC0D" w14:textId="77777777" w:rsidR="00341D45" w:rsidRDefault="00032883" w:rsidP="00E90833">
      <w:pPr>
        <w:pStyle w:val="ListParagraph"/>
        <w:numPr>
          <w:ilvl w:val="0"/>
          <w:numId w:val="2"/>
        </w:numPr>
        <w:spacing w:after="80"/>
        <w:jc w:val="left"/>
      </w:pPr>
      <w:r>
        <w:t>מרכז המחקר של הכנסת ופרוטוקולי ועדות</w:t>
      </w:r>
    </w:p>
    <w:p w14:paraId="7E8CAC0E" w14:textId="77777777" w:rsidR="00341D45" w:rsidRDefault="00032883" w:rsidP="00E90833">
      <w:pPr>
        <w:pStyle w:val="ListParagraph"/>
        <w:numPr>
          <w:ilvl w:val="0"/>
          <w:numId w:val="2"/>
        </w:numPr>
        <w:spacing w:after="80"/>
        <w:jc w:val="left"/>
      </w:pPr>
      <w:r>
        <w:t>מדידת איכות השירות הממשלתי לציבור</w:t>
      </w:r>
    </w:p>
    <w:p w14:paraId="7E8CAC0F" w14:textId="77777777" w:rsidR="00341D45" w:rsidRDefault="00032883" w:rsidP="00E90833">
      <w:pPr>
        <w:pStyle w:val="ListParagraph"/>
        <w:numPr>
          <w:ilvl w:val="0"/>
          <w:numId w:val="2"/>
        </w:numPr>
        <w:spacing w:after="80"/>
        <w:jc w:val="left"/>
        <w:rPr>
          <w:ins w:id="128" w:author="אורית קורמן נגרי" w:date="2026-08-16T13:44:00Z" w16du:dateUtc="2026-08-16T10:44:00Z"/>
          <w:rtl w:val="0"/>
        </w:rPr>
      </w:pPr>
      <w:r>
        <w:t>מפתח התקציב (next.obudget.org)</w:t>
      </w:r>
    </w:p>
    <w:p w14:paraId="519217DF" w14:textId="4E4E8C46" w:rsidR="000A79E6" w:rsidRDefault="000A79E6" w:rsidP="00E90833">
      <w:pPr>
        <w:pStyle w:val="ListParagraph"/>
        <w:numPr>
          <w:ilvl w:val="0"/>
          <w:numId w:val="2"/>
        </w:numPr>
        <w:spacing w:after="80"/>
        <w:jc w:val="left"/>
      </w:pPr>
      <w:ins w:id="129" w:author="אורית קורמן נגרי" w:date="2026-08-16T13:44:00Z" w16du:dateUtc="2026-08-16T10:44:00Z">
        <w:r>
          <w:rPr>
            <w:rFonts w:hint="cs"/>
          </w:rPr>
          <w:t>מרכז המידע הממשלתי</w:t>
        </w:r>
      </w:ins>
      <w:ins w:id="130" w:author="אורית קורמן נגרי" w:date="2026-08-16T13:45:00Z" w16du:dateUtc="2026-08-16T10:45:00Z">
        <w:r>
          <w:rPr>
            <w:rFonts w:hint="cs"/>
          </w:rPr>
          <w:t xml:space="preserve"> </w:t>
        </w:r>
        <w:r>
          <w:t>–</w:t>
        </w:r>
        <w:r>
          <w:rPr>
            <w:rFonts w:hint="cs"/>
          </w:rPr>
          <w:t xml:space="preserve"> תקנות, חקיקה רגולציה </w:t>
        </w:r>
        <w:proofErr w:type="spellStart"/>
        <w:r>
          <w:rPr>
            <w:rFonts w:hint="cs"/>
          </w:rPr>
          <w:t>וכו</w:t>
        </w:r>
        <w:proofErr w:type="spellEnd"/>
        <w:r>
          <w:rPr>
            <w:rFonts w:hint="cs"/>
          </w:rPr>
          <w:t xml:space="preserve"> (נבו?)</w:t>
        </w:r>
      </w:ins>
    </w:p>
    <w:p w14:paraId="7E8CAC10" w14:textId="77777777" w:rsidR="00341D45" w:rsidRDefault="00032883" w:rsidP="00E90833">
      <w:pPr>
        <w:pStyle w:val="Heading3"/>
        <w:spacing w:before="260" w:after="120"/>
        <w:jc w:val="left"/>
      </w:pPr>
      <w:bookmarkStart w:id="131" w:name="_Toc236339082"/>
      <w:r>
        <w:rPr>
          <w:b/>
          <w:bCs/>
          <w:color w:val="2F5496"/>
        </w:rPr>
        <w:t>מקורות ידע ומחקר</w:t>
      </w:r>
      <w:bookmarkEnd w:id="131"/>
    </w:p>
    <w:p w14:paraId="7E8CAC11" w14:textId="77777777" w:rsidR="00341D45" w:rsidRDefault="00032883" w:rsidP="00E90833">
      <w:pPr>
        <w:spacing w:after="160"/>
        <w:jc w:val="left"/>
      </w:pPr>
      <w:r>
        <w:t xml:space="preserve">מכון </w:t>
      </w:r>
      <w:proofErr w:type="spellStart"/>
      <w:r>
        <w:t>מאיירס</w:t>
      </w:r>
      <w:proofErr w:type="spellEnd"/>
      <w:r>
        <w:t>-ג׳וינט-</w:t>
      </w:r>
      <w:proofErr w:type="spellStart"/>
      <w:r>
        <w:t>ברוקדייל</w:t>
      </w:r>
      <w:proofErr w:type="spellEnd"/>
      <w:r>
        <w:t xml:space="preserve"> · מכון </w:t>
      </w:r>
      <w:proofErr w:type="spellStart"/>
      <w:r>
        <w:t>טאוב</w:t>
      </w:r>
      <w:proofErr w:type="spellEnd"/>
      <w:r>
        <w:t xml:space="preserve"> · המכון הישראלי לדמוקרטיה · מוסד שמואל נאמן · אקדמיה ומוסדות מחקר · ג׳וינט-</w:t>
      </w:r>
      <w:proofErr w:type="spellStart"/>
      <w:r>
        <w:t>אלכא</w:t>
      </w:r>
      <w:proofErr w:type="spellEnd"/>
    </w:p>
    <w:p w14:paraId="7E8CAC12" w14:textId="77777777" w:rsidR="00341D45" w:rsidRDefault="00032883" w:rsidP="00E90833">
      <w:pPr>
        <w:pStyle w:val="Heading3"/>
        <w:spacing w:before="260" w:after="120"/>
        <w:jc w:val="left"/>
      </w:pPr>
      <w:bookmarkStart w:id="132" w:name="_Toc236339083"/>
      <w:r>
        <w:rPr>
          <w:b/>
          <w:bCs/>
          <w:color w:val="2F5496"/>
        </w:rPr>
        <w:t>מקורות יזומים ופנימיים</w:t>
      </w:r>
      <w:bookmarkEnd w:id="132"/>
    </w:p>
    <w:p w14:paraId="7E8CAC13" w14:textId="77777777" w:rsidR="00341D45" w:rsidRDefault="00032883" w:rsidP="00E90833">
      <w:pPr>
        <w:pStyle w:val="ListParagraph"/>
        <w:numPr>
          <w:ilvl w:val="0"/>
          <w:numId w:val="2"/>
        </w:numPr>
        <w:spacing w:after="80"/>
        <w:jc w:val="left"/>
      </w:pPr>
      <w:r>
        <w:t>רעיונות והצעות מעמותות וחברה אזרחית</w:t>
      </w:r>
    </w:p>
    <w:p w14:paraId="7E8CAC14" w14:textId="77777777" w:rsidR="00341D45" w:rsidRDefault="00032883" w:rsidP="00E90833">
      <w:pPr>
        <w:pStyle w:val="ListParagraph"/>
        <w:numPr>
          <w:ilvl w:val="0"/>
          <w:numId w:val="2"/>
        </w:numPr>
        <w:spacing w:after="80"/>
        <w:jc w:val="left"/>
      </w:pPr>
      <w:proofErr w:type="spellStart"/>
      <w:r>
        <w:t>Agent-assisted</w:t>
      </w:r>
      <w:proofErr w:type="spellEnd"/>
      <w:r>
        <w:t xml:space="preserve"> </w:t>
      </w:r>
      <w:proofErr w:type="spellStart"/>
      <w:r>
        <w:t>scanning</w:t>
      </w:r>
      <w:proofErr w:type="spellEnd"/>
      <w:r>
        <w:t xml:space="preserve"> — סוכני AI שסורקים דוחות ומדיניות</w:t>
      </w:r>
    </w:p>
    <w:p w14:paraId="7E8CAC15" w14:textId="77777777" w:rsidR="00341D45" w:rsidRDefault="00032883" w:rsidP="00E90833">
      <w:pPr>
        <w:pStyle w:val="ListParagraph"/>
        <w:numPr>
          <w:ilvl w:val="0"/>
          <w:numId w:val="2"/>
        </w:numPr>
        <w:spacing w:after="80"/>
        <w:jc w:val="left"/>
      </w:pPr>
      <w:r>
        <w:lastRenderedPageBreak/>
        <w:t>חיכוך יומיומי מהשטח של אנשי הצוות</w:t>
      </w:r>
    </w:p>
    <w:p w14:paraId="7E8CAC16" w14:textId="77777777" w:rsidR="00341D45" w:rsidRDefault="00032883" w:rsidP="00E90833">
      <w:pPr>
        <w:pStyle w:val="ListParagraph"/>
        <w:numPr>
          <w:ilvl w:val="0"/>
          <w:numId w:val="2"/>
        </w:numPr>
        <w:spacing w:after="80"/>
        <w:jc w:val="left"/>
      </w:pPr>
      <w:r>
        <w:t>קול קורא לבעיות (כשיוחלט להפעיל)</w:t>
      </w:r>
    </w:p>
    <w:p w14:paraId="7E8CAC17" w14:textId="77777777" w:rsidR="00341D45" w:rsidRDefault="00032883" w:rsidP="00E90833">
      <w:pPr>
        <w:pStyle w:val="ListParagraph"/>
        <w:numPr>
          <w:ilvl w:val="0"/>
          <w:numId w:val="2"/>
        </w:numPr>
        <w:spacing w:after="80"/>
        <w:jc w:val="left"/>
      </w:pPr>
      <w:r>
        <w:t>חידושים טכנולוגיים עולמיים וסריקת קו אופק</w:t>
      </w:r>
    </w:p>
    <w:p w14:paraId="7E8CAC18" w14:textId="77777777" w:rsidR="00341D45" w:rsidRDefault="00032883" w:rsidP="00E90833">
      <w:pPr>
        <w:pBdr>
          <w:right w:val="single" w:sz="18" w:space="8" w:color="2F5496"/>
        </w:pBdr>
        <w:shd w:val="clear" w:color="auto" w:fill="EEF2F7"/>
        <w:spacing w:before="120" w:after="200"/>
        <w:ind w:right="200"/>
        <w:jc w:val="left"/>
      </w:pPr>
      <w:r>
        <w:rPr>
          <w:b/>
          <w:bCs/>
        </w:rPr>
        <w:t>עיקרון תיוג מקור:</w:t>
      </w:r>
      <w:r>
        <w:t xml:space="preserve"> בעיה שעלתה מכמה מקורות עצמאיים מקבלת ניקוד גבוה יותר בתיעדוף. </w:t>
      </w:r>
      <w:r>
        <w:rPr>
          <w:b/>
          <w:bCs/>
        </w:rPr>
        <w:t>תדירות הופעה במקורות שונים = חוזק ראיה.</w:t>
      </w:r>
    </w:p>
    <w:p w14:paraId="7E8CAC19" w14:textId="3F5F5DDB" w:rsidR="00341D45" w:rsidRDefault="00032883" w:rsidP="00E90833">
      <w:pPr>
        <w:spacing w:after="160"/>
        <w:jc w:val="left"/>
      </w:pPr>
      <w:proofErr w:type="spellStart"/>
      <w:r>
        <w:rPr>
          <w:b/>
          <w:bCs/>
        </w:rPr>
        <w:t>Action</w:t>
      </w:r>
      <w:proofErr w:type="spellEnd"/>
      <w:r>
        <w:rPr>
          <w:b/>
          <w:bCs/>
        </w:rPr>
        <w:t xml:space="preserve"> </w:t>
      </w:r>
      <w:proofErr w:type="spellStart"/>
      <w:r>
        <w:rPr>
          <w:b/>
          <w:bCs/>
        </w:rPr>
        <w:t>Item</w:t>
      </w:r>
      <w:proofErr w:type="spellEnd"/>
      <w:r>
        <w:rPr>
          <w:b/>
          <w:bCs/>
        </w:rPr>
        <w:t xml:space="preserve"> לכל </w:t>
      </w:r>
      <w:del w:id="133" w:author="אורית קורמן נגרי" w:date="2026-08-16T13:45:00Z" w16du:dateUtc="2026-08-16T10:45:00Z">
        <w:r w:rsidDel="000A79E6">
          <w:rPr>
            <w:b/>
            <w:bCs/>
          </w:rPr>
          <w:delText>סמנכ"ל ורטיקל</w:delText>
        </w:r>
      </w:del>
      <w:ins w:id="134" w:author="אורית קורמן נגרי" w:date="2026-08-16T13:45:00Z" w16du:dateUtc="2026-08-16T10:45:00Z">
        <w:r w:rsidR="000A79E6">
          <w:rPr>
            <w:rFonts w:hint="cs"/>
            <w:b/>
            <w:bCs/>
          </w:rPr>
          <w:t>אתגר</w:t>
        </w:r>
      </w:ins>
      <w:r>
        <w:rPr>
          <w:b/>
          <w:bCs/>
        </w:rPr>
        <w:t>:</w:t>
      </w:r>
      <w:r>
        <w:t xml:space="preserve"> בנה רשימת מקורות ספציפיים לתחום </w:t>
      </w:r>
      <w:del w:id="135" w:author="אורית קורמן נגרי" w:date="2026-08-16T13:45:00Z" w16du:dateUtc="2026-08-16T10:45:00Z">
        <w:r w:rsidDel="000A79E6">
          <w:delText xml:space="preserve">האחריות </w:delText>
        </w:r>
      </w:del>
      <w:ins w:id="136" w:author="אורית קורמן נגרי" w:date="2026-08-16T13:45:00Z" w16du:dateUtc="2026-08-16T10:45:00Z">
        <w:r w:rsidR="000A79E6">
          <w:rPr>
            <w:rFonts w:hint="cs"/>
          </w:rPr>
          <w:t>האתגר</w:t>
        </w:r>
        <w:r w:rsidR="000A79E6">
          <w:t xml:space="preserve"> </w:t>
        </w:r>
      </w:ins>
      <w:r>
        <w:t>שלך — ממשלתיים, אקדמיים, שטחיים — ועדכן אותה שוטף.</w:t>
      </w:r>
    </w:p>
    <w:p w14:paraId="7E8CAC1A" w14:textId="6C54162E" w:rsidR="00341D45" w:rsidRDefault="00032883" w:rsidP="00E90833">
      <w:pPr>
        <w:spacing w:after="160"/>
        <w:jc w:val="left"/>
      </w:pPr>
      <w:r>
        <w:t xml:space="preserve">הרשימה המלאה (27 מקורות עם URL ומה לחפש בכל אחד): </w:t>
      </w:r>
      <w:hyperlink w:anchor="b08_sources" w:history="1">
        <w:r>
          <w:rPr>
            <w:color w:val="1155CC"/>
            <w:u w:val="single"/>
          </w:rPr>
          <w:t>נספח — רשימת מקורות מידע מורחבת</w:t>
        </w:r>
      </w:hyperlink>
      <w:r>
        <w:t xml:space="preserve">. </w:t>
      </w:r>
      <w:proofErr w:type="spellStart"/>
      <w:r>
        <w:t>הפרומפט</w:t>
      </w:r>
      <w:proofErr w:type="spellEnd"/>
      <w:r>
        <w:t xml:space="preserve"> שמריץ סוכן AI על המקורות הללו מובא בהמשך פרק זה, בתוך </w:t>
      </w:r>
      <w:hyperlink w:anchor="b01_process_prompt" w:history="1">
        <w:r>
          <w:rPr>
            <w:color w:val="1155CC"/>
            <w:u w:val="single"/>
          </w:rPr>
          <w:t>תהליך זיהוי, תיוג ותיעוד בעיה</w:t>
        </w:r>
      </w:hyperlink>
      <w:r>
        <w:t>.</w:t>
      </w:r>
    </w:p>
    <w:p w14:paraId="7E8CAC1B" w14:textId="77777777" w:rsidR="00341D45" w:rsidRDefault="00032883" w:rsidP="00E90833">
      <w:pPr>
        <w:pStyle w:val="Heading2"/>
        <w:spacing w:before="320" w:after="160"/>
        <w:jc w:val="left"/>
      </w:pPr>
      <w:bookmarkStart w:id="137" w:name="b01_process"/>
      <w:bookmarkStart w:id="138" w:name="_Toc236339084"/>
      <w:r>
        <w:rPr>
          <w:b/>
          <w:bCs/>
          <w:color w:val="2F5496"/>
          <w:sz w:val="28"/>
          <w:szCs w:val="28"/>
        </w:rPr>
        <w:t>תהליך זיהוי, תיוג ותיעוד בעיה</w:t>
      </w:r>
      <w:bookmarkEnd w:id="137"/>
      <w:bookmarkEnd w:id="138"/>
    </w:p>
    <w:p w14:paraId="7E8CAC1C" w14:textId="77777777" w:rsidR="00341D45" w:rsidRDefault="00032883" w:rsidP="00E90833">
      <w:pPr>
        <w:pStyle w:val="Heading3"/>
        <w:spacing w:before="260" w:after="120"/>
        <w:jc w:val="left"/>
      </w:pPr>
      <w:bookmarkStart w:id="139" w:name="b01_process_card"/>
      <w:bookmarkStart w:id="140" w:name="_Toc236339085"/>
      <w:r>
        <w:rPr>
          <w:b/>
          <w:bCs/>
          <w:color w:val="2F5496"/>
        </w:rPr>
        <w:t>כרטיס בעיה — השדות המובנים</w:t>
      </w:r>
      <w:bookmarkEnd w:id="139"/>
      <w:bookmarkEnd w:id="140"/>
    </w:p>
    <w:p w14:paraId="7E8CAC1D" w14:textId="77777777" w:rsidR="00341D45" w:rsidRDefault="00032883" w:rsidP="00E90833">
      <w:pPr>
        <w:spacing w:after="160"/>
        <w:jc w:val="left"/>
      </w:pPr>
      <w:r>
        <w:t xml:space="preserve">כל בעיה שנכנסת לרשימה מקבלת </w:t>
      </w:r>
      <w:r>
        <w:rPr>
          <w:b/>
          <w:bCs/>
        </w:rPr>
        <w:t>כרטיס בעיה</w:t>
      </w:r>
      <w:r>
        <w:t xml:space="preserve"> מובנה. התבנית המלאה למילוי מובאת בהמשך פרק זה.</w:t>
      </w:r>
    </w:p>
    <w:tbl>
      <w:tblPr>
        <w:bidiVisual/>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26"/>
      </w:tblGrid>
      <w:tr w:rsidR="00341D45" w14:paraId="7E8CAC20" w14:textId="77777777">
        <w:trPr>
          <w:tblHeader/>
        </w:trPr>
        <w:tc>
          <w:tcPr>
            <w:tcW w:w="2800" w:type="dxa"/>
            <w:shd w:val="clear" w:color="auto" w:fill="2F5496"/>
            <w:tcMar>
              <w:top w:w="80" w:type="dxa"/>
              <w:left w:w="120" w:type="dxa"/>
              <w:bottom w:w="80" w:type="dxa"/>
              <w:right w:w="120" w:type="dxa"/>
            </w:tcMar>
            <w:vAlign w:val="center"/>
          </w:tcPr>
          <w:p w14:paraId="7E8CAC1E" w14:textId="77777777" w:rsidR="00341D45" w:rsidRDefault="00032883" w:rsidP="00E90833">
            <w:pPr>
              <w:jc w:val="left"/>
            </w:pPr>
            <w:r>
              <w:rPr>
                <w:b/>
                <w:bCs/>
                <w:color w:val="FFFFFF"/>
              </w:rPr>
              <w:t>שדה</w:t>
            </w:r>
          </w:p>
        </w:tc>
        <w:tc>
          <w:tcPr>
            <w:tcW w:w="6226" w:type="dxa"/>
            <w:shd w:val="clear" w:color="auto" w:fill="2F5496"/>
            <w:tcMar>
              <w:top w:w="80" w:type="dxa"/>
              <w:left w:w="120" w:type="dxa"/>
              <w:bottom w:w="80" w:type="dxa"/>
              <w:right w:w="120" w:type="dxa"/>
            </w:tcMar>
            <w:vAlign w:val="center"/>
          </w:tcPr>
          <w:p w14:paraId="7E8CAC1F" w14:textId="77777777" w:rsidR="00341D45" w:rsidRDefault="00032883" w:rsidP="00E90833">
            <w:pPr>
              <w:jc w:val="left"/>
            </w:pPr>
            <w:r>
              <w:rPr>
                <w:b/>
                <w:bCs/>
                <w:color w:val="FFFFFF"/>
              </w:rPr>
              <w:t>תיאור</w:t>
            </w:r>
          </w:p>
        </w:tc>
      </w:tr>
      <w:tr w:rsidR="00341D45" w14:paraId="7E8CAC23" w14:textId="77777777">
        <w:tc>
          <w:tcPr>
            <w:tcW w:w="2800" w:type="dxa"/>
            <w:shd w:val="clear" w:color="auto" w:fill="FFFFFF"/>
            <w:tcMar>
              <w:top w:w="80" w:type="dxa"/>
              <w:left w:w="120" w:type="dxa"/>
              <w:bottom w:w="80" w:type="dxa"/>
              <w:right w:w="120" w:type="dxa"/>
            </w:tcMar>
          </w:tcPr>
          <w:p w14:paraId="7E8CAC21" w14:textId="77777777" w:rsidR="00341D45" w:rsidRDefault="00032883" w:rsidP="00E90833">
            <w:pPr>
              <w:jc w:val="left"/>
            </w:pPr>
            <w:r>
              <w:t>שם הבעיה</w:t>
            </w:r>
          </w:p>
        </w:tc>
        <w:tc>
          <w:tcPr>
            <w:tcW w:w="6226" w:type="dxa"/>
            <w:shd w:val="clear" w:color="auto" w:fill="FFFFFF"/>
            <w:tcMar>
              <w:top w:w="80" w:type="dxa"/>
              <w:left w:w="120" w:type="dxa"/>
              <w:bottom w:w="80" w:type="dxa"/>
              <w:right w:w="120" w:type="dxa"/>
            </w:tcMar>
          </w:tcPr>
          <w:p w14:paraId="7E8CAC22" w14:textId="77777777" w:rsidR="00341D45" w:rsidRDefault="00032883" w:rsidP="00E90833">
            <w:pPr>
              <w:jc w:val="left"/>
            </w:pPr>
            <w:r>
              <w:t>קצר וברור</w:t>
            </w:r>
          </w:p>
        </w:tc>
      </w:tr>
      <w:tr w:rsidR="00341D45" w14:paraId="7E8CAC26" w14:textId="77777777">
        <w:tc>
          <w:tcPr>
            <w:tcW w:w="2800" w:type="dxa"/>
            <w:shd w:val="clear" w:color="auto" w:fill="F5F7FA"/>
            <w:tcMar>
              <w:top w:w="80" w:type="dxa"/>
              <w:left w:w="120" w:type="dxa"/>
              <w:bottom w:w="80" w:type="dxa"/>
              <w:right w:w="120" w:type="dxa"/>
            </w:tcMar>
          </w:tcPr>
          <w:p w14:paraId="7E8CAC24" w14:textId="77777777" w:rsidR="00341D45" w:rsidRDefault="00032883" w:rsidP="00E90833">
            <w:pPr>
              <w:jc w:val="left"/>
            </w:pPr>
            <w:r>
              <w:t>ניסוח בעיית חיים</w:t>
            </w:r>
          </w:p>
        </w:tc>
        <w:tc>
          <w:tcPr>
            <w:tcW w:w="6226" w:type="dxa"/>
            <w:shd w:val="clear" w:color="auto" w:fill="F5F7FA"/>
            <w:tcMar>
              <w:top w:w="80" w:type="dxa"/>
              <w:left w:w="120" w:type="dxa"/>
              <w:bottom w:w="80" w:type="dxa"/>
              <w:right w:w="120" w:type="dxa"/>
            </w:tcMar>
          </w:tcPr>
          <w:p w14:paraId="7E8CAC25" w14:textId="77777777" w:rsidR="00341D45" w:rsidRDefault="00032883" w:rsidP="00E90833">
            <w:pPr>
              <w:jc w:val="left"/>
            </w:pPr>
            <w:r>
              <w:t>משפט אחד: מי סובל, ממה, ומה ההשלכה</w:t>
            </w:r>
          </w:p>
        </w:tc>
      </w:tr>
      <w:tr w:rsidR="00341D45" w14:paraId="7E8CAC29" w14:textId="77777777">
        <w:tc>
          <w:tcPr>
            <w:tcW w:w="2800" w:type="dxa"/>
            <w:shd w:val="clear" w:color="auto" w:fill="FFFFFF"/>
            <w:tcMar>
              <w:top w:w="80" w:type="dxa"/>
              <w:left w:w="120" w:type="dxa"/>
              <w:bottom w:w="80" w:type="dxa"/>
              <w:right w:w="120" w:type="dxa"/>
            </w:tcMar>
          </w:tcPr>
          <w:p w14:paraId="7E8CAC27" w14:textId="77777777" w:rsidR="00341D45" w:rsidRDefault="00032883" w:rsidP="00E90833">
            <w:pPr>
              <w:jc w:val="left"/>
            </w:pPr>
            <w:r>
              <w:t>אזור אתגר לאומי</w:t>
            </w:r>
          </w:p>
        </w:tc>
        <w:tc>
          <w:tcPr>
            <w:tcW w:w="6226" w:type="dxa"/>
            <w:shd w:val="clear" w:color="auto" w:fill="FFFFFF"/>
            <w:tcMar>
              <w:top w:w="80" w:type="dxa"/>
              <w:left w:w="120" w:type="dxa"/>
              <w:bottom w:w="80" w:type="dxa"/>
              <w:right w:w="120" w:type="dxa"/>
            </w:tcMar>
          </w:tcPr>
          <w:p w14:paraId="7E8CAC28" w14:textId="77777777" w:rsidR="00341D45" w:rsidRDefault="00032883" w:rsidP="00E90833">
            <w:pPr>
              <w:jc w:val="left"/>
            </w:pPr>
            <w:r>
              <w:t>אחד מ-9 התחומים (ואזור משני אם רלוונטי)</w:t>
            </w:r>
          </w:p>
        </w:tc>
      </w:tr>
      <w:tr w:rsidR="00341D45" w14:paraId="7E8CAC2C" w14:textId="77777777">
        <w:tc>
          <w:tcPr>
            <w:tcW w:w="2800" w:type="dxa"/>
            <w:shd w:val="clear" w:color="auto" w:fill="F5F7FA"/>
            <w:tcMar>
              <w:top w:w="80" w:type="dxa"/>
              <w:left w:w="120" w:type="dxa"/>
              <w:bottom w:w="80" w:type="dxa"/>
              <w:right w:w="120" w:type="dxa"/>
            </w:tcMar>
          </w:tcPr>
          <w:p w14:paraId="7E8CAC2A" w14:textId="77777777" w:rsidR="00341D45" w:rsidRDefault="00032883" w:rsidP="00E90833">
            <w:pPr>
              <w:jc w:val="left"/>
            </w:pPr>
            <w:r>
              <w:t>אוכלוסייה שנפגעת</w:t>
            </w:r>
          </w:p>
        </w:tc>
        <w:tc>
          <w:tcPr>
            <w:tcW w:w="6226" w:type="dxa"/>
            <w:shd w:val="clear" w:color="auto" w:fill="F5F7FA"/>
            <w:tcMar>
              <w:top w:w="80" w:type="dxa"/>
              <w:left w:w="120" w:type="dxa"/>
              <w:bottom w:w="80" w:type="dxa"/>
              <w:right w:w="120" w:type="dxa"/>
            </w:tcMar>
          </w:tcPr>
          <w:p w14:paraId="7E8CAC2B" w14:textId="77777777" w:rsidR="00341D45" w:rsidRDefault="00032883" w:rsidP="00E90833">
            <w:pPr>
              <w:jc w:val="left"/>
            </w:pPr>
            <w:r>
              <w:t>ספציפית ככל האפשר</w:t>
            </w:r>
          </w:p>
        </w:tc>
      </w:tr>
      <w:tr w:rsidR="00341D45" w14:paraId="7E8CAC2F" w14:textId="77777777">
        <w:tc>
          <w:tcPr>
            <w:tcW w:w="2800" w:type="dxa"/>
            <w:shd w:val="clear" w:color="auto" w:fill="FFFFFF"/>
            <w:tcMar>
              <w:top w:w="80" w:type="dxa"/>
              <w:left w:w="120" w:type="dxa"/>
              <w:bottom w:w="80" w:type="dxa"/>
              <w:right w:w="120" w:type="dxa"/>
            </w:tcMar>
          </w:tcPr>
          <w:p w14:paraId="7E8CAC2D" w14:textId="77777777" w:rsidR="00341D45" w:rsidRDefault="00032883" w:rsidP="00E90833">
            <w:pPr>
              <w:jc w:val="left"/>
            </w:pPr>
            <w:r>
              <w:t>גוף ממשלתי/ציבורי רלוונטי</w:t>
            </w:r>
          </w:p>
        </w:tc>
        <w:tc>
          <w:tcPr>
            <w:tcW w:w="6226" w:type="dxa"/>
            <w:shd w:val="clear" w:color="auto" w:fill="FFFFFF"/>
            <w:tcMar>
              <w:top w:w="80" w:type="dxa"/>
              <w:left w:w="120" w:type="dxa"/>
              <w:bottom w:w="80" w:type="dxa"/>
              <w:right w:w="120" w:type="dxa"/>
            </w:tcMar>
          </w:tcPr>
          <w:p w14:paraId="7E8CAC2E" w14:textId="77777777" w:rsidR="00341D45" w:rsidRDefault="00032883" w:rsidP="00E90833">
            <w:pPr>
              <w:jc w:val="left"/>
            </w:pPr>
            <w:r>
              <w:t>מי יכול להיות "בעל הבית"</w:t>
            </w:r>
          </w:p>
        </w:tc>
      </w:tr>
      <w:tr w:rsidR="00341D45" w14:paraId="7E8CAC32" w14:textId="77777777">
        <w:tc>
          <w:tcPr>
            <w:tcW w:w="2800" w:type="dxa"/>
            <w:shd w:val="clear" w:color="auto" w:fill="F5F7FA"/>
            <w:tcMar>
              <w:top w:w="80" w:type="dxa"/>
              <w:left w:w="120" w:type="dxa"/>
              <w:bottom w:w="80" w:type="dxa"/>
              <w:right w:w="120" w:type="dxa"/>
            </w:tcMar>
          </w:tcPr>
          <w:p w14:paraId="7E8CAC30" w14:textId="77777777" w:rsidR="00341D45" w:rsidRDefault="00032883" w:rsidP="00E90833">
            <w:pPr>
              <w:jc w:val="left"/>
            </w:pPr>
            <w:r>
              <w:t>מקור הבעיה</w:t>
            </w:r>
          </w:p>
        </w:tc>
        <w:tc>
          <w:tcPr>
            <w:tcW w:w="6226" w:type="dxa"/>
            <w:shd w:val="clear" w:color="auto" w:fill="F5F7FA"/>
            <w:tcMar>
              <w:top w:w="80" w:type="dxa"/>
              <w:left w:w="120" w:type="dxa"/>
              <w:bottom w:w="80" w:type="dxa"/>
              <w:right w:w="120" w:type="dxa"/>
            </w:tcMar>
          </w:tcPr>
          <w:p w14:paraId="7E8CAC31" w14:textId="77777777" w:rsidR="00341D45" w:rsidRDefault="00032883" w:rsidP="00E90833">
            <w:pPr>
              <w:jc w:val="left"/>
            </w:pPr>
            <w:r>
              <w:t>קישור ישיר</w:t>
            </w:r>
          </w:p>
        </w:tc>
      </w:tr>
      <w:tr w:rsidR="00341D45" w14:paraId="7E8CAC35" w14:textId="77777777">
        <w:tc>
          <w:tcPr>
            <w:tcW w:w="2800" w:type="dxa"/>
            <w:shd w:val="clear" w:color="auto" w:fill="FFFFFF"/>
            <w:tcMar>
              <w:top w:w="80" w:type="dxa"/>
              <w:left w:w="120" w:type="dxa"/>
              <w:bottom w:w="80" w:type="dxa"/>
              <w:right w:w="120" w:type="dxa"/>
            </w:tcMar>
          </w:tcPr>
          <w:p w14:paraId="7E8CAC33" w14:textId="77777777" w:rsidR="00341D45" w:rsidRDefault="00032883" w:rsidP="00E90833">
            <w:pPr>
              <w:jc w:val="left"/>
            </w:pPr>
            <w:r>
              <w:t>ראיות ממקורות</w:t>
            </w:r>
          </w:p>
        </w:tc>
        <w:tc>
          <w:tcPr>
            <w:tcW w:w="6226" w:type="dxa"/>
            <w:shd w:val="clear" w:color="auto" w:fill="FFFFFF"/>
            <w:tcMar>
              <w:top w:w="80" w:type="dxa"/>
              <w:left w:w="120" w:type="dxa"/>
              <w:bottom w:w="80" w:type="dxa"/>
              <w:right w:w="120" w:type="dxa"/>
            </w:tcMar>
          </w:tcPr>
          <w:p w14:paraId="7E8CAC34" w14:textId="77777777" w:rsidR="00341D45" w:rsidRDefault="00032883" w:rsidP="00E90833">
            <w:pPr>
              <w:jc w:val="left"/>
            </w:pPr>
            <w:r>
              <w:t>ציטוטים, נתונים, ממצאים מרכזיים</w:t>
            </w:r>
          </w:p>
        </w:tc>
      </w:tr>
      <w:tr w:rsidR="00341D45" w14:paraId="7E8CAC38" w14:textId="77777777">
        <w:tc>
          <w:tcPr>
            <w:tcW w:w="2800" w:type="dxa"/>
            <w:shd w:val="clear" w:color="auto" w:fill="F5F7FA"/>
            <w:tcMar>
              <w:top w:w="80" w:type="dxa"/>
              <w:left w:w="120" w:type="dxa"/>
              <w:bottom w:w="80" w:type="dxa"/>
              <w:right w:w="120" w:type="dxa"/>
            </w:tcMar>
          </w:tcPr>
          <w:p w14:paraId="7E8CAC36" w14:textId="77777777" w:rsidR="00341D45" w:rsidRDefault="00032883" w:rsidP="00E90833">
            <w:pPr>
              <w:jc w:val="left"/>
            </w:pPr>
            <w:r>
              <w:t>מדד תוצאה אפשרי</w:t>
            </w:r>
          </w:p>
        </w:tc>
        <w:tc>
          <w:tcPr>
            <w:tcW w:w="6226" w:type="dxa"/>
            <w:shd w:val="clear" w:color="auto" w:fill="F5F7FA"/>
            <w:tcMar>
              <w:top w:w="80" w:type="dxa"/>
              <w:left w:w="120" w:type="dxa"/>
              <w:bottom w:w="80" w:type="dxa"/>
              <w:right w:w="120" w:type="dxa"/>
            </w:tcMar>
          </w:tcPr>
          <w:p w14:paraId="7E8CAC37" w14:textId="77777777" w:rsidR="00341D45" w:rsidRDefault="00032883" w:rsidP="00E90833">
            <w:pPr>
              <w:jc w:val="left"/>
            </w:pPr>
            <w:r>
              <w:t>מה ישתפר, בכמה, לאיזו אוכלוסייה</w:t>
            </w:r>
          </w:p>
        </w:tc>
      </w:tr>
      <w:tr w:rsidR="00341D45" w14:paraId="7E8CAC3B" w14:textId="77777777">
        <w:tc>
          <w:tcPr>
            <w:tcW w:w="2800" w:type="dxa"/>
            <w:shd w:val="clear" w:color="auto" w:fill="FFFFFF"/>
            <w:tcMar>
              <w:top w:w="80" w:type="dxa"/>
              <w:left w:w="120" w:type="dxa"/>
              <w:bottom w:w="80" w:type="dxa"/>
              <w:right w:w="120" w:type="dxa"/>
            </w:tcMar>
          </w:tcPr>
          <w:p w14:paraId="7E8CAC39" w14:textId="77777777" w:rsidR="00341D45" w:rsidRDefault="00032883" w:rsidP="00E90833">
            <w:pPr>
              <w:jc w:val="left"/>
            </w:pPr>
            <w:r>
              <w:t>סוג החסם</w:t>
            </w:r>
          </w:p>
        </w:tc>
        <w:tc>
          <w:tcPr>
            <w:tcW w:w="6226" w:type="dxa"/>
            <w:shd w:val="clear" w:color="auto" w:fill="FFFFFF"/>
            <w:tcMar>
              <w:top w:w="80" w:type="dxa"/>
              <w:left w:w="120" w:type="dxa"/>
              <w:bottom w:w="80" w:type="dxa"/>
              <w:right w:w="120" w:type="dxa"/>
            </w:tcMar>
          </w:tcPr>
          <w:p w14:paraId="7E8CAC3A" w14:textId="77777777" w:rsidR="00341D45" w:rsidRDefault="00032883" w:rsidP="00E90833">
            <w:pPr>
              <w:jc w:val="left"/>
            </w:pPr>
            <w:r>
              <w:t>דאטה / תהליך / רגולציה / תקציב / אמון / הטמעה / תיאום / כוח אדם / נגישות</w:t>
            </w:r>
          </w:p>
        </w:tc>
      </w:tr>
      <w:tr w:rsidR="00341D45" w14:paraId="7E8CAC3E" w14:textId="77777777">
        <w:tc>
          <w:tcPr>
            <w:tcW w:w="2800" w:type="dxa"/>
            <w:shd w:val="clear" w:color="auto" w:fill="F5F7FA"/>
            <w:tcMar>
              <w:top w:w="80" w:type="dxa"/>
              <w:left w:w="120" w:type="dxa"/>
              <w:bottom w:w="80" w:type="dxa"/>
              <w:right w:w="120" w:type="dxa"/>
            </w:tcMar>
          </w:tcPr>
          <w:p w14:paraId="7E8CAC3C" w14:textId="77777777" w:rsidR="00341D45" w:rsidRDefault="00032883" w:rsidP="00E90833">
            <w:pPr>
              <w:jc w:val="left"/>
            </w:pPr>
            <w:r>
              <w:t>חוזרת ביותר ממקור אחד?</w:t>
            </w:r>
          </w:p>
        </w:tc>
        <w:tc>
          <w:tcPr>
            <w:tcW w:w="6226" w:type="dxa"/>
            <w:shd w:val="clear" w:color="auto" w:fill="F5F7FA"/>
            <w:tcMar>
              <w:top w:w="80" w:type="dxa"/>
              <w:left w:w="120" w:type="dxa"/>
              <w:bottom w:w="80" w:type="dxa"/>
              <w:right w:w="120" w:type="dxa"/>
            </w:tcMar>
          </w:tcPr>
          <w:p w14:paraId="7E8CAC3D" w14:textId="77777777" w:rsidR="00341D45" w:rsidRDefault="00032883" w:rsidP="00E90833">
            <w:pPr>
              <w:jc w:val="left"/>
            </w:pPr>
            <w:r>
              <w:t>כן/לא + פירוט</w:t>
            </w:r>
          </w:p>
        </w:tc>
      </w:tr>
      <w:tr w:rsidR="00341D45" w14:paraId="7E8CAC41" w14:textId="77777777">
        <w:tc>
          <w:tcPr>
            <w:tcW w:w="2800" w:type="dxa"/>
            <w:shd w:val="clear" w:color="auto" w:fill="FFFFFF"/>
            <w:tcMar>
              <w:top w:w="80" w:type="dxa"/>
              <w:left w:w="120" w:type="dxa"/>
              <w:bottom w:w="80" w:type="dxa"/>
              <w:right w:w="120" w:type="dxa"/>
            </w:tcMar>
          </w:tcPr>
          <w:p w14:paraId="7E8CAC3F" w14:textId="77777777" w:rsidR="00341D45" w:rsidRDefault="00032883" w:rsidP="00E90833">
            <w:pPr>
              <w:jc w:val="left"/>
            </w:pPr>
            <w:r>
              <w:t>פוטנציאל AI</w:t>
            </w:r>
          </w:p>
        </w:tc>
        <w:tc>
          <w:tcPr>
            <w:tcW w:w="6226" w:type="dxa"/>
            <w:shd w:val="clear" w:color="auto" w:fill="FFFFFF"/>
            <w:tcMar>
              <w:top w:w="80" w:type="dxa"/>
              <w:left w:w="120" w:type="dxa"/>
              <w:bottom w:w="80" w:type="dxa"/>
              <w:right w:w="120" w:type="dxa"/>
            </w:tcMar>
          </w:tcPr>
          <w:p w14:paraId="7E8CAC40" w14:textId="77777777" w:rsidR="00341D45" w:rsidRDefault="00032883" w:rsidP="00E90833">
            <w:pPr>
              <w:jc w:val="left"/>
            </w:pPr>
            <w:r>
              <w:t>נמוך / בינוני / גבוה + הסבר</w:t>
            </w:r>
          </w:p>
        </w:tc>
      </w:tr>
      <w:tr w:rsidR="00341D45" w14:paraId="7E8CAC44" w14:textId="77777777">
        <w:tc>
          <w:tcPr>
            <w:tcW w:w="2800" w:type="dxa"/>
            <w:shd w:val="clear" w:color="auto" w:fill="F5F7FA"/>
            <w:tcMar>
              <w:top w:w="80" w:type="dxa"/>
              <w:left w:w="120" w:type="dxa"/>
              <w:bottom w:w="80" w:type="dxa"/>
              <w:right w:w="120" w:type="dxa"/>
            </w:tcMar>
          </w:tcPr>
          <w:p w14:paraId="7E8CAC42" w14:textId="77777777" w:rsidR="00341D45" w:rsidRDefault="00032883" w:rsidP="00E90833">
            <w:pPr>
              <w:jc w:val="left"/>
            </w:pPr>
            <w:r>
              <w:t>למה AI רלוונטי</w:t>
            </w:r>
          </w:p>
        </w:tc>
        <w:tc>
          <w:tcPr>
            <w:tcW w:w="6226" w:type="dxa"/>
            <w:shd w:val="clear" w:color="auto" w:fill="F5F7FA"/>
            <w:tcMar>
              <w:top w:w="80" w:type="dxa"/>
              <w:left w:w="120" w:type="dxa"/>
              <w:bottom w:w="80" w:type="dxa"/>
              <w:right w:w="120" w:type="dxa"/>
            </w:tcMar>
          </w:tcPr>
          <w:p w14:paraId="7E8CAC43" w14:textId="77777777" w:rsidR="00341D45" w:rsidRDefault="00032883" w:rsidP="00E90833">
            <w:pPr>
              <w:jc w:val="left"/>
            </w:pPr>
            <w:r>
              <w:t>מנגנון ספציפי</w:t>
            </w:r>
          </w:p>
        </w:tc>
      </w:tr>
      <w:tr w:rsidR="00341D45" w14:paraId="7E8CAC47" w14:textId="77777777">
        <w:tc>
          <w:tcPr>
            <w:tcW w:w="2800" w:type="dxa"/>
            <w:shd w:val="clear" w:color="auto" w:fill="FFFFFF"/>
            <w:tcMar>
              <w:top w:w="80" w:type="dxa"/>
              <w:left w:w="120" w:type="dxa"/>
              <w:bottom w:w="80" w:type="dxa"/>
              <w:right w:w="120" w:type="dxa"/>
            </w:tcMar>
          </w:tcPr>
          <w:p w14:paraId="7E8CAC45" w14:textId="77777777" w:rsidR="00341D45" w:rsidRDefault="00032883" w:rsidP="00E90833">
            <w:pPr>
              <w:jc w:val="left"/>
            </w:pPr>
            <w:r>
              <w:t>שאלות פתוחות</w:t>
            </w:r>
          </w:p>
        </w:tc>
        <w:tc>
          <w:tcPr>
            <w:tcW w:w="6226" w:type="dxa"/>
            <w:shd w:val="clear" w:color="auto" w:fill="FFFFFF"/>
            <w:tcMar>
              <w:top w:w="80" w:type="dxa"/>
              <w:left w:w="120" w:type="dxa"/>
              <w:bottom w:w="80" w:type="dxa"/>
              <w:right w:w="120" w:type="dxa"/>
            </w:tcMar>
          </w:tcPr>
          <w:p w14:paraId="7E8CAC46" w14:textId="77777777" w:rsidR="00341D45" w:rsidRDefault="00032883" w:rsidP="00E90833">
            <w:pPr>
              <w:jc w:val="left"/>
            </w:pPr>
            <w:r>
              <w:t>מה עוד צריך לברר</w:t>
            </w:r>
          </w:p>
        </w:tc>
      </w:tr>
      <w:tr w:rsidR="00341D45" w14:paraId="7E8CAC4A" w14:textId="77777777">
        <w:tc>
          <w:tcPr>
            <w:tcW w:w="2800" w:type="dxa"/>
            <w:shd w:val="clear" w:color="auto" w:fill="F5F7FA"/>
            <w:tcMar>
              <w:top w:w="80" w:type="dxa"/>
              <w:left w:w="120" w:type="dxa"/>
              <w:bottom w:w="80" w:type="dxa"/>
              <w:right w:w="120" w:type="dxa"/>
            </w:tcMar>
          </w:tcPr>
          <w:p w14:paraId="7E8CAC48" w14:textId="77777777" w:rsidR="00341D45" w:rsidRDefault="00032883" w:rsidP="00E90833">
            <w:pPr>
              <w:jc w:val="left"/>
            </w:pPr>
            <w:r>
              <w:t>רמת בשלות להעמקה</w:t>
            </w:r>
          </w:p>
        </w:tc>
        <w:tc>
          <w:tcPr>
            <w:tcW w:w="6226" w:type="dxa"/>
            <w:shd w:val="clear" w:color="auto" w:fill="F5F7FA"/>
            <w:tcMar>
              <w:top w:w="80" w:type="dxa"/>
              <w:left w:w="120" w:type="dxa"/>
              <w:bottom w:w="80" w:type="dxa"/>
              <w:right w:w="120" w:type="dxa"/>
            </w:tcMar>
          </w:tcPr>
          <w:p w14:paraId="7E8CAC49" w14:textId="77777777" w:rsidR="00341D45" w:rsidRDefault="00032883" w:rsidP="00E90833">
            <w:pPr>
              <w:jc w:val="left"/>
            </w:pPr>
            <w:r>
              <w:t>נמוכה / בינונית / גבוהה</w:t>
            </w:r>
          </w:p>
        </w:tc>
      </w:tr>
    </w:tbl>
    <w:p w14:paraId="7E8CAC4B" w14:textId="41DF1DF9" w:rsidR="00341D45" w:rsidRDefault="00032883" w:rsidP="00E90833">
      <w:pPr>
        <w:pBdr>
          <w:right w:val="single" w:sz="18" w:space="8" w:color="2F5496"/>
        </w:pBdr>
        <w:shd w:val="clear" w:color="auto" w:fill="EEF2F7"/>
        <w:spacing w:before="120" w:after="200"/>
        <w:ind w:right="200"/>
        <w:jc w:val="left"/>
        <w:rPr>
          <w:ins w:id="141" w:author="אורית קורמן נגרי" w:date="2026-08-16T13:46:00Z" w16du:dateUtc="2026-08-16T10:46:00Z"/>
        </w:rPr>
      </w:pPr>
      <w:r>
        <w:rPr>
          <w:b/>
          <w:bCs/>
        </w:rPr>
        <w:t>תיוגי חובה:</w:t>
      </w:r>
      <w:r>
        <w:t xml:space="preserve"> מקור הבעיה (ממשלתי/מחקרי/שטח/טכנולוגי/אחר) · תוקף/שכיחות (חד-פעמי/חוזר/מבני) · רמת סיכון (</w:t>
      </w:r>
      <w:proofErr w:type="spellStart"/>
      <w:r>
        <w:t>low</w:t>
      </w:r>
      <w:proofErr w:type="spellEnd"/>
      <w:r>
        <w:t>/</w:t>
      </w:r>
      <w:proofErr w:type="spellStart"/>
      <w:r>
        <w:t>high</w:t>
      </w:r>
      <w:proofErr w:type="spellEnd"/>
      <w:r>
        <w:t>) · סוג (B2G/B2B/B2C/תשתית).</w:t>
      </w:r>
    </w:p>
    <w:p w14:paraId="6E739210" w14:textId="74438C65" w:rsidR="000A79E6" w:rsidRDefault="000A79E6" w:rsidP="00E90833">
      <w:pPr>
        <w:pBdr>
          <w:right w:val="single" w:sz="18" w:space="8" w:color="2F5496"/>
        </w:pBdr>
        <w:shd w:val="clear" w:color="auto" w:fill="EEF2F7"/>
        <w:spacing w:before="120" w:after="200"/>
        <w:ind w:right="200"/>
        <w:jc w:val="left"/>
      </w:pPr>
      <w:ins w:id="142" w:author="אורית קורמן נגרי" w:date="2026-08-16T13:46:00Z" w16du:dateUtc="2026-08-16T10:46:00Z">
        <w:r>
          <w:rPr>
            <w:rFonts w:hint="cs"/>
          </w:rPr>
          <w:lastRenderedPageBreak/>
          <w:t>כאן לבחון חסמים, מאפשרים, סיכונים, איש קשר, משרדיים פוטנצי</w:t>
        </w:r>
      </w:ins>
      <w:ins w:id="143" w:author="אורית קורמן נגרי" w:date="2026-08-16T13:47:00Z" w16du:dateUtc="2026-08-16T10:47:00Z">
        <w:r>
          <w:rPr>
            <w:rFonts w:hint="cs"/>
          </w:rPr>
          <w:t xml:space="preserve">אליים לשיתוף פעולה (דרך בימון של תחום הקשור לבעיה), את החסם לפתח ולהעמיק למספר שדות, בכל מקרה דאטה </w:t>
        </w:r>
        <w:proofErr w:type="spellStart"/>
        <w:r>
          <w:rPr>
            <w:rFonts w:hint="cs"/>
          </w:rPr>
          <w:t>ורוגלציה</w:t>
        </w:r>
        <w:proofErr w:type="spellEnd"/>
        <w:r>
          <w:rPr>
            <w:rFonts w:hint="cs"/>
          </w:rPr>
          <w:t xml:space="preserve"> עומדים בפני עצמם</w:t>
        </w:r>
      </w:ins>
    </w:p>
    <w:tbl>
      <w:tblPr>
        <w:bidiVisual/>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341D45" w14:paraId="7E8CAC5C" w14:textId="77777777">
        <w:tc>
          <w:tcPr>
            <w:tcW w:w="9026" w:type="dxa"/>
            <w:tcBorders>
              <w:top w:val="single" w:sz="6" w:space="0" w:color="2F5496"/>
              <w:left w:val="single" w:sz="6" w:space="0" w:color="2F5496"/>
              <w:bottom w:val="single" w:sz="6" w:space="0" w:color="2F5496"/>
              <w:right w:val="single" w:sz="6" w:space="0" w:color="2F5496"/>
            </w:tcBorders>
            <w:shd w:val="clear" w:color="auto" w:fill="F4F6F9"/>
            <w:tcMar>
              <w:top w:w="160" w:type="dxa"/>
              <w:left w:w="220" w:type="dxa"/>
              <w:bottom w:w="160" w:type="dxa"/>
              <w:right w:w="220" w:type="dxa"/>
            </w:tcMar>
          </w:tcPr>
          <w:p w14:paraId="7E8CAC4C" w14:textId="77777777" w:rsidR="00341D45" w:rsidRDefault="00032883" w:rsidP="00E90833">
            <w:pPr>
              <w:spacing w:after="120"/>
              <w:jc w:val="left"/>
            </w:pPr>
            <w:r>
              <w:rPr>
                <w:b/>
                <w:bCs/>
                <w:color w:val="1F4E79"/>
                <w:sz w:val="24"/>
                <w:szCs w:val="24"/>
              </w:rPr>
              <w:t>תבנית: כרטיס בעיה (למילוי)</w:t>
            </w:r>
          </w:p>
          <w:p w14:paraId="7E8CAC4D" w14:textId="77777777" w:rsidR="00341D45" w:rsidRDefault="00032883" w:rsidP="00E90833">
            <w:pPr>
              <w:pStyle w:val="ListParagraph"/>
              <w:numPr>
                <w:ilvl w:val="0"/>
                <w:numId w:val="2"/>
              </w:numPr>
              <w:spacing w:after="60"/>
              <w:jc w:val="left"/>
            </w:pPr>
            <w:r>
              <w:rPr>
                <w:b/>
                <w:bCs/>
              </w:rPr>
              <w:t>שם הבעיה:</w:t>
            </w:r>
          </w:p>
          <w:p w14:paraId="7E8CAC4E" w14:textId="77777777" w:rsidR="00341D45" w:rsidRDefault="00032883" w:rsidP="00E90833">
            <w:pPr>
              <w:pStyle w:val="ListParagraph"/>
              <w:numPr>
                <w:ilvl w:val="0"/>
                <w:numId w:val="2"/>
              </w:numPr>
              <w:spacing w:after="60"/>
              <w:jc w:val="left"/>
            </w:pPr>
            <w:r>
              <w:rPr>
                <w:b/>
                <w:bCs/>
              </w:rPr>
              <w:t>ניסוח בעיית חיים (משפט אחד):</w:t>
            </w:r>
          </w:p>
          <w:p w14:paraId="7E8CAC4F" w14:textId="77777777" w:rsidR="00341D45" w:rsidRDefault="00032883" w:rsidP="00E90833">
            <w:pPr>
              <w:pStyle w:val="ListParagraph"/>
              <w:numPr>
                <w:ilvl w:val="0"/>
                <w:numId w:val="2"/>
              </w:numPr>
              <w:spacing w:after="60"/>
              <w:jc w:val="left"/>
            </w:pPr>
            <w:r>
              <w:rPr>
                <w:b/>
                <w:bCs/>
              </w:rPr>
              <w:t>אזור אתגר לאומי (ואזור משני אם רלוונטי):</w:t>
            </w:r>
          </w:p>
          <w:p w14:paraId="7E8CAC50" w14:textId="77777777" w:rsidR="00341D45" w:rsidRDefault="00032883" w:rsidP="00E90833">
            <w:pPr>
              <w:pStyle w:val="ListParagraph"/>
              <w:numPr>
                <w:ilvl w:val="0"/>
                <w:numId w:val="2"/>
              </w:numPr>
              <w:spacing w:after="60"/>
              <w:jc w:val="left"/>
            </w:pPr>
            <w:r>
              <w:rPr>
                <w:b/>
                <w:bCs/>
              </w:rPr>
              <w:t>אוכלוסייה שנפגעת:</w:t>
            </w:r>
          </w:p>
          <w:p w14:paraId="7E8CAC51" w14:textId="77777777" w:rsidR="00341D45" w:rsidRDefault="00032883" w:rsidP="00E90833">
            <w:pPr>
              <w:pStyle w:val="ListParagraph"/>
              <w:numPr>
                <w:ilvl w:val="0"/>
                <w:numId w:val="2"/>
              </w:numPr>
              <w:spacing w:after="60"/>
              <w:jc w:val="left"/>
            </w:pPr>
            <w:r>
              <w:rPr>
                <w:b/>
                <w:bCs/>
              </w:rPr>
              <w:t>גוף ממשלתי/ציבורי רלוונטי:</w:t>
            </w:r>
          </w:p>
          <w:p w14:paraId="7E8CAC52" w14:textId="77777777" w:rsidR="00341D45" w:rsidRDefault="00032883" w:rsidP="00E90833">
            <w:pPr>
              <w:pStyle w:val="ListParagraph"/>
              <w:numPr>
                <w:ilvl w:val="0"/>
                <w:numId w:val="2"/>
              </w:numPr>
              <w:spacing w:after="60"/>
              <w:jc w:val="left"/>
            </w:pPr>
            <w:r>
              <w:rPr>
                <w:b/>
                <w:bCs/>
              </w:rPr>
              <w:t>מקור הבעיה (קישור):</w:t>
            </w:r>
          </w:p>
          <w:p w14:paraId="7E8CAC53" w14:textId="77777777" w:rsidR="00341D45" w:rsidRDefault="00032883" w:rsidP="00E90833">
            <w:pPr>
              <w:pStyle w:val="ListParagraph"/>
              <w:numPr>
                <w:ilvl w:val="0"/>
                <w:numId w:val="2"/>
              </w:numPr>
              <w:spacing w:after="60"/>
              <w:jc w:val="left"/>
            </w:pPr>
            <w:r>
              <w:rPr>
                <w:b/>
                <w:bCs/>
              </w:rPr>
              <w:t>ראיות ממקורות:</w:t>
            </w:r>
          </w:p>
          <w:p w14:paraId="7E8CAC54" w14:textId="77777777" w:rsidR="00341D45" w:rsidRDefault="00032883" w:rsidP="00E90833">
            <w:pPr>
              <w:pStyle w:val="ListParagraph"/>
              <w:numPr>
                <w:ilvl w:val="0"/>
                <w:numId w:val="2"/>
              </w:numPr>
              <w:spacing w:after="60"/>
              <w:jc w:val="left"/>
            </w:pPr>
            <w:r>
              <w:rPr>
                <w:b/>
                <w:bCs/>
              </w:rPr>
              <w:t>מדד תוצאה אפשרי:</w:t>
            </w:r>
          </w:p>
          <w:p w14:paraId="7E8CAC55" w14:textId="77777777" w:rsidR="00341D45" w:rsidRDefault="00032883" w:rsidP="00E90833">
            <w:pPr>
              <w:pStyle w:val="ListParagraph"/>
              <w:numPr>
                <w:ilvl w:val="0"/>
                <w:numId w:val="2"/>
              </w:numPr>
              <w:spacing w:after="60"/>
              <w:jc w:val="left"/>
            </w:pPr>
            <w:r>
              <w:rPr>
                <w:b/>
                <w:bCs/>
              </w:rPr>
              <w:t>סוג החסם</w:t>
            </w:r>
            <w:r>
              <w:t xml:space="preserve"> (דאטה / תהליך / רגולציה / תקציב / אמון / הטמעה / תיאום / כוח אדם / נגישות):</w:t>
            </w:r>
          </w:p>
          <w:p w14:paraId="7E8CAC56" w14:textId="77777777" w:rsidR="00341D45" w:rsidRDefault="00032883" w:rsidP="00E90833">
            <w:pPr>
              <w:pStyle w:val="ListParagraph"/>
              <w:numPr>
                <w:ilvl w:val="0"/>
                <w:numId w:val="2"/>
              </w:numPr>
              <w:spacing w:after="60"/>
              <w:jc w:val="left"/>
            </w:pPr>
            <w:r>
              <w:rPr>
                <w:b/>
                <w:bCs/>
              </w:rPr>
              <w:t>חוזרת ביותר ממקור אחד?</w:t>
            </w:r>
            <w:r>
              <w:t xml:space="preserve"> כן/לא + פירוט:</w:t>
            </w:r>
          </w:p>
          <w:p w14:paraId="7E8CAC57" w14:textId="77777777" w:rsidR="00341D45" w:rsidRDefault="00032883" w:rsidP="00E90833">
            <w:pPr>
              <w:pStyle w:val="ListParagraph"/>
              <w:numPr>
                <w:ilvl w:val="0"/>
                <w:numId w:val="2"/>
              </w:numPr>
              <w:spacing w:after="60"/>
              <w:jc w:val="left"/>
            </w:pPr>
            <w:r>
              <w:rPr>
                <w:b/>
                <w:bCs/>
              </w:rPr>
              <w:t>פוטנציאל AI</w:t>
            </w:r>
            <w:r>
              <w:t xml:space="preserve"> (נמוך/בינוני/גבוה) + הסבר:</w:t>
            </w:r>
          </w:p>
          <w:p w14:paraId="7E8CAC58" w14:textId="77777777" w:rsidR="00341D45" w:rsidRDefault="00032883" w:rsidP="00E90833">
            <w:pPr>
              <w:pStyle w:val="ListParagraph"/>
              <w:numPr>
                <w:ilvl w:val="0"/>
                <w:numId w:val="2"/>
              </w:numPr>
              <w:spacing w:after="60"/>
              <w:jc w:val="left"/>
            </w:pPr>
            <w:r>
              <w:rPr>
                <w:b/>
                <w:bCs/>
              </w:rPr>
              <w:t>למה AI רלוונטי (מנגנון ספציפי):</w:t>
            </w:r>
          </w:p>
          <w:p w14:paraId="7E8CAC59" w14:textId="77777777" w:rsidR="00341D45" w:rsidRDefault="00032883" w:rsidP="00E90833">
            <w:pPr>
              <w:pStyle w:val="ListParagraph"/>
              <w:numPr>
                <w:ilvl w:val="0"/>
                <w:numId w:val="2"/>
              </w:numPr>
              <w:spacing w:after="60"/>
              <w:jc w:val="left"/>
            </w:pPr>
            <w:r>
              <w:rPr>
                <w:b/>
                <w:bCs/>
              </w:rPr>
              <w:t>שאלות פתוחות:</w:t>
            </w:r>
          </w:p>
          <w:p w14:paraId="7E8CAC5A" w14:textId="77777777" w:rsidR="00341D45" w:rsidRDefault="00032883" w:rsidP="00E90833">
            <w:pPr>
              <w:pStyle w:val="ListParagraph"/>
              <w:numPr>
                <w:ilvl w:val="0"/>
                <w:numId w:val="2"/>
              </w:numPr>
              <w:spacing w:after="60"/>
              <w:jc w:val="left"/>
            </w:pPr>
            <w:r>
              <w:rPr>
                <w:b/>
                <w:bCs/>
              </w:rPr>
              <w:t>רמת בשלות להעמקה</w:t>
            </w:r>
            <w:r>
              <w:t xml:space="preserve"> (נמוכה/בינונית/גבוהה):</w:t>
            </w:r>
          </w:p>
          <w:p w14:paraId="7E8CAC5B" w14:textId="77777777" w:rsidR="00341D45" w:rsidRDefault="00032883" w:rsidP="00E90833">
            <w:pPr>
              <w:pStyle w:val="ListParagraph"/>
              <w:numPr>
                <w:ilvl w:val="0"/>
                <w:numId w:val="2"/>
              </w:numPr>
              <w:spacing w:after="60"/>
              <w:jc w:val="left"/>
            </w:pPr>
            <w:r>
              <w:rPr>
                <w:b/>
                <w:bCs/>
              </w:rPr>
              <w:t>תיוגי חובה:</w:t>
            </w:r>
            <w:r>
              <w:t xml:space="preserve"> מקור (ממשלתי/מחקרי/שטח/טכנולוגי/אחר) · תוקף/שכיחות (חד-פעמי/חוזר/מבני) · רמת סיכון (</w:t>
            </w:r>
            <w:proofErr w:type="spellStart"/>
            <w:r>
              <w:t>low</w:t>
            </w:r>
            <w:proofErr w:type="spellEnd"/>
            <w:r>
              <w:t>/</w:t>
            </w:r>
            <w:proofErr w:type="spellStart"/>
            <w:r>
              <w:t>high</w:t>
            </w:r>
            <w:proofErr w:type="spellEnd"/>
            <w:r>
              <w:t>) · סוג (B2G/B2B/B2C/תשתית).</w:t>
            </w:r>
          </w:p>
        </w:tc>
      </w:tr>
    </w:tbl>
    <w:p w14:paraId="7E8CAC5D" w14:textId="77777777" w:rsidR="00341D45" w:rsidRDefault="00032883" w:rsidP="00E90833">
      <w:pPr>
        <w:pStyle w:val="Heading3"/>
        <w:spacing w:before="260" w:after="120"/>
        <w:jc w:val="left"/>
      </w:pPr>
      <w:bookmarkStart w:id="144" w:name="b01_process_prompt"/>
      <w:bookmarkStart w:id="145" w:name="_Toc236339086"/>
      <w:r>
        <w:rPr>
          <w:b/>
          <w:bCs/>
          <w:color w:val="2F5496"/>
        </w:rPr>
        <w:t xml:space="preserve">כלי מרכזי — </w:t>
      </w:r>
      <w:proofErr w:type="spellStart"/>
      <w:r>
        <w:rPr>
          <w:b/>
          <w:bCs/>
          <w:color w:val="2F5496"/>
        </w:rPr>
        <w:t>הפרומפט</w:t>
      </w:r>
      <w:proofErr w:type="spellEnd"/>
      <w:r>
        <w:rPr>
          <w:b/>
          <w:bCs/>
          <w:color w:val="2F5496"/>
        </w:rPr>
        <w:t xml:space="preserve"> לחקר בעיות</w:t>
      </w:r>
      <w:bookmarkEnd w:id="144"/>
      <w:bookmarkEnd w:id="145"/>
    </w:p>
    <w:p w14:paraId="7E8CAC5E" w14:textId="7103A27F" w:rsidR="00341D45" w:rsidRDefault="00032883" w:rsidP="00E90833">
      <w:pPr>
        <w:spacing w:after="160"/>
        <w:jc w:val="left"/>
      </w:pPr>
      <w:r>
        <w:t xml:space="preserve">המטה פיתח </w:t>
      </w:r>
      <w:proofErr w:type="spellStart"/>
      <w:r>
        <w:rPr>
          <w:b/>
          <w:bCs/>
        </w:rPr>
        <w:t>פרומפט</w:t>
      </w:r>
      <w:proofErr w:type="spellEnd"/>
      <w:r>
        <w:rPr>
          <w:b/>
          <w:bCs/>
        </w:rPr>
        <w:t xml:space="preserve"> חקר מובנה</w:t>
      </w:r>
      <w:r>
        <w:t xml:space="preserve"> לסוכני AI לסריקה שיטתית של </w:t>
      </w:r>
      <w:hyperlink w:anchor="b08_sources" w:history="1">
        <w:r>
          <w:rPr>
            <w:color w:val="1155CC"/>
            <w:u w:val="single"/>
          </w:rPr>
          <w:t>27+ מקורות מידע</w:t>
        </w:r>
      </w:hyperlink>
      <w:r>
        <w:t>, חילוץ בעיות אפשריות ובניית טבלה מובנית.</w:t>
      </w:r>
    </w:p>
    <w:p w14:paraId="7E8CAC5F" w14:textId="77777777" w:rsidR="00341D45" w:rsidRDefault="00032883" w:rsidP="00E90833">
      <w:pPr>
        <w:spacing w:after="160"/>
        <w:jc w:val="left"/>
      </w:pPr>
      <w:r>
        <w:rPr>
          <w:b/>
          <w:bCs/>
        </w:rPr>
        <w:t xml:space="preserve">עקרונות </w:t>
      </w:r>
      <w:proofErr w:type="spellStart"/>
      <w:r>
        <w:rPr>
          <w:b/>
          <w:bCs/>
        </w:rPr>
        <w:t>הפרומפט</w:t>
      </w:r>
      <w:proofErr w:type="spellEnd"/>
      <w:r>
        <w:rPr>
          <w:b/>
          <w:bCs/>
        </w:rPr>
        <w:t>:</w:t>
      </w:r>
      <w:r>
        <w:t xml:space="preserve"> לא לחפש פתרונות — לחפש בעיות חיים קונקרטיות עם ראיות ומדדים · להבחין בין סימפטום לשורש · להעדיף בעיות שחוזרות בכמה מקורות · לסמן מקור חלש שדורש תיקוף.</w:t>
      </w:r>
    </w:p>
    <w:p w14:paraId="7E8CAC60" w14:textId="7E5E40FD" w:rsidR="00341D45" w:rsidRDefault="00032883" w:rsidP="00E90833">
      <w:pPr>
        <w:spacing w:after="160"/>
        <w:jc w:val="left"/>
        <w:rPr>
          <w:ins w:id="146" w:author="אורית קורמן נגרי" w:date="2026-08-16T13:55:00Z" w16du:dateUtc="2026-08-16T10:55:00Z"/>
        </w:rPr>
      </w:pPr>
      <w:r>
        <w:rPr>
          <w:b/>
          <w:bCs/>
        </w:rPr>
        <w:t xml:space="preserve">תוצר </w:t>
      </w:r>
      <w:proofErr w:type="spellStart"/>
      <w:r>
        <w:rPr>
          <w:b/>
          <w:bCs/>
        </w:rPr>
        <w:t>הפרומפט</w:t>
      </w:r>
      <w:proofErr w:type="spellEnd"/>
      <w:r>
        <w:rPr>
          <w:b/>
          <w:bCs/>
        </w:rPr>
        <w:t>:</w:t>
      </w:r>
      <w:r>
        <w:t xml:space="preserve"> טבלת בעיות רחבה (50+ בעיות) · לכל בעיה מקור אחד לפחות (עדיפות לשניים+) · סימון 10–15 בעיות מבטיחות להעמקה · חלוקה לפי </w:t>
      </w:r>
      <w:hyperlink w:anchor="b01_areas" w:history="1">
        <w:r>
          <w:rPr>
            <w:color w:val="1155CC"/>
            <w:u w:val="single"/>
          </w:rPr>
          <w:t>אזורי אתגר</w:t>
        </w:r>
      </w:hyperlink>
      <w:r>
        <w:t xml:space="preserve"> · המלצה לאן לא להשקיע מאמץ נוסף.</w:t>
      </w:r>
    </w:p>
    <w:p w14:paraId="2A1B80BF" w14:textId="7649A82D" w:rsidR="00D7778F" w:rsidRDefault="00D7778F" w:rsidP="00E90833">
      <w:pPr>
        <w:spacing w:after="160"/>
        <w:jc w:val="left"/>
      </w:pPr>
      <w:ins w:id="147" w:author="אורית קורמן נגרי" w:date="2026-08-16T13:55:00Z" w16du:dateUtc="2026-08-16T10:55:00Z">
        <w:r>
          <w:rPr>
            <w:rFonts w:hint="cs"/>
          </w:rPr>
          <w:t>כאן אני לא רוצה להגביל את הסוכן לכמות אלא לאיכות ביחס לפרמטרים ככה שיכול לצאת מספר שונה של בעיות לכל אתגר וזה בסדר, חקר שניוני</w:t>
        </w:r>
      </w:ins>
      <w:ins w:id="148" w:author="אורית קורמן נגרי" w:date="2026-08-16T13:56:00Z" w16du:dateUtc="2026-08-16T10:56:00Z">
        <w:r>
          <w:rPr>
            <w:rFonts w:hint="cs"/>
          </w:rPr>
          <w:t xml:space="preserve"> של הסוכן הזה יכול להיות לא העמקת בעיה זה יהיה </w:t>
        </w:r>
        <w:proofErr w:type="spellStart"/>
        <w:r>
          <w:rPr>
            <w:rFonts w:hint="cs"/>
          </w:rPr>
          <w:t>הגייט</w:t>
        </w:r>
        <w:proofErr w:type="spellEnd"/>
        <w:r>
          <w:rPr>
            <w:rFonts w:hint="cs"/>
          </w:rPr>
          <w:t xml:space="preserve"> לפני הגדרת המיזם אלא אם לא נמצאו מספיק בעיות בעולם אתגר היכולת לעשות מחקר מעמיק דרך הוספת הכוונה של בן אדם או עדכון דף אתגר </w:t>
        </w:r>
        <w:proofErr w:type="spellStart"/>
        <w:r>
          <w:rPr>
            <w:rFonts w:hint="cs"/>
          </w:rPr>
          <w:t>בוי</w:t>
        </w:r>
      </w:ins>
      <w:ins w:id="149" w:author="אורית קורמן נגרי" w:date="2026-08-16T13:57:00Z" w16du:dateUtc="2026-08-16T10:57:00Z">
        <w:r>
          <w:rPr>
            <w:rFonts w:hint="cs"/>
          </w:rPr>
          <w:t>קי</w:t>
        </w:r>
        <w:proofErr w:type="spellEnd"/>
        <w:r>
          <w:rPr>
            <w:rFonts w:hint="cs"/>
          </w:rPr>
          <w:t xml:space="preserve"> אם נזהה פער משמעותי</w:t>
        </w:r>
      </w:ins>
    </w:p>
    <w:p w14:paraId="7E8CAC61" w14:textId="77777777" w:rsidR="00341D45" w:rsidRDefault="00032883" w:rsidP="00E90833">
      <w:pPr>
        <w:pBdr>
          <w:right w:val="single" w:sz="18" w:space="8" w:color="2F5496"/>
        </w:pBdr>
        <w:shd w:val="clear" w:color="auto" w:fill="EEF2F7"/>
        <w:spacing w:before="120" w:after="200"/>
        <w:ind w:right="200"/>
        <w:jc w:val="left"/>
      </w:pPr>
      <w:r>
        <w:t>הערה: קובץ המקור המלא ("</w:t>
      </w:r>
      <w:proofErr w:type="spellStart"/>
      <w:r>
        <w:t>פרומפט</w:t>
      </w:r>
      <w:proofErr w:type="spellEnd"/>
      <w:r>
        <w:t xml:space="preserve"> חקר לחיפוש בעיות בשלב מפעל הבעיות.docx") לא היה חלק מהחומרים שסופקו במקור — התבנית הבאה משחזרת את השלד לפי העקרונות המתועדים כאן. כשה-</w:t>
      </w:r>
      <w:proofErr w:type="spellStart"/>
      <w:r>
        <w:t>docx</w:t>
      </w:r>
      <w:proofErr w:type="spellEnd"/>
      <w:r>
        <w:t xml:space="preserve"> המקורי יתקבל, יש להחליף את השלד בתוכנו המלא.</w:t>
      </w:r>
    </w:p>
    <w:tbl>
      <w:tblPr>
        <w:bidiVisual/>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341D45" w14:paraId="7E8CAC65" w14:textId="77777777">
        <w:tc>
          <w:tcPr>
            <w:tcW w:w="9026" w:type="dxa"/>
            <w:tcBorders>
              <w:top w:val="single" w:sz="6" w:space="0" w:color="2F5496"/>
              <w:left w:val="single" w:sz="6" w:space="0" w:color="2F5496"/>
              <w:bottom w:val="single" w:sz="6" w:space="0" w:color="2F5496"/>
              <w:right w:val="single" w:sz="6" w:space="0" w:color="2F5496"/>
            </w:tcBorders>
            <w:shd w:val="clear" w:color="auto" w:fill="F4F6F9"/>
            <w:tcMar>
              <w:top w:w="160" w:type="dxa"/>
              <w:left w:w="220" w:type="dxa"/>
              <w:bottom w:w="160" w:type="dxa"/>
              <w:right w:w="220" w:type="dxa"/>
            </w:tcMar>
          </w:tcPr>
          <w:p w14:paraId="7E8CAC62" w14:textId="77777777" w:rsidR="00341D45" w:rsidRDefault="00032883" w:rsidP="00E90833">
            <w:pPr>
              <w:spacing w:after="120"/>
              <w:jc w:val="left"/>
            </w:pPr>
            <w:r>
              <w:rPr>
                <w:b/>
                <w:bCs/>
                <w:color w:val="1F4E79"/>
                <w:sz w:val="24"/>
                <w:szCs w:val="24"/>
              </w:rPr>
              <w:lastRenderedPageBreak/>
              <w:t xml:space="preserve">תבנית: </w:t>
            </w:r>
            <w:proofErr w:type="spellStart"/>
            <w:r>
              <w:rPr>
                <w:b/>
                <w:bCs/>
                <w:color w:val="1F4E79"/>
                <w:sz w:val="24"/>
                <w:szCs w:val="24"/>
              </w:rPr>
              <w:t>פרומפט</w:t>
            </w:r>
            <w:proofErr w:type="spellEnd"/>
            <w:r>
              <w:rPr>
                <w:b/>
                <w:bCs/>
                <w:color w:val="1F4E79"/>
                <w:sz w:val="24"/>
                <w:szCs w:val="24"/>
              </w:rPr>
              <w:t xml:space="preserve"> חקר בעיות (לסוכן AI)</w:t>
            </w:r>
          </w:p>
          <w:p w14:paraId="7E8CAC63" w14:textId="77777777" w:rsidR="00341D45" w:rsidRDefault="00032883" w:rsidP="00E90833">
            <w:pPr>
              <w:pStyle w:val="ListParagraph"/>
              <w:numPr>
                <w:ilvl w:val="0"/>
                <w:numId w:val="2"/>
              </w:numPr>
              <w:spacing w:after="60"/>
              <w:jc w:val="left"/>
            </w:pPr>
            <w:r>
              <w:t>מטרה: הרצת סוכן AI לסריקה שיטתית של 27+ מקורות מידע, חילוץ בעיות אפשריות ובניית טבלה מובנית לפי כרטיס הבעיה.</w:t>
            </w:r>
          </w:p>
          <w:p w14:paraId="7E8CAC64" w14:textId="7FCA3F60" w:rsidR="00341D45" w:rsidRDefault="00032883" w:rsidP="00E90833">
            <w:pPr>
              <w:pStyle w:val="ListParagraph"/>
              <w:numPr>
                <w:ilvl w:val="0"/>
                <w:numId w:val="2"/>
              </w:numPr>
              <w:spacing w:after="60"/>
              <w:jc w:val="left"/>
            </w:pPr>
            <w:r>
              <w:t xml:space="preserve">תוצר מצופה: (1) טבלת בעיות רחבה — 50+ בעיות; (2) לכל בעיה מקור אחד לפחות (עדיפות לשניים+); (3) סימון </w:t>
            </w:r>
            <w:ins w:id="150" w:author="אורית קורמן נגרי" w:date="2026-08-16T13:57:00Z" w16du:dateUtc="2026-08-16T10:57:00Z">
              <w:r w:rsidR="00D7778F">
                <w:rPr>
                  <w:rFonts w:hint="cs"/>
                </w:rPr>
                <w:t xml:space="preserve">לכל הפחות 15 </w:t>
              </w:r>
            </w:ins>
            <w:del w:id="151" w:author="אורית קורמן נגרי" w:date="2026-08-16T13:57:00Z" w16du:dateUtc="2026-08-16T10:57:00Z">
              <w:r w:rsidDel="00D7778F">
                <w:delText xml:space="preserve">10–15 </w:delText>
              </w:r>
            </w:del>
            <w:r>
              <w:t>בעיות מבטיחות להעמקה; (4) חלוקה לפי 9 אזורי האתגר; (5) המלצה מפורשת לאן לא להשקיע מאמץ נוסף.</w:t>
            </w:r>
          </w:p>
        </w:tc>
      </w:tr>
      <w:tr w:rsidR="00341D45" w14:paraId="7E8CAC74" w14:textId="77777777">
        <w:tc>
          <w:tcPr>
            <w:tcW w:w="9026" w:type="dxa"/>
            <w:tcBorders>
              <w:top w:val="single" w:sz="6" w:space="0" w:color="2F5496"/>
              <w:left w:val="single" w:sz="6" w:space="0" w:color="2F5496"/>
              <w:bottom w:val="single" w:sz="6" w:space="0" w:color="2F5496"/>
              <w:right w:val="single" w:sz="6" w:space="0" w:color="2F5496"/>
            </w:tcBorders>
            <w:shd w:val="clear" w:color="auto" w:fill="F7F7F7"/>
            <w:tcMar>
              <w:top w:w="160" w:type="dxa"/>
              <w:left w:w="220" w:type="dxa"/>
              <w:bottom w:w="160" w:type="dxa"/>
              <w:right w:w="220" w:type="dxa"/>
            </w:tcMar>
          </w:tcPr>
          <w:p w14:paraId="7E8CAC66" w14:textId="77777777" w:rsidR="00341D45" w:rsidRDefault="00032883" w:rsidP="00E90833">
            <w:pPr>
              <w:jc w:val="left"/>
            </w:pPr>
            <w:r>
              <w:rPr>
                <w:rFonts w:ascii="Consolas" w:eastAsia="Consolas" w:hAnsi="Consolas" w:cs="Consolas"/>
                <w:sz w:val="18"/>
                <w:szCs w:val="18"/>
              </w:rPr>
              <w:t>תפקידך: לסרוק את המקורות הבאים [רשימת 27+ המקורות] ולזהות בעיות חיים</w:t>
            </w:r>
          </w:p>
          <w:p w14:paraId="7E8CAC67" w14:textId="77777777" w:rsidR="00341D45" w:rsidRDefault="00032883" w:rsidP="00E90833">
            <w:pPr>
              <w:jc w:val="left"/>
            </w:pPr>
            <w:r>
              <w:rPr>
                <w:rFonts w:ascii="Consolas" w:eastAsia="Consolas" w:hAnsi="Consolas" w:cs="Consolas"/>
                <w:sz w:val="18"/>
                <w:szCs w:val="18"/>
              </w:rPr>
              <w:t>ישראליות מבוססות-נתונים באזורי האתגר הבאים: [9 האזורים].</w:t>
            </w:r>
          </w:p>
          <w:p w14:paraId="7E8CAC68" w14:textId="77777777" w:rsidR="00341D45" w:rsidRDefault="00032883" w:rsidP="00E90833">
            <w:pPr>
              <w:jc w:val="left"/>
            </w:pPr>
            <w:r>
              <w:rPr>
                <w:rFonts w:ascii="Consolas" w:eastAsia="Consolas" w:hAnsi="Consolas" w:cs="Consolas"/>
                <w:sz w:val="18"/>
                <w:szCs w:val="18"/>
              </w:rPr>
              <w:t xml:space="preserve"> </w:t>
            </w:r>
          </w:p>
          <w:p w14:paraId="7E8CAC69" w14:textId="77777777" w:rsidR="00341D45" w:rsidRDefault="00032883" w:rsidP="00E90833">
            <w:pPr>
              <w:jc w:val="left"/>
            </w:pPr>
            <w:r>
              <w:rPr>
                <w:rFonts w:ascii="Consolas" w:eastAsia="Consolas" w:hAnsi="Consolas" w:cs="Consolas"/>
                <w:sz w:val="18"/>
                <w:szCs w:val="18"/>
              </w:rPr>
              <w:t>לכל בעיה שתמצא:</w:t>
            </w:r>
          </w:p>
          <w:p w14:paraId="7E8CAC6A" w14:textId="77777777" w:rsidR="00341D45" w:rsidRDefault="00032883" w:rsidP="00E90833">
            <w:pPr>
              <w:jc w:val="left"/>
            </w:pPr>
            <w:r>
              <w:rPr>
                <w:rFonts w:ascii="Consolas" w:eastAsia="Consolas" w:hAnsi="Consolas" w:cs="Consolas"/>
                <w:sz w:val="18"/>
                <w:szCs w:val="18"/>
              </w:rPr>
              <w:t>- נסח אותה כבעיית חיים (מי סובל, ממה, מה ההשלכה) — לא כפתרון.</w:t>
            </w:r>
          </w:p>
          <w:p w14:paraId="7E8CAC6B" w14:textId="77777777" w:rsidR="00341D45" w:rsidRDefault="00032883" w:rsidP="00E90833">
            <w:pPr>
              <w:jc w:val="left"/>
            </w:pPr>
            <w:r>
              <w:rPr>
                <w:rFonts w:ascii="Consolas" w:eastAsia="Consolas" w:hAnsi="Consolas" w:cs="Consolas"/>
                <w:sz w:val="18"/>
                <w:szCs w:val="18"/>
              </w:rPr>
              <w:t>- ציין מקור מדויק (קישור/מסמך/עמוד).</w:t>
            </w:r>
          </w:p>
          <w:p w14:paraId="7E8CAC6C" w14:textId="77777777" w:rsidR="00341D45" w:rsidRDefault="00032883" w:rsidP="00E90833">
            <w:pPr>
              <w:jc w:val="left"/>
            </w:pPr>
            <w:r>
              <w:rPr>
                <w:rFonts w:ascii="Consolas" w:eastAsia="Consolas" w:hAnsi="Consolas" w:cs="Consolas"/>
                <w:sz w:val="18"/>
                <w:szCs w:val="18"/>
              </w:rPr>
              <w:t>- דרג עדות: האם המקור ממשלתי/אקדמי/סטטיסטי, או תקשורתי בלבד (ואז סמן "דורש תיקוף").</w:t>
            </w:r>
          </w:p>
          <w:p w14:paraId="7E8CAC6D" w14:textId="77777777" w:rsidR="00341D45" w:rsidRDefault="00032883" w:rsidP="00E90833">
            <w:pPr>
              <w:jc w:val="left"/>
            </w:pPr>
            <w:r>
              <w:rPr>
                <w:rFonts w:ascii="Consolas" w:eastAsia="Consolas" w:hAnsi="Consolas" w:cs="Consolas"/>
                <w:sz w:val="18"/>
                <w:szCs w:val="18"/>
              </w:rPr>
              <w:t>- בדוק אם הבעיה חוזרת במקור נוסף כלשהו מהרשימה.</w:t>
            </w:r>
          </w:p>
          <w:p w14:paraId="7E8CAC6E" w14:textId="77777777" w:rsidR="00341D45" w:rsidRDefault="00032883" w:rsidP="00E90833">
            <w:pPr>
              <w:jc w:val="left"/>
            </w:pPr>
            <w:r>
              <w:rPr>
                <w:rFonts w:ascii="Consolas" w:eastAsia="Consolas" w:hAnsi="Consolas" w:cs="Consolas"/>
                <w:sz w:val="18"/>
                <w:szCs w:val="18"/>
              </w:rPr>
              <w:t>- העריך פוטנציאל AI (נמוך/בינוני/גבוה) ונמק במנגנון ספציפי.</w:t>
            </w:r>
          </w:p>
          <w:p w14:paraId="7E8CAC6F" w14:textId="77777777" w:rsidR="00341D45" w:rsidRDefault="00032883" w:rsidP="00E90833">
            <w:pPr>
              <w:jc w:val="left"/>
            </w:pPr>
            <w:r>
              <w:rPr>
                <w:rFonts w:ascii="Consolas" w:eastAsia="Consolas" w:hAnsi="Consolas" w:cs="Consolas"/>
                <w:sz w:val="18"/>
                <w:szCs w:val="18"/>
              </w:rPr>
              <w:t>- אל תציע פתרון — רק בעיה, ראיות, והערכת פוטנציאל.</w:t>
            </w:r>
          </w:p>
          <w:p w14:paraId="7E8CAC70" w14:textId="77777777" w:rsidR="00341D45" w:rsidRDefault="00032883" w:rsidP="00E90833">
            <w:pPr>
              <w:jc w:val="left"/>
            </w:pPr>
            <w:r>
              <w:rPr>
                <w:rFonts w:ascii="Consolas" w:eastAsia="Consolas" w:hAnsi="Consolas" w:cs="Consolas"/>
                <w:sz w:val="18"/>
                <w:szCs w:val="18"/>
              </w:rPr>
              <w:t xml:space="preserve"> </w:t>
            </w:r>
          </w:p>
          <w:p w14:paraId="7E8CAC71" w14:textId="77777777" w:rsidR="00341D45" w:rsidRDefault="00032883" w:rsidP="00E90833">
            <w:pPr>
              <w:jc w:val="left"/>
            </w:pPr>
            <w:r>
              <w:rPr>
                <w:rFonts w:ascii="Consolas" w:eastAsia="Consolas" w:hAnsi="Consolas" w:cs="Consolas"/>
                <w:sz w:val="18"/>
                <w:szCs w:val="18"/>
              </w:rPr>
              <w:t>הפק טבלה לפי שדות כרטיס הבעיה.</w:t>
            </w:r>
          </w:p>
          <w:p w14:paraId="7E8CAC72" w14:textId="77777777" w:rsidR="00341D45" w:rsidRDefault="00032883" w:rsidP="00E90833">
            <w:pPr>
              <w:jc w:val="left"/>
            </w:pPr>
            <w:r>
              <w:rPr>
                <w:rFonts w:ascii="Consolas" w:eastAsia="Consolas" w:hAnsi="Consolas" w:cs="Consolas"/>
                <w:sz w:val="18"/>
                <w:szCs w:val="18"/>
              </w:rPr>
              <w:t>סמן 10–15 בעיות מבטיחות להעמקה, וסיים בהמלצה על אזורים שלא כדאי</w:t>
            </w:r>
          </w:p>
          <w:p w14:paraId="7E8CAC73" w14:textId="77777777" w:rsidR="00341D45" w:rsidRDefault="00032883" w:rsidP="00E90833">
            <w:pPr>
              <w:jc w:val="left"/>
            </w:pPr>
            <w:r>
              <w:rPr>
                <w:rFonts w:ascii="Consolas" w:eastAsia="Consolas" w:hAnsi="Consolas" w:cs="Consolas"/>
                <w:sz w:val="18"/>
                <w:szCs w:val="18"/>
              </w:rPr>
              <w:t>להשקיע בהם מאמץ נוסף כרגע, עם נימוק.</w:t>
            </w:r>
          </w:p>
        </w:tc>
      </w:tr>
    </w:tbl>
    <w:p w14:paraId="7E8CAC75" w14:textId="2EF500CF" w:rsidR="00341D45" w:rsidRDefault="00032883" w:rsidP="00E90833">
      <w:pPr>
        <w:pStyle w:val="Heading3"/>
        <w:spacing w:before="260" w:after="120"/>
        <w:jc w:val="left"/>
        <w:rPr>
          <w:ins w:id="152" w:author="אורית קורמן נגרי" w:date="2026-08-16T13:59:00Z" w16du:dateUtc="2026-08-16T10:59:00Z"/>
        </w:rPr>
      </w:pPr>
      <w:bookmarkStart w:id="153" w:name="_Toc236339087"/>
      <w:r>
        <w:rPr>
          <w:b/>
          <w:bCs/>
          <w:color w:val="2F5496"/>
        </w:rPr>
        <w:t>חקר שורש מעמיק (</w:t>
      </w:r>
      <w:proofErr w:type="spellStart"/>
      <w:r>
        <w:rPr>
          <w:b/>
          <w:bCs/>
          <w:color w:val="2F5496"/>
        </w:rPr>
        <w:t>Five</w:t>
      </w:r>
      <w:proofErr w:type="spellEnd"/>
      <w:r>
        <w:rPr>
          <w:b/>
          <w:bCs/>
          <w:color w:val="2F5496"/>
        </w:rPr>
        <w:t xml:space="preserve"> </w:t>
      </w:r>
      <w:proofErr w:type="spellStart"/>
      <w:r>
        <w:rPr>
          <w:b/>
          <w:bCs/>
          <w:color w:val="2F5496"/>
        </w:rPr>
        <w:t>Whys</w:t>
      </w:r>
      <w:proofErr w:type="spellEnd"/>
      <w:r>
        <w:rPr>
          <w:b/>
          <w:bCs/>
          <w:color w:val="2F5496"/>
        </w:rPr>
        <w:t xml:space="preserve">, </w:t>
      </w:r>
      <w:proofErr w:type="spellStart"/>
      <w:r>
        <w:rPr>
          <w:b/>
          <w:bCs/>
          <w:color w:val="2F5496"/>
        </w:rPr>
        <w:t>Problem</w:t>
      </w:r>
      <w:proofErr w:type="spellEnd"/>
      <w:r>
        <w:rPr>
          <w:b/>
          <w:bCs/>
          <w:color w:val="2F5496"/>
        </w:rPr>
        <w:t xml:space="preserve"> </w:t>
      </w:r>
      <w:proofErr w:type="spellStart"/>
      <w:r>
        <w:rPr>
          <w:b/>
          <w:bCs/>
          <w:color w:val="2F5496"/>
        </w:rPr>
        <w:t>Tree</w:t>
      </w:r>
      <w:proofErr w:type="spellEnd"/>
      <w:r>
        <w:rPr>
          <w:b/>
          <w:bCs/>
          <w:color w:val="2F5496"/>
        </w:rPr>
        <w:t>)</w:t>
      </w:r>
      <w:bookmarkEnd w:id="153"/>
      <w:ins w:id="154" w:author="אורית קורמן נגרי" w:date="2026-08-16T13:58:00Z" w16du:dateUtc="2026-08-16T10:58:00Z">
        <w:r w:rsidR="00D7778F">
          <w:rPr>
            <w:rFonts w:hint="cs"/>
          </w:rPr>
          <w:t>, זה שלב שארצה לה</w:t>
        </w:r>
      </w:ins>
      <w:ins w:id="155" w:author="אורית קורמן נגרי" w:date="2026-08-16T14:00:00Z" w16du:dateUtc="2026-08-16T11:00:00Z">
        <w:r w:rsidR="00D7778F">
          <w:rPr>
            <w:rFonts w:hint="cs"/>
          </w:rPr>
          <w:t>ש</w:t>
        </w:r>
      </w:ins>
      <w:ins w:id="156" w:author="אורית קורמן נגרי" w:date="2026-08-16T13:58:00Z" w16du:dateUtc="2026-08-16T10:58:00Z">
        <w:r w:rsidR="00D7778F">
          <w:rPr>
            <w:rFonts w:hint="cs"/>
          </w:rPr>
          <w:t xml:space="preserve">לים רק לרשימה הקצרה ולהוסיף בו מידע מחוץ למקורות המסומנים בשביל להעשיר את עולם הבעיה, ניתן יהיה להפעיל אותו ידנית ונקודתית על בעיות שלא </w:t>
        </w:r>
      </w:ins>
      <w:ins w:id="157" w:author="אורית קורמן נגרי" w:date="2026-08-16T13:59:00Z" w16du:dateUtc="2026-08-16T10:59:00Z">
        <w:r w:rsidR="00D7778F">
          <w:rPr>
            <w:rFonts w:hint="cs"/>
          </w:rPr>
          <w:t xml:space="preserve">עברו במסננת ונרצה להעשיר בהן ידע בשביל לבחון אותן שוב לפני </w:t>
        </w:r>
        <w:proofErr w:type="spellStart"/>
        <w:r w:rsidR="00D7778F">
          <w:rPr>
            <w:rFonts w:hint="cs"/>
          </w:rPr>
          <w:t>גוקר</w:t>
        </w:r>
        <w:proofErr w:type="spellEnd"/>
      </w:ins>
    </w:p>
    <w:p w14:paraId="0D286BDD" w14:textId="77777777" w:rsidR="00D7778F" w:rsidRDefault="00D7778F" w:rsidP="00D7778F">
      <w:pPr>
        <w:rPr>
          <w:ins w:id="158" w:author="אורית קורמן נגרי" w:date="2026-08-16T13:59:00Z" w16du:dateUtc="2026-08-16T10:59:00Z"/>
        </w:rPr>
      </w:pPr>
    </w:p>
    <w:p w14:paraId="21CA549C" w14:textId="4CCF830D" w:rsidR="00D7778F" w:rsidRPr="00D7778F" w:rsidRDefault="00D7778F">
      <w:pPr>
        <w:pPrChange w:id="159" w:author="אורית קורמן נגרי" w:date="2026-08-16T13:59:00Z" w16du:dateUtc="2026-08-16T10:59:00Z">
          <w:pPr>
            <w:pStyle w:val="Heading3"/>
            <w:spacing w:before="260" w:after="120"/>
            <w:jc w:val="left"/>
          </w:pPr>
        </w:pPrChange>
      </w:pPr>
      <w:ins w:id="160" w:author="אורית קורמן נגרי" w:date="2026-08-16T13:59:00Z" w16du:dateUtc="2026-08-16T10:59:00Z">
        <w:r>
          <w:rPr>
            <w:rFonts w:hint="cs"/>
          </w:rPr>
          <w:t>באופן כללי כל סוכן צריכות להיות הגדרות מתי עובד על כל הבעיות לתיקוף ומתי ואיך אני מפעילה אותו נקודתית על בעיה שאני רוצה להעשיר בה את הידע.</w:t>
        </w:r>
      </w:ins>
    </w:p>
    <w:p w14:paraId="7E8CAC76" w14:textId="77777777" w:rsidR="00341D45" w:rsidRDefault="00032883" w:rsidP="00E90833">
      <w:pPr>
        <w:spacing w:after="160"/>
        <w:jc w:val="left"/>
      </w:pPr>
      <w:r>
        <w:t>לאחר שבעיה עוברת את דרישות הסף, היא עוברת חקר מעמיק לפני תיעדוף סופי:</w:t>
      </w:r>
    </w:p>
    <w:p w14:paraId="7E8CAC77" w14:textId="77777777" w:rsidR="00341D45" w:rsidRDefault="00032883" w:rsidP="00E90833">
      <w:pPr>
        <w:pStyle w:val="ListParagraph"/>
        <w:numPr>
          <w:ilvl w:val="0"/>
          <w:numId w:val="2"/>
        </w:numPr>
        <w:spacing w:after="80"/>
        <w:jc w:val="left"/>
      </w:pPr>
      <w:proofErr w:type="spellStart"/>
      <w:r>
        <w:rPr>
          <w:b/>
          <w:bCs/>
        </w:rPr>
        <w:t>Five</w:t>
      </w:r>
      <w:proofErr w:type="spellEnd"/>
      <w:r>
        <w:rPr>
          <w:b/>
          <w:bCs/>
        </w:rPr>
        <w:t xml:space="preserve"> </w:t>
      </w:r>
      <w:proofErr w:type="spellStart"/>
      <w:r>
        <w:rPr>
          <w:b/>
          <w:bCs/>
        </w:rPr>
        <w:t>Whys</w:t>
      </w:r>
      <w:proofErr w:type="spellEnd"/>
      <w:r>
        <w:t xml:space="preserve"> — לאיתור הבעיה העמוקה</w:t>
      </w:r>
    </w:p>
    <w:p w14:paraId="7E8CAC78" w14:textId="77777777" w:rsidR="00341D45" w:rsidRDefault="00032883" w:rsidP="00E90833">
      <w:pPr>
        <w:pStyle w:val="ListParagraph"/>
        <w:numPr>
          <w:ilvl w:val="0"/>
          <w:numId w:val="2"/>
        </w:numPr>
        <w:spacing w:after="80"/>
        <w:jc w:val="left"/>
      </w:pPr>
      <w:proofErr w:type="spellStart"/>
      <w:r>
        <w:rPr>
          <w:b/>
          <w:bCs/>
        </w:rPr>
        <w:t>Problem</w:t>
      </w:r>
      <w:proofErr w:type="spellEnd"/>
      <w:r>
        <w:rPr>
          <w:b/>
          <w:bCs/>
        </w:rPr>
        <w:t xml:space="preserve"> </w:t>
      </w:r>
      <w:proofErr w:type="spellStart"/>
      <w:r>
        <w:rPr>
          <w:b/>
          <w:bCs/>
        </w:rPr>
        <w:t>Tree</w:t>
      </w:r>
      <w:proofErr w:type="spellEnd"/>
      <w:r>
        <w:t xml:space="preserve"> — מיפוי גורמים והשלכות</w:t>
      </w:r>
    </w:p>
    <w:p w14:paraId="7E8CAC79" w14:textId="77777777" w:rsidR="00341D45" w:rsidRDefault="00032883" w:rsidP="00E90833">
      <w:pPr>
        <w:pStyle w:val="ListParagraph"/>
        <w:numPr>
          <w:ilvl w:val="0"/>
          <w:numId w:val="2"/>
        </w:numPr>
        <w:spacing w:after="80"/>
        <w:jc w:val="left"/>
      </w:pPr>
      <w:proofErr w:type="spellStart"/>
      <w:r>
        <w:rPr>
          <w:b/>
          <w:bCs/>
        </w:rPr>
        <w:t>System</w:t>
      </w:r>
      <w:proofErr w:type="spellEnd"/>
      <w:r>
        <w:rPr>
          <w:b/>
          <w:bCs/>
        </w:rPr>
        <w:t xml:space="preserve"> </w:t>
      </w:r>
      <w:proofErr w:type="spellStart"/>
      <w:r>
        <w:rPr>
          <w:b/>
          <w:bCs/>
        </w:rPr>
        <w:t>Mapping</w:t>
      </w:r>
      <w:proofErr w:type="spellEnd"/>
      <w:r>
        <w:t xml:space="preserve"> — הבנת הסביבה המערכתית</w:t>
      </w:r>
    </w:p>
    <w:p w14:paraId="7E8CAC7A" w14:textId="77777777" w:rsidR="00341D45" w:rsidRDefault="00032883" w:rsidP="00E90833">
      <w:pPr>
        <w:pStyle w:val="ListParagraph"/>
        <w:numPr>
          <w:ilvl w:val="0"/>
          <w:numId w:val="2"/>
        </w:numPr>
        <w:spacing w:after="80"/>
        <w:jc w:val="left"/>
      </w:pPr>
      <w:r>
        <w:rPr>
          <w:b/>
          <w:bCs/>
        </w:rPr>
        <w:t>ניתוח חסמים</w:t>
      </w:r>
      <w:r>
        <w:t xml:space="preserve"> — מה עצר פתרונות עד כה</w:t>
      </w:r>
    </w:p>
    <w:p w14:paraId="7E8CAC7B" w14:textId="77777777" w:rsidR="00341D45" w:rsidRDefault="00032883" w:rsidP="00E90833">
      <w:pPr>
        <w:pStyle w:val="ListParagraph"/>
        <w:numPr>
          <w:ilvl w:val="0"/>
          <w:numId w:val="2"/>
        </w:numPr>
        <w:spacing w:after="80"/>
        <w:jc w:val="left"/>
      </w:pPr>
      <w:r>
        <w:rPr>
          <w:b/>
          <w:bCs/>
        </w:rPr>
        <w:t>מסע משתמש</w:t>
      </w:r>
      <w:r>
        <w:t xml:space="preserve"> — איך הבעיה נחווית על ידי מי שסובל ממנה</w:t>
      </w:r>
    </w:p>
    <w:p w14:paraId="7E8CAC7C" w14:textId="77777777" w:rsidR="00341D45" w:rsidRDefault="00032883" w:rsidP="00E90833">
      <w:pPr>
        <w:spacing w:after="160"/>
        <w:jc w:val="left"/>
      </w:pPr>
      <w:r>
        <w:t xml:space="preserve">וגם: חקר דאטה (זמינות, איכות, בעלות ורגולציה) · חקר AI </w:t>
      </w:r>
      <w:proofErr w:type="spellStart"/>
      <w:r>
        <w:t>Fit</w:t>
      </w:r>
      <w:proofErr w:type="spellEnd"/>
      <w:r>
        <w:t xml:space="preserve"> (יכולת בשלה? </w:t>
      </w:r>
      <w:proofErr w:type="spellStart"/>
      <w:r>
        <w:t>classification</w:t>
      </w:r>
      <w:proofErr w:type="spellEnd"/>
      <w:r>
        <w:t>/</w:t>
      </w:r>
      <w:proofErr w:type="spellStart"/>
      <w:r>
        <w:t>prediction</w:t>
      </w:r>
      <w:proofErr w:type="spellEnd"/>
      <w:r>
        <w:t>/</w:t>
      </w:r>
      <w:proofErr w:type="spellStart"/>
      <w:r>
        <w:t>generation</w:t>
      </w:r>
      <w:proofErr w:type="spellEnd"/>
      <w:r>
        <w:t>/</w:t>
      </w:r>
      <w:proofErr w:type="spellStart"/>
      <w:r>
        <w:t>recommendation</w:t>
      </w:r>
      <w:proofErr w:type="spellEnd"/>
      <w:r>
        <w:t>? לאמן מול לרכוש) · חקר אימפקט (</w:t>
      </w:r>
      <w:proofErr w:type="spellStart"/>
      <w:r>
        <w:t>Baseline</w:t>
      </w:r>
      <w:proofErr w:type="spellEnd"/>
      <w:r>
        <w:t>, מדד, גודל אוכלוסייה) · חקר ישימות (רכש, אינטגרציות, בעל בית) · חקר שוק (</w:t>
      </w:r>
      <w:proofErr w:type="spellStart"/>
      <w:r>
        <w:t>Build</w:t>
      </w:r>
      <w:proofErr w:type="spellEnd"/>
      <w:r>
        <w:t>/</w:t>
      </w:r>
      <w:proofErr w:type="spellStart"/>
      <w:r>
        <w:t>Buy</w:t>
      </w:r>
      <w:proofErr w:type="spellEnd"/>
      <w:r>
        <w:t>/</w:t>
      </w:r>
      <w:proofErr w:type="spellStart"/>
      <w:r>
        <w:t>Partner</w:t>
      </w:r>
      <w:proofErr w:type="spellEnd"/>
      <w:r>
        <w:t>/</w:t>
      </w:r>
      <w:proofErr w:type="spellStart"/>
      <w:r>
        <w:t>Tender</w:t>
      </w:r>
      <w:proofErr w:type="spellEnd"/>
      <w:r>
        <w:t>, מה נכשל בעבר).</w:t>
      </w:r>
    </w:p>
    <w:p w14:paraId="7E8CAC7D" w14:textId="6BA92887" w:rsidR="00341D45" w:rsidRDefault="00D7778F" w:rsidP="00E90833">
      <w:pPr>
        <w:spacing w:after="160"/>
        <w:jc w:val="left"/>
      </w:pPr>
      <w:ins w:id="161" w:author="אורית קורמן נגרי" w:date="2026-08-16T14:01:00Z" w16du:dateUtc="2026-08-16T11:01:00Z">
        <w:r>
          <w:rPr>
            <w:rFonts w:hint="cs"/>
          </w:rPr>
          <w:lastRenderedPageBreak/>
          <w:t xml:space="preserve">זה שלב שבעצם הוא </w:t>
        </w:r>
        <w:r>
          <w:rPr>
            <w:rtl w:val="0"/>
            <w:lang w:val="en-US"/>
          </w:rPr>
          <w:t>phase -1</w:t>
        </w:r>
        <w:r>
          <w:rPr>
            <w:rFonts w:hint="cs"/>
            <w:lang w:val="en-US"/>
          </w:rPr>
          <w:t xml:space="preserve"> לפני חקר הבעיה בהגדרת המיזם וחל על כל בעיה שעברה את </w:t>
        </w:r>
        <w:proofErr w:type="spellStart"/>
        <w:r>
          <w:rPr>
            <w:rFonts w:hint="cs"/>
            <w:lang w:val="en-US"/>
          </w:rPr>
          <w:t>הגייט</w:t>
        </w:r>
        <w:proofErr w:type="spellEnd"/>
        <w:r>
          <w:rPr>
            <w:rFonts w:hint="cs"/>
            <w:lang w:val="en-US"/>
          </w:rPr>
          <w:t xml:space="preserve"> </w:t>
        </w:r>
      </w:ins>
      <w:r w:rsidR="00032883">
        <w:t xml:space="preserve">זהו החקר </w:t>
      </w:r>
      <w:r w:rsidR="00032883">
        <w:rPr>
          <w:b/>
          <w:bCs/>
        </w:rPr>
        <w:t>הראשוני</w:t>
      </w:r>
      <w:r w:rsidR="00032883">
        <w:t xml:space="preserve"> בתוך מפעל הבעיות. לאחר שבעיה נבחרת ועוברת לשלב הבא, מתבצע חקר שורש </w:t>
      </w:r>
      <w:r w:rsidR="00032883">
        <w:rPr>
          <w:b/>
          <w:bCs/>
        </w:rPr>
        <w:t>פורמלי ומובנה</w:t>
      </w:r>
      <w:r w:rsidR="00032883">
        <w:t xml:space="preserve"> בן 5 שלבים: </w:t>
      </w:r>
      <w:hyperlink w:anchor="b02_research" w:history="1">
        <w:r w:rsidR="00032883">
          <w:rPr>
            <w:color w:val="1155CC"/>
            <w:u w:val="single"/>
          </w:rPr>
          <w:t>חקר-הבעיה</w:t>
        </w:r>
      </w:hyperlink>
      <w:r w:rsidR="00032883">
        <w:t>.</w:t>
      </w:r>
    </w:p>
    <w:p w14:paraId="7E8CAC7E" w14:textId="77777777" w:rsidR="00341D45" w:rsidRDefault="00032883" w:rsidP="00E90833">
      <w:pPr>
        <w:pStyle w:val="Heading2"/>
        <w:spacing w:before="320" w:after="160"/>
        <w:jc w:val="left"/>
      </w:pPr>
      <w:bookmarkStart w:id="162" w:name="b01_funnel"/>
      <w:bookmarkStart w:id="163" w:name="_Toc236339088"/>
      <w:r>
        <w:rPr>
          <w:b/>
          <w:bCs/>
          <w:color w:val="2F5496"/>
          <w:sz w:val="28"/>
          <w:szCs w:val="28"/>
        </w:rPr>
        <w:t>ניהול משפך ותיעדוף דינמי</w:t>
      </w:r>
      <w:bookmarkEnd w:id="162"/>
      <w:bookmarkEnd w:id="163"/>
    </w:p>
    <w:p w14:paraId="7E8CAC7F" w14:textId="77777777" w:rsidR="00341D45" w:rsidRDefault="00032883" w:rsidP="00E90833">
      <w:pPr>
        <w:pStyle w:val="Heading3"/>
        <w:spacing w:before="260" w:after="120"/>
        <w:jc w:val="left"/>
      </w:pPr>
      <w:bookmarkStart w:id="164" w:name="_Toc236339089"/>
      <w:r>
        <w:rPr>
          <w:b/>
          <w:bCs/>
          <w:color w:val="2F5496"/>
        </w:rPr>
        <w:t>עקרון התיעדוף הדינמי</w:t>
      </w:r>
      <w:bookmarkEnd w:id="164"/>
    </w:p>
    <w:p w14:paraId="7E8CAC80" w14:textId="77777777" w:rsidR="00341D45" w:rsidRDefault="00032883" w:rsidP="00E90833">
      <w:pPr>
        <w:spacing w:after="160"/>
        <w:jc w:val="left"/>
      </w:pPr>
      <w:r>
        <w:rPr>
          <w:b/>
          <w:bCs/>
        </w:rPr>
        <w:t>התיעדוף אינו פעולה חד-פעמית.</w:t>
      </w:r>
      <w:r>
        <w:t xml:space="preserve"> כל בעיה מקבלת </w:t>
      </w:r>
      <w:r>
        <w:rPr>
          <w:b/>
          <w:bCs/>
        </w:rPr>
        <w:t>ציון משוקלל שמתעדכן כל הזמן</w:t>
      </w:r>
      <w:r>
        <w:t xml:space="preserve"> עם הצטברות מידע, שינויים טכנולוגיים ועדכוני מדיניות.</w:t>
      </w:r>
    </w:p>
    <w:p w14:paraId="7E8CAC81" w14:textId="77777777" w:rsidR="00341D45" w:rsidRDefault="00032883" w:rsidP="00E90833">
      <w:pPr>
        <w:pStyle w:val="ListParagraph"/>
        <w:numPr>
          <w:ilvl w:val="0"/>
          <w:numId w:val="2"/>
        </w:numPr>
        <w:spacing w:after="80"/>
        <w:jc w:val="left"/>
      </w:pPr>
      <w:r>
        <w:t xml:space="preserve">בעיה שנפסלה על רקע טכנולוגי </w:t>
      </w:r>
      <w:r>
        <w:rPr>
          <w:b/>
          <w:bCs/>
        </w:rPr>
        <w:t>חוזרת למאגר</w:t>
      </w:r>
      <w:r>
        <w:t xml:space="preserve"> עם הערה "ממתינה לטכנולוגיית X" — ולא נמחקת.</w:t>
      </w:r>
    </w:p>
    <w:p w14:paraId="7E8CAC82" w14:textId="77777777" w:rsidR="00341D45" w:rsidRDefault="00032883" w:rsidP="00E90833">
      <w:pPr>
        <w:pStyle w:val="ListParagraph"/>
        <w:numPr>
          <w:ilvl w:val="0"/>
          <w:numId w:val="2"/>
        </w:numPr>
        <w:spacing w:after="80"/>
        <w:jc w:val="left"/>
      </w:pPr>
      <w:r>
        <w:t>קריטריונים מתחזקים ככל שמצטבר מידע נוסף.</w:t>
      </w:r>
    </w:p>
    <w:p w14:paraId="7E8CAC83" w14:textId="77777777" w:rsidR="00341D45" w:rsidRDefault="00032883" w:rsidP="00E90833">
      <w:pPr>
        <w:pStyle w:val="ListParagraph"/>
        <w:numPr>
          <w:ilvl w:val="0"/>
          <w:numId w:val="2"/>
        </w:numPr>
        <w:spacing w:after="80"/>
        <w:jc w:val="left"/>
      </w:pPr>
      <w:r>
        <w:t xml:space="preserve">המשפך </w:t>
      </w:r>
      <w:r>
        <w:rPr>
          <w:b/>
          <w:bCs/>
        </w:rPr>
        <w:t>אינו לינארי</w:t>
      </w:r>
      <w:r>
        <w:t xml:space="preserve"> — בעיות יכולות לחזור, לדשדש, ולקבל ציון מחדש.</w:t>
      </w:r>
    </w:p>
    <w:p w14:paraId="7E8CAC84" w14:textId="77777777" w:rsidR="00341D45" w:rsidRDefault="00032883" w:rsidP="00E90833">
      <w:pPr>
        <w:pStyle w:val="ListParagraph"/>
        <w:numPr>
          <w:ilvl w:val="0"/>
          <w:numId w:val="2"/>
        </w:numPr>
        <w:spacing w:after="80"/>
        <w:jc w:val="left"/>
      </w:pPr>
      <w:r>
        <w:t xml:space="preserve">מדי רבעון (לפחות) נעשית </w:t>
      </w:r>
      <w:r>
        <w:rPr>
          <w:b/>
          <w:bCs/>
        </w:rPr>
        <w:t>סקירת משפך (</w:t>
      </w:r>
      <w:proofErr w:type="spellStart"/>
      <w:r>
        <w:rPr>
          <w:b/>
          <w:bCs/>
        </w:rPr>
        <w:t>Funnel</w:t>
      </w:r>
      <w:proofErr w:type="spellEnd"/>
      <w:r>
        <w:rPr>
          <w:b/>
          <w:bCs/>
        </w:rPr>
        <w:t xml:space="preserve"> </w:t>
      </w:r>
      <w:proofErr w:type="spellStart"/>
      <w:r>
        <w:rPr>
          <w:b/>
          <w:bCs/>
        </w:rPr>
        <w:t>Review</w:t>
      </w:r>
      <w:proofErr w:type="spellEnd"/>
      <w:r>
        <w:rPr>
          <w:b/>
          <w:bCs/>
        </w:rPr>
        <w:t>)</w:t>
      </w:r>
      <w:r>
        <w:t xml:space="preserve"> — האם יש מספיק בעיות בכל שלב?</w:t>
      </w:r>
    </w:p>
    <w:p w14:paraId="7E8CAC85" w14:textId="77777777" w:rsidR="00341D45" w:rsidRDefault="00032883" w:rsidP="00E90833">
      <w:pPr>
        <w:pStyle w:val="Heading3"/>
        <w:spacing w:before="260" w:after="120"/>
        <w:jc w:val="left"/>
      </w:pPr>
      <w:bookmarkStart w:id="165" w:name="_Toc236339090"/>
      <w:r>
        <w:rPr>
          <w:b/>
          <w:bCs/>
          <w:color w:val="2F5496"/>
        </w:rPr>
        <w:t>שכבת הניהול (</w:t>
      </w:r>
      <w:proofErr w:type="spellStart"/>
      <w:r>
        <w:rPr>
          <w:b/>
          <w:bCs/>
          <w:color w:val="2F5496"/>
        </w:rPr>
        <w:t>Management</w:t>
      </w:r>
      <w:proofErr w:type="spellEnd"/>
      <w:r>
        <w:rPr>
          <w:b/>
          <w:bCs/>
          <w:color w:val="2F5496"/>
        </w:rPr>
        <w:t xml:space="preserve"> </w:t>
      </w:r>
      <w:proofErr w:type="spellStart"/>
      <w:r>
        <w:rPr>
          <w:b/>
          <w:bCs/>
          <w:color w:val="2F5496"/>
        </w:rPr>
        <w:t>Layer</w:t>
      </w:r>
      <w:proofErr w:type="spellEnd"/>
      <w:r>
        <w:rPr>
          <w:b/>
          <w:bCs/>
          <w:color w:val="2F5496"/>
        </w:rPr>
        <w:t>)</w:t>
      </w:r>
      <w:bookmarkEnd w:id="165"/>
    </w:p>
    <w:p w14:paraId="7E8CAC86" w14:textId="473BBE03" w:rsidR="00341D45" w:rsidRDefault="00032883" w:rsidP="00E90833">
      <w:pPr>
        <w:spacing w:after="160"/>
        <w:jc w:val="left"/>
      </w:pPr>
      <w:r>
        <w:rPr>
          <w:b/>
          <w:bCs/>
        </w:rPr>
        <w:t>מעל לתיעדוף האלגוריתמי קיימת שכבה ניהולית.</w:t>
      </w:r>
      <w:r>
        <w:t xml:space="preserve"> הנהלת המטה שומרת לעצמה את הזכות לקבל </w:t>
      </w:r>
      <w:r>
        <w:rPr>
          <w:b/>
          <w:bCs/>
        </w:rPr>
        <w:t xml:space="preserve">החלטות </w:t>
      </w:r>
      <w:del w:id="166" w:author="אורית קורמן נגרי" w:date="2026-08-16T15:15:00Z" w16du:dateUtc="2026-08-16T12:15:00Z">
        <w:r w:rsidDel="00250584">
          <w:rPr>
            <w:b/>
            <w:bCs/>
          </w:rPr>
          <w:delText>דיקטטיביות</w:delText>
        </w:r>
      </w:del>
      <w:ins w:id="167" w:author="אורית קורמן נגרי" w:date="2026-08-16T15:15:00Z" w16du:dateUtc="2026-08-16T12:15:00Z">
        <w:r w:rsidR="00250584">
          <w:rPr>
            <w:rFonts w:hint="cs"/>
            <w:b/>
            <w:bCs/>
          </w:rPr>
          <w:t>דירקטיבות</w:t>
        </w:r>
      </w:ins>
      <w:r>
        <w:t xml:space="preserve"> שמטות את התמהיל — למשל: "בחודשיים הקרובים נתמקד בביטחון לאומי" או "נרצה לפחות בעיה אחת מתחום ההזדקנות השנה."</w:t>
      </w:r>
    </w:p>
    <w:p w14:paraId="7E8CAC87" w14:textId="20C247A4" w:rsidR="00341D45" w:rsidRDefault="00032883" w:rsidP="00E90833">
      <w:pPr>
        <w:spacing w:after="160"/>
        <w:jc w:val="left"/>
      </w:pPr>
      <w:r>
        <w:t xml:space="preserve">זו החלטה </w:t>
      </w:r>
      <w:r>
        <w:rPr>
          <w:b/>
          <w:bCs/>
        </w:rPr>
        <w:t>לגיטימית ומוצהרת</w:t>
      </w:r>
      <w:r>
        <w:t xml:space="preserve"> שפועלת </w:t>
      </w:r>
      <w:proofErr w:type="spellStart"/>
      <w:r>
        <w:t>on</w:t>
      </w:r>
      <w:proofErr w:type="spellEnd"/>
      <w:r>
        <w:t xml:space="preserve"> </w:t>
      </w:r>
      <w:proofErr w:type="spellStart"/>
      <w:r>
        <w:t>top</w:t>
      </w:r>
      <w:proofErr w:type="spellEnd"/>
      <w:r>
        <w:t xml:space="preserve"> על המנגנון, לא בתוכו. חייבת להיות: </w:t>
      </w:r>
      <w:r>
        <w:rPr>
          <w:b/>
          <w:bCs/>
        </w:rPr>
        <w:t>מתועדת</w:t>
      </w:r>
      <w:r>
        <w:t xml:space="preserve"> (עם הנמקה) · </w:t>
      </w:r>
      <w:r>
        <w:rPr>
          <w:b/>
          <w:bCs/>
        </w:rPr>
        <w:t>שקופה</w:t>
      </w:r>
      <w:r>
        <w:t xml:space="preserve"> (לכל הצוות) · </w:t>
      </w:r>
      <w:r>
        <w:rPr>
          <w:b/>
          <w:bCs/>
        </w:rPr>
        <w:t>מוגבלת בזמן</w:t>
      </w:r>
      <w:r>
        <w:t xml:space="preserve"> (עם תאריך סיום)</w:t>
      </w:r>
      <w:ins w:id="168" w:author="אורית קורמן נגרי" w:date="2026-08-16T15:15:00Z" w16du:dateUtc="2026-08-16T12:15:00Z">
        <w:r w:rsidR="00250584">
          <w:rPr>
            <w:rFonts w:hint="cs"/>
          </w:rPr>
          <w:t xml:space="preserve"> יכולה להיות גם פייר בעיה ולא כהחלטה עיתית</w:t>
        </w:r>
      </w:ins>
      <w:r>
        <w:t>.</w:t>
      </w:r>
    </w:p>
    <w:p w14:paraId="7E8CAC88" w14:textId="77777777" w:rsidR="00341D45" w:rsidRDefault="00032883" w:rsidP="00E90833">
      <w:pPr>
        <w:pStyle w:val="Heading3"/>
        <w:spacing w:before="260" w:after="120"/>
        <w:jc w:val="left"/>
      </w:pPr>
      <w:bookmarkStart w:id="169" w:name="_Toc236339091"/>
      <w:r>
        <w:rPr>
          <w:b/>
          <w:bCs/>
          <w:color w:val="2F5496"/>
        </w:rPr>
        <w:t>מדדי משפך (</w:t>
      </w:r>
      <w:proofErr w:type="spellStart"/>
      <w:r>
        <w:rPr>
          <w:b/>
          <w:bCs/>
          <w:color w:val="2F5496"/>
        </w:rPr>
        <w:t>Funnel</w:t>
      </w:r>
      <w:proofErr w:type="spellEnd"/>
      <w:r>
        <w:rPr>
          <w:b/>
          <w:bCs/>
          <w:color w:val="2F5496"/>
        </w:rPr>
        <w:t xml:space="preserve"> </w:t>
      </w:r>
      <w:proofErr w:type="spellStart"/>
      <w:r>
        <w:rPr>
          <w:b/>
          <w:bCs/>
          <w:color w:val="2F5496"/>
        </w:rPr>
        <w:t>Health</w:t>
      </w:r>
      <w:proofErr w:type="spellEnd"/>
      <w:r>
        <w:rPr>
          <w:b/>
          <w:bCs/>
          <w:color w:val="2F5496"/>
        </w:rPr>
        <w:t>) — לדיווח הנהלה</w:t>
      </w:r>
      <w:bookmarkEnd w:id="169"/>
    </w:p>
    <w:tbl>
      <w:tblPr>
        <w:bidiVisual/>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826"/>
      </w:tblGrid>
      <w:tr w:rsidR="00341D45" w14:paraId="7E8CAC8B" w14:textId="77777777">
        <w:trPr>
          <w:tblHeader/>
        </w:trPr>
        <w:tc>
          <w:tcPr>
            <w:tcW w:w="3200" w:type="dxa"/>
            <w:shd w:val="clear" w:color="auto" w:fill="2F5496"/>
            <w:tcMar>
              <w:top w:w="80" w:type="dxa"/>
              <w:left w:w="120" w:type="dxa"/>
              <w:bottom w:w="80" w:type="dxa"/>
              <w:right w:w="120" w:type="dxa"/>
            </w:tcMar>
            <w:vAlign w:val="center"/>
          </w:tcPr>
          <w:p w14:paraId="7E8CAC89" w14:textId="77777777" w:rsidR="00341D45" w:rsidRDefault="00032883" w:rsidP="00E90833">
            <w:pPr>
              <w:jc w:val="left"/>
            </w:pPr>
            <w:r>
              <w:rPr>
                <w:b/>
                <w:bCs/>
                <w:color w:val="FFFFFF"/>
              </w:rPr>
              <w:t>מדד</w:t>
            </w:r>
          </w:p>
        </w:tc>
        <w:tc>
          <w:tcPr>
            <w:tcW w:w="5826" w:type="dxa"/>
            <w:shd w:val="clear" w:color="auto" w:fill="2F5496"/>
            <w:tcMar>
              <w:top w:w="80" w:type="dxa"/>
              <w:left w:w="120" w:type="dxa"/>
              <w:bottom w:w="80" w:type="dxa"/>
              <w:right w:w="120" w:type="dxa"/>
            </w:tcMar>
            <w:vAlign w:val="center"/>
          </w:tcPr>
          <w:p w14:paraId="7E8CAC8A" w14:textId="77777777" w:rsidR="00341D45" w:rsidRDefault="00032883" w:rsidP="00E90833">
            <w:pPr>
              <w:jc w:val="left"/>
            </w:pPr>
            <w:r>
              <w:rPr>
                <w:b/>
                <w:bCs/>
                <w:color w:val="FFFFFF"/>
              </w:rPr>
              <w:t>תיאור</w:t>
            </w:r>
          </w:p>
        </w:tc>
      </w:tr>
      <w:tr w:rsidR="00341D45" w14:paraId="7E8CAC8E" w14:textId="77777777">
        <w:tc>
          <w:tcPr>
            <w:tcW w:w="3200" w:type="dxa"/>
            <w:shd w:val="clear" w:color="auto" w:fill="FFFFFF"/>
            <w:tcMar>
              <w:top w:w="80" w:type="dxa"/>
              <w:left w:w="120" w:type="dxa"/>
              <w:bottom w:w="80" w:type="dxa"/>
              <w:right w:w="120" w:type="dxa"/>
            </w:tcMar>
          </w:tcPr>
          <w:p w14:paraId="7E8CAC8C" w14:textId="77777777" w:rsidR="00341D45" w:rsidRDefault="00032883" w:rsidP="00E90833">
            <w:pPr>
              <w:jc w:val="left"/>
            </w:pPr>
            <w:r>
              <w:t>בעיות בכניסה</w:t>
            </w:r>
          </w:p>
        </w:tc>
        <w:tc>
          <w:tcPr>
            <w:tcW w:w="5826" w:type="dxa"/>
            <w:shd w:val="clear" w:color="auto" w:fill="FFFFFF"/>
            <w:tcMar>
              <w:top w:w="80" w:type="dxa"/>
              <w:left w:w="120" w:type="dxa"/>
              <w:bottom w:w="80" w:type="dxa"/>
              <w:right w:w="120" w:type="dxa"/>
            </w:tcMar>
          </w:tcPr>
          <w:p w14:paraId="7E8CAC8D" w14:textId="77777777" w:rsidR="00341D45" w:rsidRDefault="00032883" w:rsidP="00E90833">
            <w:pPr>
              <w:jc w:val="left"/>
            </w:pPr>
            <w:r>
              <w:t>כמה בעיות חדשות נוספו ברבעון</w:t>
            </w:r>
          </w:p>
        </w:tc>
      </w:tr>
      <w:tr w:rsidR="00341D45" w14:paraId="7E8CAC91" w14:textId="77777777">
        <w:tc>
          <w:tcPr>
            <w:tcW w:w="3200" w:type="dxa"/>
            <w:shd w:val="clear" w:color="auto" w:fill="F5F7FA"/>
            <w:tcMar>
              <w:top w:w="80" w:type="dxa"/>
              <w:left w:w="120" w:type="dxa"/>
              <w:bottom w:w="80" w:type="dxa"/>
              <w:right w:w="120" w:type="dxa"/>
            </w:tcMar>
          </w:tcPr>
          <w:p w14:paraId="7E8CAC8F" w14:textId="77777777" w:rsidR="00341D45" w:rsidRDefault="00032883" w:rsidP="00E90833">
            <w:pPr>
              <w:jc w:val="left"/>
            </w:pPr>
            <w:r>
              <w:t>בחקר פעיל</w:t>
            </w:r>
          </w:p>
        </w:tc>
        <w:tc>
          <w:tcPr>
            <w:tcW w:w="5826" w:type="dxa"/>
            <w:shd w:val="clear" w:color="auto" w:fill="F5F7FA"/>
            <w:tcMar>
              <w:top w:w="80" w:type="dxa"/>
              <w:left w:w="120" w:type="dxa"/>
              <w:bottom w:w="80" w:type="dxa"/>
              <w:right w:w="120" w:type="dxa"/>
            </w:tcMar>
          </w:tcPr>
          <w:p w14:paraId="7E8CAC90" w14:textId="77777777" w:rsidR="00341D45" w:rsidRDefault="00032883" w:rsidP="00E90833">
            <w:pPr>
              <w:jc w:val="left"/>
            </w:pPr>
            <w:r>
              <w:t>כמה בעיות נמצאות בחקר מעמיק</w:t>
            </w:r>
          </w:p>
        </w:tc>
      </w:tr>
      <w:tr w:rsidR="00341D45" w14:paraId="7E8CAC94" w14:textId="77777777">
        <w:tc>
          <w:tcPr>
            <w:tcW w:w="3200" w:type="dxa"/>
            <w:shd w:val="clear" w:color="auto" w:fill="FFFFFF"/>
            <w:tcMar>
              <w:top w:w="80" w:type="dxa"/>
              <w:left w:w="120" w:type="dxa"/>
              <w:bottom w:w="80" w:type="dxa"/>
              <w:right w:w="120" w:type="dxa"/>
            </w:tcMar>
          </w:tcPr>
          <w:p w14:paraId="7E8CAC92" w14:textId="77777777" w:rsidR="00341D45" w:rsidRDefault="00032883" w:rsidP="00E90833">
            <w:pPr>
              <w:jc w:val="left"/>
            </w:pPr>
            <w:r>
              <w:t>ממתינות לתיעדוף</w:t>
            </w:r>
          </w:p>
        </w:tc>
        <w:tc>
          <w:tcPr>
            <w:tcW w:w="5826" w:type="dxa"/>
            <w:shd w:val="clear" w:color="auto" w:fill="FFFFFF"/>
            <w:tcMar>
              <w:top w:w="80" w:type="dxa"/>
              <w:left w:w="120" w:type="dxa"/>
              <w:bottom w:w="80" w:type="dxa"/>
              <w:right w:w="120" w:type="dxa"/>
            </w:tcMar>
          </w:tcPr>
          <w:p w14:paraId="7E8CAC93" w14:textId="77777777" w:rsidR="00341D45" w:rsidRDefault="00032883" w:rsidP="00E90833">
            <w:pPr>
              <w:jc w:val="left"/>
            </w:pPr>
            <w:r>
              <w:t>כמה עברו חקר וממתינות להחלטה</w:t>
            </w:r>
          </w:p>
        </w:tc>
      </w:tr>
      <w:tr w:rsidR="00341D45" w14:paraId="7E8CAC97" w14:textId="77777777">
        <w:tc>
          <w:tcPr>
            <w:tcW w:w="3200" w:type="dxa"/>
            <w:shd w:val="clear" w:color="auto" w:fill="F5F7FA"/>
            <w:tcMar>
              <w:top w:w="80" w:type="dxa"/>
              <w:left w:w="120" w:type="dxa"/>
              <w:bottom w:w="80" w:type="dxa"/>
              <w:right w:w="120" w:type="dxa"/>
            </w:tcMar>
          </w:tcPr>
          <w:p w14:paraId="7E8CAC95" w14:textId="77777777" w:rsidR="00341D45" w:rsidRDefault="00032883" w:rsidP="00E90833">
            <w:pPr>
              <w:jc w:val="left"/>
            </w:pPr>
            <w:r>
              <w:t>עברו להגדרת מיזם</w:t>
            </w:r>
          </w:p>
        </w:tc>
        <w:tc>
          <w:tcPr>
            <w:tcW w:w="5826" w:type="dxa"/>
            <w:shd w:val="clear" w:color="auto" w:fill="F5F7FA"/>
            <w:tcMar>
              <w:top w:w="80" w:type="dxa"/>
              <w:left w:w="120" w:type="dxa"/>
              <w:bottom w:w="80" w:type="dxa"/>
              <w:right w:w="120" w:type="dxa"/>
            </w:tcMar>
          </w:tcPr>
          <w:p w14:paraId="7E8CAC96" w14:textId="77777777" w:rsidR="00341D45" w:rsidRDefault="00032883" w:rsidP="00E90833">
            <w:pPr>
              <w:jc w:val="left"/>
            </w:pPr>
            <w:r>
              <w:t>כמה הפכו למיזמים פעילים</w:t>
            </w:r>
          </w:p>
        </w:tc>
      </w:tr>
      <w:tr w:rsidR="00341D45" w14:paraId="7E8CAC9A" w14:textId="77777777">
        <w:tc>
          <w:tcPr>
            <w:tcW w:w="3200" w:type="dxa"/>
            <w:shd w:val="clear" w:color="auto" w:fill="FFFFFF"/>
            <w:tcMar>
              <w:top w:w="80" w:type="dxa"/>
              <w:left w:w="120" w:type="dxa"/>
              <w:bottom w:w="80" w:type="dxa"/>
              <w:right w:w="120" w:type="dxa"/>
            </w:tcMar>
          </w:tcPr>
          <w:p w14:paraId="7E8CAC98" w14:textId="77777777" w:rsidR="00341D45" w:rsidRDefault="00032883" w:rsidP="00E90833">
            <w:pPr>
              <w:jc w:val="left"/>
            </w:pPr>
            <w:r>
              <w:t>מושהות / ממתינות לטכנולוגיה</w:t>
            </w:r>
          </w:p>
        </w:tc>
        <w:tc>
          <w:tcPr>
            <w:tcW w:w="5826" w:type="dxa"/>
            <w:shd w:val="clear" w:color="auto" w:fill="FFFFFF"/>
            <w:tcMar>
              <w:top w:w="80" w:type="dxa"/>
              <w:left w:w="120" w:type="dxa"/>
              <w:bottom w:w="80" w:type="dxa"/>
              <w:right w:w="120" w:type="dxa"/>
            </w:tcMar>
          </w:tcPr>
          <w:p w14:paraId="7E8CAC99" w14:textId="77777777" w:rsidR="00341D45" w:rsidRDefault="00032883" w:rsidP="00E90833">
            <w:pPr>
              <w:jc w:val="left"/>
            </w:pPr>
            <w:r>
              <w:t>כמה שמורות ל"עתיד"</w:t>
            </w:r>
          </w:p>
        </w:tc>
      </w:tr>
      <w:tr w:rsidR="00341D45" w14:paraId="7E8CAC9D" w14:textId="77777777">
        <w:tc>
          <w:tcPr>
            <w:tcW w:w="3200" w:type="dxa"/>
            <w:shd w:val="clear" w:color="auto" w:fill="F5F7FA"/>
            <w:tcMar>
              <w:top w:w="80" w:type="dxa"/>
              <w:left w:w="120" w:type="dxa"/>
              <w:bottom w:w="80" w:type="dxa"/>
              <w:right w:w="120" w:type="dxa"/>
            </w:tcMar>
          </w:tcPr>
          <w:p w14:paraId="7E8CAC9B" w14:textId="77777777" w:rsidR="00341D45" w:rsidRDefault="00032883" w:rsidP="00E90833">
            <w:pPr>
              <w:jc w:val="left"/>
            </w:pPr>
            <w:r>
              <w:t>נפסלו — ולמה</w:t>
            </w:r>
          </w:p>
        </w:tc>
        <w:tc>
          <w:tcPr>
            <w:tcW w:w="5826" w:type="dxa"/>
            <w:shd w:val="clear" w:color="auto" w:fill="F5F7FA"/>
            <w:tcMar>
              <w:top w:w="80" w:type="dxa"/>
              <w:left w:w="120" w:type="dxa"/>
              <w:bottom w:w="80" w:type="dxa"/>
              <w:right w:w="120" w:type="dxa"/>
            </w:tcMar>
          </w:tcPr>
          <w:p w14:paraId="7E8CAC9C" w14:textId="77777777" w:rsidR="00341D45" w:rsidRDefault="00032883" w:rsidP="00E90833">
            <w:pPr>
              <w:jc w:val="left"/>
            </w:pPr>
            <w:r>
              <w:t>לצורך למידה ושיפור</w:t>
            </w:r>
          </w:p>
        </w:tc>
      </w:tr>
    </w:tbl>
    <w:p w14:paraId="7E8CAC9E" w14:textId="77777777" w:rsidR="00341D45" w:rsidRDefault="00032883" w:rsidP="00E90833">
      <w:pPr>
        <w:pStyle w:val="Heading3"/>
        <w:spacing w:before="260" w:after="120"/>
        <w:jc w:val="left"/>
      </w:pPr>
      <w:bookmarkStart w:id="170" w:name="b01_funnel_protocol"/>
      <w:bookmarkStart w:id="171" w:name="_Toc236339092"/>
      <w:r>
        <w:rPr>
          <w:b/>
          <w:bCs/>
          <w:color w:val="2F5496"/>
        </w:rPr>
        <w:t>פרוטוקול תיעוד ושקיפות</w:t>
      </w:r>
      <w:bookmarkEnd w:id="170"/>
      <w:bookmarkEnd w:id="171"/>
    </w:p>
    <w:p w14:paraId="7E8CAC9F" w14:textId="77777777" w:rsidR="00341D45" w:rsidRDefault="00032883" w:rsidP="00E90833">
      <w:pPr>
        <w:spacing w:after="160"/>
        <w:jc w:val="left"/>
      </w:pPr>
      <w:r>
        <w:t xml:space="preserve">תיעוד ההחלטות </w:t>
      </w:r>
      <w:r>
        <w:rPr>
          <w:b/>
          <w:bCs/>
        </w:rPr>
        <w:t>חובה, לא אופציה</w:t>
      </w:r>
      <w:r>
        <w:t>. סיבות: שקיפות משפטית ואחריות (הגנה מפני עתירות) · מניעת "אמנזיה ארגונית" · למידה מתמשכת.</w:t>
      </w:r>
    </w:p>
    <w:p w14:paraId="7E8CACA0" w14:textId="77777777" w:rsidR="00341D45" w:rsidRDefault="00032883" w:rsidP="00E90833">
      <w:pPr>
        <w:spacing w:after="160"/>
        <w:jc w:val="left"/>
      </w:pPr>
      <w:r>
        <w:t xml:space="preserve">לכל החלטת תיעדוף יש לתעד: </w:t>
      </w:r>
      <w:r>
        <w:rPr>
          <w:b/>
          <w:bCs/>
        </w:rPr>
        <w:t>הציון</w:t>
      </w:r>
      <w:r>
        <w:t xml:space="preserve"> לפי כל קריטריון · </w:t>
      </w:r>
      <w:r>
        <w:rPr>
          <w:b/>
          <w:bCs/>
        </w:rPr>
        <w:t>ההנמקה</w:t>
      </w:r>
      <w:r>
        <w:t xml:space="preserve"> · </w:t>
      </w:r>
      <w:r>
        <w:rPr>
          <w:b/>
          <w:bCs/>
        </w:rPr>
        <w:t>מי קיבל</w:t>
      </w:r>
      <w:r>
        <w:t xml:space="preserve"> את ההחלטה ומתי · אם הוחלט בניגוד לנתונים — </w:t>
      </w:r>
      <w:r>
        <w:rPr>
          <w:b/>
          <w:bCs/>
        </w:rPr>
        <w:t>מה הנמקת ה-</w:t>
      </w:r>
      <w:proofErr w:type="spellStart"/>
      <w:r>
        <w:rPr>
          <w:b/>
          <w:bCs/>
        </w:rPr>
        <w:t>Management</w:t>
      </w:r>
      <w:proofErr w:type="spellEnd"/>
      <w:r>
        <w:rPr>
          <w:b/>
          <w:bCs/>
        </w:rPr>
        <w:t xml:space="preserve"> </w:t>
      </w:r>
      <w:proofErr w:type="spellStart"/>
      <w:r>
        <w:rPr>
          <w:b/>
          <w:bCs/>
        </w:rPr>
        <w:t>Layer</w:t>
      </w:r>
      <w:proofErr w:type="spellEnd"/>
      <w:r>
        <w:t>.</w:t>
      </w:r>
    </w:p>
    <w:p w14:paraId="7E8CACA1" w14:textId="7BEDC0D6" w:rsidR="00341D45" w:rsidRDefault="00032883" w:rsidP="00E90833">
      <w:pPr>
        <w:pBdr>
          <w:right w:val="single" w:sz="18" w:space="8" w:color="2F5496"/>
        </w:pBdr>
        <w:shd w:val="clear" w:color="auto" w:fill="EEF2F7"/>
        <w:spacing w:before="120" w:after="200"/>
        <w:ind w:right="200"/>
        <w:jc w:val="left"/>
      </w:pPr>
      <w:r>
        <w:t>עיקרון זהה — תיעוד מבני של החלטות שאינן נגזרות אוטומטית ממודל — חוזר גם בשלב המימוש, כ-</w:t>
      </w:r>
      <w:hyperlink w:anchor="b06_adr" w:history="1">
        <w:r>
          <w:rPr>
            <w:color w:val="1155CC"/>
            <w:u w:val="single"/>
          </w:rPr>
          <w:t>ADR</w:t>
        </w:r>
      </w:hyperlink>
      <w:r>
        <w:t>.</w:t>
      </w:r>
    </w:p>
    <w:p w14:paraId="7E8CACA2" w14:textId="77777777" w:rsidR="00341D45" w:rsidRDefault="00032883" w:rsidP="00E90833">
      <w:pPr>
        <w:pStyle w:val="Heading2"/>
        <w:spacing w:before="320" w:after="160"/>
        <w:jc w:val="left"/>
      </w:pPr>
      <w:bookmarkStart w:id="172" w:name="b01_risk"/>
      <w:bookmarkStart w:id="173" w:name="_Toc236339093"/>
      <w:r>
        <w:rPr>
          <w:b/>
          <w:bCs/>
          <w:color w:val="2F5496"/>
          <w:sz w:val="28"/>
          <w:szCs w:val="28"/>
        </w:rPr>
        <w:lastRenderedPageBreak/>
        <w:t>תמהיל בעיות — סיכון מול תשואה</w:t>
      </w:r>
      <w:bookmarkEnd w:id="172"/>
      <w:bookmarkEnd w:id="173"/>
    </w:p>
    <w:p w14:paraId="7E8CACA3" w14:textId="77777777" w:rsidR="00341D45" w:rsidRDefault="00032883" w:rsidP="00E90833">
      <w:pPr>
        <w:spacing w:after="160"/>
        <w:jc w:val="left"/>
      </w:pPr>
      <w:r>
        <w:t xml:space="preserve">המטה מנהל </w:t>
      </w:r>
      <w:r>
        <w:rPr>
          <w:b/>
          <w:bCs/>
        </w:rPr>
        <w:t>שני סוגי בעיות במקביל</w:t>
      </w:r>
      <w:r>
        <w:t>, במינון מכוון:</w:t>
      </w:r>
    </w:p>
    <w:tbl>
      <w:tblPr>
        <w:bidiVisual/>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4826"/>
        <w:gridCol w:w="1600"/>
      </w:tblGrid>
      <w:tr w:rsidR="00341D45" w14:paraId="7E8CACA7" w14:textId="77777777">
        <w:trPr>
          <w:tblHeader/>
        </w:trPr>
        <w:tc>
          <w:tcPr>
            <w:tcW w:w="2600" w:type="dxa"/>
            <w:shd w:val="clear" w:color="auto" w:fill="2F5496"/>
            <w:tcMar>
              <w:top w:w="80" w:type="dxa"/>
              <w:left w:w="120" w:type="dxa"/>
              <w:bottom w:w="80" w:type="dxa"/>
              <w:right w:w="120" w:type="dxa"/>
            </w:tcMar>
            <w:vAlign w:val="center"/>
          </w:tcPr>
          <w:p w14:paraId="7E8CACA4" w14:textId="77777777" w:rsidR="00341D45" w:rsidRDefault="00032883" w:rsidP="00E90833">
            <w:pPr>
              <w:jc w:val="left"/>
            </w:pPr>
            <w:r>
              <w:rPr>
                <w:b/>
                <w:bCs/>
                <w:color w:val="FFFFFF"/>
              </w:rPr>
              <w:t>סוג</w:t>
            </w:r>
          </w:p>
        </w:tc>
        <w:tc>
          <w:tcPr>
            <w:tcW w:w="4826" w:type="dxa"/>
            <w:shd w:val="clear" w:color="auto" w:fill="2F5496"/>
            <w:tcMar>
              <w:top w:w="80" w:type="dxa"/>
              <w:left w:w="120" w:type="dxa"/>
              <w:bottom w:w="80" w:type="dxa"/>
              <w:right w:w="120" w:type="dxa"/>
            </w:tcMar>
            <w:vAlign w:val="center"/>
          </w:tcPr>
          <w:p w14:paraId="7E8CACA5" w14:textId="77777777" w:rsidR="00341D45" w:rsidRDefault="00032883" w:rsidP="00E90833">
            <w:pPr>
              <w:jc w:val="left"/>
            </w:pPr>
            <w:r>
              <w:rPr>
                <w:b/>
                <w:bCs/>
                <w:color w:val="FFFFFF"/>
              </w:rPr>
              <w:t>הגדרה</w:t>
            </w:r>
          </w:p>
        </w:tc>
        <w:tc>
          <w:tcPr>
            <w:tcW w:w="1600" w:type="dxa"/>
            <w:shd w:val="clear" w:color="auto" w:fill="2F5496"/>
            <w:tcMar>
              <w:top w:w="80" w:type="dxa"/>
              <w:left w:w="120" w:type="dxa"/>
              <w:bottom w:w="80" w:type="dxa"/>
              <w:right w:w="120" w:type="dxa"/>
            </w:tcMar>
            <w:vAlign w:val="center"/>
          </w:tcPr>
          <w:p w14:paraId="7E8CACA6" w14:textId="77777777" w:rsidR="00341D45" w:rsidRDefault="00032883" w:rsidP="00E90833">
            <w:pPr>
              <w:jc w:val="left"/>
            </w:pPr>
            <w:r>
              <w:rPr>
                <w:b/>
                <w:bCs/>
                <w:color w:val="FFFFFF"/>
              </w:rPr>
              <w:t>יעד תמהיל</w:t>
            </w:r>
          </w:p>
        </w:tc>
      </w:tr>
      <w:tr w:rsidR="00341D45" w14:paraId="7E8CACAB" w14:textId="77777777">
        <w:tc>
          <w:tcPr>
            <w:tcW w:w="2600" w:type="dxa"/>
            <w:shd w:val="clear" w:color="auto" w:fill="FFFFFF"/>
            <w:tcMar>
              <w:top w:w="80" w:type="dxa"/>
              <w:left w:w="120" w:type="dxa"/>
              <w:bottom w:w="80" w:type="dxa"/>
              <w:right w:w="120" w:type="dxa"/>
            </w:tcMar>
          </w:tcPr>
          <w:p w14:paraId="7E8CACA8" w14:textId="77777777" w:rsidR="00341D45" w:rsidRDefault="00032883" w:rsidP="00E90833">
            <w:pPr>
              <w:jc w:val="left"/>
            </w:pPr>
            <w:proofErr w:type="spellStart"/>
            <w:r>
              <w:t>Low</w:t>
            </w:r>
            <w:proofErr w:type="spellEnd"/>
            <w:r>
              <w:t xml:space="preserve"> </w:t>
            </w:r>
            <w:proofErr w:type="spellStart"/>
            <w:r>
              <w:t>Risk</w:t>
            </w:r>
            <w:proofErr w:type="spellEnd"/>
            <w:r>
              <w:t xml:space="preserve"> / </w:t>
            </w:r>
            <w:proofErr w:type="spellStart"/>
            <w:r>
              <w:t>High</w:t>
            </w:r>
            <w:proofErr w:type="spellEnd"/>
            <w:r>
              <w:t xml:space="preserve"> </w:t>
            </w:r>
            <w:proofErr w:type="spellStart"/>
            <w:r>
              <w:t>Reward</w:t>
            </w:r>
            <w:proofErr w:type="spellEnd"/>
          </w:p>
        </w:tc>
        <w:tc>
          <w:tcPr>
            <w:tcW w:w="4826" w:type="dxa"/>
            <w:shd w:val="clear" w:color="auto" w:fill="FFFFFF"/>
            <w:tcMar>
              <w:top w:w="80" w:type="dxa"/>
              <w:left w:w="120" w:type="dxa"/>
              <w:bottom w:w="80" w:type="dxa"/>
              <w:right w:w="120" w:type="dxa"/>
            </w:tcMar>
          </w:tcPr>
          <w:p w14:paraId="7E8CACA9" w14:textId="77777777" w:rsidR="00341D45" w:rsidRDefault="00032883" w:rsidP="00E90833">
            <w:pPr>
              <w:jc w:val="left"/>
            </w:pPr>
            <w:r>
              <w:t>בעיות ישימות, "</w:t>
            </w:r>
            <w:proofErr w:type="spellStart"/>
            <w:r>
              <w:t>quick</w:t>
            </w:r>
            <w:proofErr w:type="spellEnd"/>
            <w:r>
              <w:t xml:space="preserve"> </w:t>
            </w:r>
            <w:proofErr w:type="spellStart"/>
            <w:r>
              <w:t>wins</w:t>
            </w:r>
            <w:proofErr w:type="spellEnd"/>
            <w:r>
              <w:t>" אסטרטגיים, סיכוי הצלחה גבוה</w:t>
            </w:r>
          </w:p>
        </w:tc>
        <w:tc>
          <w:tcPr>
            <w:tcW w:w="1600" w:type="dxa"/>
            <w:shd w:val="clear" w:color="auto" w:fill="FFFFFF"/>
            <w:tcMar>
              <w:top w:w="80" w:type="dxa"/>
              <w:left w:w="120" w:type="dxa"/>
              <w:bottom w:w="80" w:type="dxa"/>
              <w:right w:w="120" w:type="dxa"/>
            </w:tcMar>
          </w:tcPr>
          <w:p w14:paraId="7E8CACAA" w14:textId="77777777" w:rsidR="00341D45" w:rsidRDefault="00032883" w:rsidP="00E90833">
            <w:pPr>
              <w:jc w:val="left"/>
            </w:pPr>
            <w:r>
              <w:t>~70%</w:t>
            </w:r>
          </w:p>
        </w:tc>
      </w:tr>
      <w:tr w:rsidR="00341D45" w14:paraId="7E8CACAF" w14:textId="77777777">
        <w:tc>
          <w:tcPr>
            <w:tcW w:w="2600" w:type="dxa"/>
            <w:shd w:val="clear" w:color="auto" w:fill="F5F7FA"/>
            <w:tcMar>
              <w:top w:w="80" w:type="dxa"/>
              <w:left w:w="120" w:type="dxa"/>
              <w:bottom w:w="80" w:type="dxa"/>
              <w:right w:w="120" w:type="dxa"/>
            </w:tcMar>
          </w:tcPr>
          <w:p w14:paraId="7E8CACAC" w14:textId="77777777" w:rsidR="00341D45" w:rsidRDefault="00032883" w:rsidP="00E90833">
            <w:pPr>
              <w:jc w:val="left"/>
            </w:pPr>
            <w:proofErr w:type="spellStart"/>
            <w:r>
              <w:t>High</w:t>
            </w:r>
            <w:proofErr w:type="spellEnd"/>
            <w:r>
              <w:t xml:space="preserve"> </w:t>
            </w:r>
            <w:proofErr w:type="spellStart"/>
            <w:r>
              <w:t>Risk</w:t>
            </w:r>
            <w:proofErr w:type="spellEnd"/>
            <w:r>
              <w:t xml:space="preserve"> / </w:t>
            </w:r>
            <w:proofErr w:type="spellStart"/>
            <w:r>
              <w:t>High</w:t>
            </w:r>
            <w:proofErr w:type="spellEnd"/>
            <w:r>
              <w:t xml:space="preserve"> </w:t>
            </w:r>
            <w:proofErr w:type="spellStart"/>
            <w:r>
              <w:t>Reward</w:t>
            </w:r>
            <w:proofErr w:type="spellEnd"/>
          </w:p>
        </w:tc>
        <w:tc>
          <w:tcPr>
            <w:tcW w:w="4826" w:type="dxa"/>
            <w:shd w:val="clear" w:color="auto" w:fill="F5F7FA"/>
            <w:tcMar>
              <w:top w:w="80" w:type="dxa"/>
              <w:left w:w="120" w:type="dxa"/>
              <w:bottom w:w="80" w:type="dxa"/>
              <w:right w:w="120" w:type="dxa"/>
            </w:tcMar>
          </w:tcPr>
          <w:p w14:paraId="7E8CACAD" w14:textId="77777777" w:rsidR="00341D45" w:rsidRDefault="00032883" w:rsidP="00E90833">
            <w:pPr>
              <w:jc w:val="left"/>
            </w:pPr>
            <w:r>
              <w:t xml:space="preserve">בעיות </w:t>
            </w:r>
            <w:proofErr w:type="spellStart"/>
            <w:r>
              <w:t>סובריניות</w:t>
            </w:r>
            <w:proofErr w:type="spellEnd"/>
            <w:r>
              <w:t>, פורצות דרך, קשות אך בעלות ערך מעצמתי</w:t>
            </w:r>
          </w:p>
        </w:tc>
        <w:tc>
          <w:tcPr>
            <w:tcW w:w="1600" w:type="dxa"/>
            <w:shd w:val="clear" w:color="auto" w:fill="F5F7FA"/>
            <w:tcMar>
              <w:top w:w="80" w:type="dxa"/>
              <w:left w:w="120" w:type="dxa"/>
              <w:bottom w:w="80" w:type="dxa"/>
              <w:right w:w="120" w:type="dxa"/>
            </w:tcMar>
          </w:tcPr>
          <w:p w14:paraId="7E8CACAE" w14:textId="77777777" w:rsidR="00341D45" w:rsidRDefault="00032883" w:rsidP="00E90833">
            <w:pPr>
              <w:jc w:val="left"/>
            </w:pPr>
            <w:r>
              <w:t>~30%</w:t>
            </w:r>
          </w:p>
        </w:tc>
      </w:tr>
    </w:tbl>
    <w:p w14:paraId="7E8CACB0" w14:textId="77777777" w:rsidR="00341D45" w:rsidRDefault="00032883" w:rsidP="00E90833">
      <w:pPr>
        <w:pStyle w:val="Heading3"/>
        <w:spacing w:before="260" w:after="120"/>
        <w:jc w:val="left"/>
      </w:pPr>
      <w:bookmarkStart w:id="174" w:name="_Toc236339094"/>
      <w:r>
        <w:rPr>
          <w:b/>
          <w:bCs/>
          <w:color w:val="2F5496"/>
        </w:rPr>
        <w:t>עקרונות ניהול התמהיל</w:t>
      </w:r>
      <w:bookmarkEnd w:id="174"/>
    </w:p>
    <w:p w14:paraId="7E8CACB1" w14:textId="77777777" w:rsidR="00341D45" w:rsidRDefault="00032883" w:rsidP="00E90833">
      <w:pPr>
        <w:pStyle w:val="ListParagraph"/>
        <w:numPr>
          <w:ilvl w:val="0"/>
          <w:numId w:val="2"/>
        </w:numPr>
        <w:spacing w:after="80"/>
        <w:jc w:val="left"/>
      </w:pPr>
      <w:r>
        <w:t xml:space="preserve">התמהיל הוא </w:t>
      </w:r>
      <w:r>
        <w:rPr>
          <w:b/>
          <w:bCs/>
        </w:rPr>
        <w:t>החלטה ניהולית</w:t>
      </w:r>
      <w:r>
        <w:t>, לא תוצר אוטומטי של הציונים.</w:t>
      </w:r>
    </w:p>
    <w:p w14:paraId="7E8CACB2" w14:textId="77777777" w:rsidR="00341D45" w:rsidRDefault="00032883" w:rsidP="00E90833">
      <w:pPr>
        <w:pStyle w:val="ListParagraph"/>
        <w:numPr>
          <w:ilvl w:val="0"/>
          <w:numId w:val="2"/>
        </w:numPr>
        <w:spacing w:after="80"/>
        <w:jc w:val="left"/>
      </w:pPr>
      <w:r>
        <w:t xml:space="preserve">הוא </w:t>
      </w:r>
      <w:r>
        <w:rPr>
          <w:b/>
          <w:bCs/>
        </w:rPr>
        <w:t>מתעדכן</w:t>
      </w:r>
      <w:r>
        <w:t xml:space="preserve"> לפי המציאות — מה מתקדם בפועל, מה נתקע.</w:t>
      </w:r>
    </w:p>
    <w:p w14:paraId="7E8CACB3" w14:textId="77777777" w:rsidR="00341D45" w:rsidRDefault="00032883" w:rsidP="00E90833">
      <w:pPr>
        <w:pStyle w:val="ListParagraph"/>
        <w:numPr>
          <w:ilvl w:val="0"/>
          <w:numId w:val="2"/>
        </w:numPr>
        <w:spacing w:after="80"/>
        <w:jc w:val="left"/>
      </w:pPr>
      <w:r>
        <w:t>מטרתו: למנוע מצב שבו המטה מפספס סוג בעיות שלם.</w:t>
      </w:r>
    </w:p>
    <w:p w14:paraId="7E8CACB4" w14:textId="3D670ADF" w:rsidR="00341D45" w:rsidRDefault="00032883" w:rsidP="00E90833">
      <w:pPr>
        <w:pStyle w:val="ListParagraph"/>
        <w:numPr>
          <w:ilvl w:val="0"/>
          <w:numId w:val="2"/>
        </w:numPr>
        <w:spacing w:after="80"/>
        <w:jc w:val="left"/>
      </w:pPr>
      <w:r>
        <w:t xml:space="preserve">ועדת המטה בוחנת את התמהיל בכל </w:t>
      </w:r>
      <w:hyperlink w:anchor="b01_funnel" w:history="1">
        <w:proofErr w:type="spellStart"/>
        <w:r>
          <w:rPr>
            <w:color w:val="1155CC"/>
            <w:u w:val="single"/>
          </w:rPr>
          <w:t>Funnel</w:t>
        </w:r>
        <w:proofErr w:type="spellEnd"/>
        <w:r>
          <w:rPr>
            <w:color w:val="1155CC"/>
            <w:u w:val="single"/>
          </w:rPr>
          <w:t xml:space="preserve"> </w:t>
        </w:r>
        <w:proofErr w:type="spellStart"/>
        <w:r>
          <w:rPr>
            <w:color w:val="1155CC"/>
            <w:u w:val="single"/>
          </w:rPr>
          <w:t>Review</w:t>
        </w:r>
        <w:proofErr w:type="spellEnd"/>
      </w:hyperlink>
      <w:r>
        <w:t>.</w:t>
      </w:r>
    </w:p>
    <w:p w14:paraId="7E8CACB5" w14:textId="77777777" w:rsidR="00341D45" w:rsidRDefault="00032883" w:rsidP="00E90833">
      <w:pPr>
        <w:spacing w:after="160"/>
        <w:jc w:val="left"/>
      </w:pPr>
      <w:r>
        <w:rPr>
          <w:b/>
          <w:bCs/>
        </w:rPr>
        <w:t>גיוון נוסף:</w:t>
      </w:r>
      <w:r>
        <w:t xml:space="preserve"> מעבר ל-</w:t>
      </w:r>
      <w:proofErr w:type="spellStart"/>
      <w:r>
        <w:t>risk</w:t>
      </w:r>
      <w:proofErr w:type="spellEnd"/>
      <w:r>
        <w:t>/</w:t>
      </w:r>
      <w:proofErr w:type="spellStart"/>
      <w:r>
        <w:t>reward</w:t>
      </w:r>
      <w:proofErr w:type="spellEnd"/>
      <w:r>
        <w:t xml:space="preserve">, יש לבחון גיוון בין </w:t>
      </w:r>
      <w:r>
        <w:rPr>
          <w:b/>
          <w:bCs/>
        </w:rPr>
        <w:t>אוכלוסיות ואזורי אתגר</w:t>
      </w:r>
      <w:r>
        <w:t xml:space="preserve"> — כדי לוודא שלא כל הבעיות מגיעות מאותו תחום.</w:t>
      </w:r>
    </w:p>
    <w:p w14:paraId="7E8CACB6" w14:textId="77777777" w:rsidR="00341D45" w:rsidRDefault="00032883" w:rsidP="00E90833">
      <w:pPr>
        <w:pStyle w:val="Heading2"/>
        <w:spacing w:before="320" w:after="160"/>
        <w:jc w:val="left"/>
      </w:pPr>
      <w:bookmarkStart w:id="175" w:name="b01_team"/>
      <w:bookmarkStart w:id="176" w:name="_Toc236339095"/>
      <w:r>
        <w:rPr>
          <w:b/>
          <w:bCs/>
          <w:color w:val="2F5496"/>
          <w:sz w:val="28"/>
          <w:szCs w:val="28"/>
        </w:rPr>
        <w:t>צוות ותפקידים — מפעל הבעיות</w:t>
      </w:r>
      <w:bookmarkEnd w:id="175"/>
      <w:bookmarkEnd w:id="176"/>
    </w:p>
    <w:p w14:paraId="7E8CACB7" w14:textId="77777777" w:rsidR="00341D45" w:rsidRDefault="00032883" w:rsidP="00E90833">
      <w:pPr>
        <w:pStyle w:val="Heading3"/>
        <w:spacing w:before="260" w:after="120"/>
        <w:jc w:val="left"/>
        <w:rPr>
          <w:ins w:id="177" w:author="אורית קורמן נגרי" w:date="2026-08-16T15:18:00Z" w16du:dateUtc="2026-08-16T12:18:00Z"/>
        </w:rPr>
      </w:pPr>
      <w:bookmarkStart w:id="178" w:name="_Toc236339096"/>
      <w:r>
        <w:rPr>
          <w:b/>
          <w:bCs/>
          <w:color w:val="2F5496"/>
        </w:rPr>
        <w:t>מבנה הצוות</w:t>
      </w:r>
      <w:bookmarkEnd w:id="178"/>
    </w:p>
    <w:p w14:paraId="471F4180" w14:textId="43353A58" w:rsidR="00250584" w:rsidRDefault="00250584" w:rsidP="00250584">
      <w:pPr>
        <w:rPr>
          <w:ins w:id="179" w:author="אורית קורמן נגרי" w:date="2026-08-16T15:19:00Z" w16du:dateUtc="2026-08-16T12:19:00Z"/>
        </w:rPr>
      </w:pPr>
      <w:ins w:id="180" w:author="אורית קורמן נגרי" w:date="2026-08-16T15:18:00Z" w16du:dateUtc="2026-08-16T12:18:00Z">
        <w:r>
          <w:rPr>
            <w:rFonts w:hint="cs"/>
          </w:rPr>
          <w:t>במפעל הבעיות יהיה סמנכ"ל שאחראי על כל הפורטפוליו ו</w:t>
        </w:r>
      </w:ins>
      <w:ins w:id="181" w:author="אורית קורמן נגרי" w:date="2026-08-16T15:19:00Z" w16du:dateUtc="2026-08-16T12:19:00Z">
        <w:r>
          <w:rPr>
            <w:rFonts w:hint="cs"/>
          </w:rPr>
          <w:t>לא בראי אתגר</w:t>
        </w:r>
      </w:ins>
    </w:p>
    <w:p w14:paraId="020D8B4C" w14:textId="77777777" w:rsidR="00250584" w:rsidRPr="00250584" w:rsidRDefault="00250584">
      <w:pPr>
        <w:pPrChange w:id="182" w:author="אורית קורמן נגרי" w:date="2026-08-16T15:18:00Z" w16du:dateUtc="2026-08-16T12:18:00Z">
          <w:pPr>
            <w:pStyle w:val="Heading3"/>
            <w:spacing w:before="260" w:after="120"/>
            <w:jc w:val="left"/>
          </w:pPr>
        </w:pPrChange>
      </w:pPr>
    </w:p>
    <w:p w14:paraId="14614AE6" w14:textId="60BF63C5" w:rsidR="00250584" w:rsidRPr="00250584" w:rsidRDefault="00250584" w:rsidP="00E90833">
      <w:pPr>
        <w:spacing w:after="160"/>
        <w:jc w:val="left"/>
        <w:rPr>
          <w:ins w:id="183" w:author="אורית קורמן נגרי" w:date="2026-08-16T15:16:00Z" w16du:dateUtc="2026-08-16T12:16:00Z"/>
          <w:lang w:val="en-US"/>
          <w:rPrChange w:id="184" w:author="אורית קורמן נגרי" w:date="2026-08-16T15:17:00Z" w16du:dateUtc="2026-08-16T12:17:00Z">
            <w:rPr>
              <w:ins w:id="185" w:author="אורית קורמן נגרי" w:date="2026-08-16T15:16:00Z" w16du:dateUtc="2026-08-16T12:16:00Z"/>
            </w:rPr>
          </w:rPrChange>
        </w:rPr>
      </w:pPr>
      <w:ins w:id="186" w:author="אורית קורמן נגרי" w:date="2026-08-16T15:16:00Z" w16du:dateUtc="2026-08-16T12:16:00Z">
        <w:r>
          <w:rPr>
            <w:rFonts w:hint="cs"/>
          </w:rPr>
          <w:t>פה נצטרך לעשות שינוי משמעותי</w:t>
        </w:r>
      </w:ins>
      <w:ins w:id="187" w:author="אורית קורמן נגרי" w:date="2026-08-16T15:17:00Z" w16du:dateUtc="2026-08-16T12:17:00Z">
        <w:r>
          <w:rPr>
            <w:rFonts w:hint="cs"/>
          </w:rPr>
          <w:t xml:space="preserve"> </w:t>
        </w:r>
        <w:r>
          <w:t>–</w:t>
        </w:r>
        <w:r>
          <w:rPr>
            <w:rFonts w:hint="cs"/>
          </w:rPr>
          <w:t xml:space="preserve"> הייתי רוצה שנגדיר צוות משימה (בעיה בשלב המיזם ועד הטמעה </w:t>
        </w:r>
        <w:r>
          <w:rPr>
            <w:rtl w:val="0"/>
            <w:lang w:val="en-US"/>
          </w:rPr>
          <w:t>E</w:t>
        </w:r>
        <w:r>
          <w:rPr>
            <w:rFonts w:hint="cs"/>
            <w:lang w:val="en-US"/>
          </w:rPr>
          <w:t>2</w:t>
        </w:r>
        <w:r>
          <w:rPr>
            <w:rtl w:val="0"/>
            <w:lang w:val="en-US"/>
          </w:rPr>
          <w:t>E</w:t>
        </w:r>
        <w:r>
          <w:rPr>
            <w:rFonts w:hint="cs"/>
            <w:lang w:val="en-US"/>
          </w:rPr>
          <w:t xml:space="preserve">) עם </w:t>
        </w:r>
        <w:r>
          <w:rPr>
            <w:rtl w:val="0"/>
            <w:lang w:val="en-US"/>
          </w:rPr>
          <w:t>mission leader</w:t>
        </w:r>
        <w:r>
          <w:rPr>
            <w:rFonts w:hint="cs"/>
            <w:lang w:val="en-US"/>
          </w:rPr>
          <w:t xml:space="preserve"> לא משנה איך מסתדרת שכבת הסמנכ"לים כך שמבעיה חקורה שעוברת את של המיז</w:t>
        </w:r>
      </w:ins>
      <w:ins w:id="188" w:author="אורית קורמן נגרי" w:date="2026-08-16T15:18:00Z" w16du:dateUtc="2026-08-16T12:18:00Z">
        <w:r>
          <w:rPr>
            <w:rFonts w:hint="cs"/>
            <w:lang w:val="en-US"/>
          </w:rPr>
          <w:t>ם יש לה מוביל עם אחריות מלאה מצד המטה לניהול המנגנון החוצה ופנימה</w:t>
        </w:r>
      </w:ins>
    </w:p>
    <w:p w14:paraId="7E8CACB8" w14:textId="0AE528F7" w:rsidR="00341D45" w:rsidRDefault="00032883" w:rsidP="00E90833">
      <w:pPr>
        <w:spacing w:after="160"/>
        <w:jc w:val="left"/>
      </w:pPr>
      <w:r>
        <w:t xml:space="preserve">לכל בעיה שעוברת לשלב ההאצה מוגדר </w:t>
      </w:r>
      <w:r>
        <w:rPr>
          <w:b/>
          <w:bCs/>
        </w:rPr>
        <w:t>צוות ליבה</w:t>
      </w:r>
      <w:r>
        <w:t xml:space="preserve"> שנושא בה אחריות. הצוות מורכב משכבות:</w:t>
      </w:r>
    </w:p>
    <w:p w14:paraId="7E8CACB9" w14:textId="77777777" w:rsidR="00341D45" w:rsidRDefault="00032883" w:rsidP="00E90833">
      <w:pPr>
        <w:spacing w:after="160"/>
        <w:jc w:val="left"/>
      </w:pPr>
      <w:r>
        <w:rPr>
          <w:b/>
          <w:bCs/>
        </w:rPr>
        <w:t>שכבה קבועה (</w:t>
      </w:r>
      <w:proofErr w:type="spellStart"/>
      <w:r>
        <w:rPr>
          <w:b/>
          <w:bCs/>
        </w:rPr>
        <w:t>Core</w:t>
      </w:r>
      <w:proofErr w:type="spellEnd"/>
      <w:r>
        <w:rPr>
          <w:b/>
          <w:bCs/>
        </w:rPr>
        <w:t>):</w:t>
      </w:r>
    </w:p>
    <w:p w14:paraId="7E8CACBA" w14:textId="17C28961" w:rsidR="00341D45" w:rsidDel="00250584" w:rsidRDefault="00032883" w:rsidP="00E90833">
      <w:pPr>
        <w:pStyle w:val="ListParagraph"/>
        <w:numPr>
          <w:ilvl w:val="0"/>
          <w:numId w:val="2"/>
        </w:numPr>
        <w:spacing w:after="80"/>
        <w:jc w:val="left"/>
        <w:rPr>
          <w:del w:id="189" w:author="אורית קורמן נגרי" w:date="2026-08-16T15:19:00Z" w16du:dateUtc="2026-08-16T12:19:00Z"/>
        </w:rPr>
      </w:pPr>
      <w:del w:id="190" w:author="אורית קורמן נגרי" w:date="2026-08-16T15:19:00Z" w16du:dateUtc="2026-08-16T12:19:00Z">
        <w:r w:rsidDel="00250584">
          <w:rPr>
            <w:b/>
            <w:bCs/>
          </w:rPr>
          <w:delText>סמנכ"ל ורטיקל</w:delText>
        </w:r>
        <w:r w:rsidDel="00250584">
          <w:delText xml:space="preserve"> — אחראי על אזור האתגר, מחלק אחריות בין Domain Owners</w:delText>
        </w:r>
      </w:del>
    </w:p>
    <w:p w14:paraId="7FB1BA4D" w14:textId="77777777" w:rsidR="00250584" w:rsidRPr="00250584" w:rsidRDefault="00250584">
      <w:pPr>
        <w:pStyle w:val="ListParagraph"/>
        <w:spacing w:after="80"/>
        <w:ind w:right="720"/>
        <w:jc w:val="left"/>
        <w:rPr>
          <w:ins w:id="191" w:author="אורית קורמן נגרי" w:date="2026-08-16T15:19:00Z" w16du:dateUtc="2026-08-16T12:19:00Z"/>
          <w:rPrChange w:id="192" w:author="אורית קורמן נגרי" w:date="2026-08-16T15:19:00Z" w16du:dateUtc="2026-08-16T12:19:00Z">
            <w:rPr>
              <w:ins w:id="193" w:author="אורית קורמן נגרי" w:date="2026-08-16T15:19:00Z" w16du:dateUtc="2026-08-16T12:19:00Z"/>
              <w:b/>
              <w:bCs/>
            </w:rPr>
          </w:rPrChange>
        </w:rPr>
        <w:pPrChange w:id="194" w:author="אורית קורמן נגרי" w:date="2026-08-16T15:20:00Z" w16du:dateUtc="2026-08-16T12:20:00Z">
          <w:pPr>
            <w:pStyle w:val="ListParagraph"/>
            <w:numPr>
              <w:numId w:val="2"/>
            </w:numPr>
            <w:spacing w:after="80"/>
            <w:ind w:right="720" w:hanging="360"/>
            <w:jc w:val="left"/>
          </w:pPr>
        </w:pPrChange>
      </w:pPr>
    </w:p>
    <w:p w14:paraId="7E8CACBB" w14:textId="1D1D14C0" w:rsidR="00341D45" w:rsidRDefault="00032883" w:rsidP="00E90833">
      <w:pPr>
        <w:pStyle w:val="ListParagraph"/>
        <w:numPr>
          <w:ilvl w:val="0"/>
          <w:numId w:val="2"/>
        </w:numPr>
        <w:spacing w:after="80"/>
        <w:jc w:val="left"/>
      </w:pPr>
      <w:proofErr w:type="spellStart"/>
      <w:r>
        <w:rPr>
          <w:b/>
          <w:bCs/>
        </w:rPr>
        <w:t>Domain</w:t>
      </w:r>
      <w:proofErr w:type="spellEnd"/>
      <w:r>
        <w:rPr>
          <w:b/>
          <w:bCs/>
        </w:rPr>
        <w:t xml:space="preserve"> </w:t>
      </w:r>
      <w:proofErr w:type="spellStart"/>
      <w:r>
        <w:rPr>
          <w:b/>
          <w:bCs/>
        </w:rPr>
        <w:t>Owner</w:t>
      </w:r>
      <w:proofErr w:type="spellEnd"/>
      <w:r>
        <w:rPr>
          <w:b/>
          <w:bCs/>
        </w:rPr>
        <w:t xml:space="preserve"> (= </w:t>
      </w:r>
      <w:proofErr w:type="spellStart"/>
      <w:r>
        <w:rPr>
          <w:b/>
          <w:bCs/>
        </w:rPr>
        <w:t>Problem</w:t>
      </w:r>
      <w:proofErr w:type="spellEnd"/>
      <w:r>
        <w:rPr>
          <w:b/>
          <w:bCs/>
        </w:rPr>
        <w:t xml:space="preserve"> </w:t>
      </w:r>
      <w:proofErr w:type="spellStart"/>
      <w:r>
        <w:rPr>
          <w:b/>
          <w:bCs/>
        </w:rPr>
        <w:t>Owner</w:t>
      </w:r>
      <w:proofErr w:type="spellEnd"/>
      <w:r>
        <w:rPr>
          <w:b/>
          <w:bCs/>
        </w:rPr>
        <w:t>)</w:t>
      </w:r>
      <w:r>
        <w:t xml:space="preserve"> — מנהל האירוע של הבעיה</w:t>
      </w:r>
      <w:ins w:id="195" w:author="אורית קורמן נגרי" w:date="2026-08-16T15:19:00Z" w16du:dateUtc="2026-08-16T12:19:00Z">
        <w:r w:rsidR="00250584">
          <w:rPr>
            <w:rFonts w:hint="cs"/>
          </w:rPr>
          <w:t xml:space="preserve"> </w:t>
        </w:r>
        <w:r w:rsidR="00250584">
          <w:t>–</w:t>
        </w:r>
        <w:r w:rsidR="00250584">
          <w:rPr>
            <w:rFonts w:hint="cs"/>
          </w:rPr>
          <w:t xml:space="preserve"> </w:t>
        </w:r>
        <w:r w:rsidR="00250584">
          <w:rPr>
            <w:rtl w:val="0"/>
            <w:lang w:val="en-US"/>
          </w:rPr>
          <w:t xml:space="preserve">mission owner  </w:t>
        </w:r>
      </w:ins>
    </w:p>
    <w:p w14:paraId="7E8CACBC" w14:textId="18A4BC20" w:rsidR="00341D45" w:rsidRDefault="00032883" w:rsidP="00E90833">
      <w:pPr>
        <w:pStyle w:val="ListParagraph"/>
        <w:numPr>
          <w:ilvl w:val="0"/>
          <w:numId w:val="2"/>
        </w:numPr>
        <w:spacing w:after="80"/>
        <w:jc w:val="left"/>
      </w:pPr>
      <w:proofErr w:type="spellStart"/>
      <w:r>
        <w:rPr>
          <w:b/>
          <w:bCs/>
        </w:rPr>
        <w:t>Agents</w:t>
      </w:r>
      <w:proofErr w:type="spellEnd"/>
      <w:r>
        <w:rPr>
          <w:b/>
          <w:bCs/>
        </w:rPr>
        <w:t xml:space="preserve"> (סוכני AI)</w:t>
      </w:r>
      <w:r>
        <w:t xml:space="preserve"> — מבצעי מחקר, ניתוח, תיעוד המלצות (תמיד </w:t>
      </w:r>
      <w:hyperlink w:anchor="b01_agents" w:history="1">
        <w:proofErr w:type="spellStart"/>
        <w:r>
          <w:rPr>
            <w:color w:val="1155CC"/>
            <w:u w:val="single"/>
          </w:rPr>
          <w:t>Human</w:t>
        </w:r>
        <w:proofErr w:type="spellEnd"/>
        <w:r>
          <w:rPr>
            <w:color w:val="1155CC"/>
            <w:u w:val="single"/>
          </w:rPr>
          <w:t xml:space="preserve"> </w:t>
        </w:r>
        <w:proofErr w:type="spellStart"/>
        <w:r>
          <w:rPr>
            <w:color w:val="1155CC"/>
            <w:u w:val="single"/>
          </w:rPr>
          <w:t>in</w:t>
        </w:r>
        <w:proofErr w:type="spellEnd"/>
        <w:r>
          <w:rPr>
            <w:color w:val="1155CC"/>
            <w:u w:val="single"/>
          </w:rPr>
          <w:t xml:space="preserve"> </w:t>
        </w:r>
        <w:proofErr w:type="spellStart"/>
        <w:r>
          <w:rPr>
            <w:color w:val="1155CC"/>
            <w:u w:val="single"/>
          </w:rPr>
          <w:t>the</w:t>
        </w:r>
        <w:proofErr w:type="spellEnd"/>
        <w:r>
          <w:rPr>
            <w:color w:val="1155CC"/>
            <w:u w:val="single"/>
          </w:rPr>
          <w:t xml:space="preserve"> </w:t>
        </w:r>
        <w:proofErr w:type="spellStart"/>
        <w:r>
          <w:rPr>
            <w:color w:val="1155CC"/>
            <w:u w:val="single"/>
          </w:rPr>
          <w:t>Loop</w:t>
        </w:r>
        <w:proofErr w:type="spellEnd"/>
      </w:hyperlink>
      <w:r>
        <w:t>)</w:t>
      </w:r>
    </w:p>
    <w:p w14:paraId="7E8CACBD" w14:textId="77777777" w:rsidR="00341D45" w:rsidRDefault="00032883" w:rsidP="00E90833">
      <w:pPr>
        <w:spacing w:after="160"/>
        <w:jc w:val="left"/>
      </w:pPr>
      <w:r>
        <w:rPr>
          <w:b/>
          <w:bCs/>
        </w:rPr>
        <w:t>שכבה אד-הוק (לפי בעיה):</w:t>
      </w:r>
    </w:p>
    <w:p w14:paraId="7E8CACBE" w14:textId="77777777" w:rsidR="00341D45" w:rsidRDefault="00032883" w:rsidP="00E90833">
      <w:pPr>
        <w:pStyle w:val="ListParagraph"/>
        <w:numPr>
          <w:ilvl w:val="0"/>
          <w:numId w:val="2"/>
        </w:numPr>
        <w:spacing w:after="80"/>
        <w:jc w:val="left"/>
      </w:pPr>
      <w:r>
        <w:t xml:space="preserve">מומחים מהמגזר הציבורי — </w:t>
      </w:r>
      <w:proofErr w:type="spellStart"/>
      <w:r>
        <w:t>Owner</w:t>
      </w:r>
      <w:proofErr w:type="spellEnd"/>
      <w:r>
        <w:t xml:space="preserve"> פוטנציאלי, משרדים ממשלתיים, רשויות מקומיות</w:t>
      </w:r>
    </w:p>
    <w:p w14:paraId="7E8CACBF" w14:textId="77777777" w:rsidR="00341D45" w:rsidRDefault="00032883" w:rsidP="00E90833">
      <w:pPr>
        <w:pStyle w:val="ListParagraph"/>
        <w:numPr>
          <w:ilvl w:val="0"/>
          <w:numId w:val="2"/>
        </w:numPr>
        <w:spacing w:after="80"/>
        <w:jc w:val="left"/>
      </w:pPr>
      <w:r>
        <w:t>מומחים מהתעשייה — סטארט-אפים, חברות, ספקי שירותים</w:t>
      </w:r>
    </w:p>
    <w:p w14:paraId="7E8CACC0" w14:textId="77777777" w:rsidR="00341D45" w:rsidRDefault="00032883" w:rsidP="00E90833">
      <w:pPr>
        <w:pStyle w:val="ListParagraph"/>
        <w:numPr>
          <w:ilvl w:val="0"/>
          <w:numId w:val="2"/>
        </w:numPr>
        <w:spacing w:after="80"/>
        <w:jc w:val="left"/>
      </w:pPr>
      <w:r>
        <w:t>מומחים מהאקדמיה — חוקרים, מובילי תחומים</w:t>
      </w:r>
    </w:p>
    <w:p w14:paraId="7E8CACC1" w14:textId="5CB46586" w:rsidR="00341D45" w:rsidRDefault="00032883" w:rsidP="00E90833">
      <w:pPr>
        <w:pStyle w:val="ListParagraph"/>
        <w:numPr>
          <w:ilvl w:val="0"/>
          <w:numId w:val="2"/>
        </w:numPr>
        <w:spacing w:after="80"/>
        <w:jc w:val="left"/>
      </w:pPr>
      <w:r>
        <w:t>בעלי תפקידים — PMO, מנהל מוצר, יועץ AI</w:t>
      </w:r>
      <w:ins w:id="196" w:author="אורית קורמן נגרי" w:date="2026-08-16T15:22:00Z" w16du:dateUtc="2026-08-16T12:22:00Z">
        <w:r w:rsidR="00250584">
          <w:rPr>
            <w:rFonts w:hint="cs"/>
          </w:rPr>
          <w:t xml:space="preserve"> (</w:t>
        </w:r>
        <w:proofErr w:type="spellStart"/>
        <w:r w:rsidR="00250584">
          <w:rPr>
            <w:rFonts w:hint="cs"/>
          </w:rPr>
          <w:t>מטריציוני</w:t>
        </w:r>
        <w:proofErr w:type="spellEnd"/>
        <w:r w:rsidR="00250584">
          <w:rPr>
            <w:rFonts w:hint="cs"/>
          </w:rPr>
          <w:t>, לא בהכרח חלק מהצוות בהיררכיה ), להגדיר מה בצוות ומ</w:t>
        </w:r>
      </w:ins>
      <w:ins w:id="197" w:author="אורית קורמן נגרי" w:date="2026-08-16T15:23:00Z" w16du:dateUtc="2026-08-16T12:23:00Z">
        <w:r w:rsidR="00250584">
          <w:rPr>
            <w:rFonts w:hint="cs"/>
          </w:rPr>
          <w:t xml:space="preserve">ה </w:t>
        </w:r>
        <w:proofErr w:type="spellStart"/>
        <w:r w:rsidR="00250584">
          <w:rPr>
            <w:rFonts w:hint="cs"/>
          </w:rPr>
          <w:t>מטריציוני</w:t>
        </w:r>
        <w:proofErr w:type="spellEnd"/>
        <w:r w:rsidR="00250584">
          <w:rPr>
            <w:rFonts w:hint="cs"/>
          </w:rPr>
          <w:t xml:space="preserve"> לפחות ביציאה לדרך</w:t>
        </w:r>
      </w:ins>
    </w:p>
    <w:p w14:paraId="7E8CACC2" w14:textId="77777777" w:rsidR="00341D45" w:rsidRDefault="00032883" w:rsidP="00E90833">
      <w:pPr>
        <w:pBdr>
          <w:right w:val="single" w:sz="18" w:space="8" w:color="2F5496"/>
        </w:pBdr>
        <w:shd w:val="clear" w:color="auto" w:fill="EEF2F7"/>
        <w:spacing w:before="120" w:after="200"/>
        <w:ind w:right="200"/>
        <w:jc w:val="left"/>
      </w:pPr>
      <w:r>
        <w:lastRenderedPageBreak/>
        <w:t xml:space="preserve">עיקרון: גודל הצוות </w:t>
      </w:r>
      <w:r>
        <w:rPr>
          <w:b/>
          <w:bCs/>
        </w:rPr>
        <w:t>מינימלי ויעיל</w:t>
      </w:r>
      <w:r>
        <w:t>. מוסיפים אנשים רק כשיש להם תפקיד מוגדר — לא "לא יזיק".</w:t>
      </w:r>
    </w:p>
    <w:p w14:paraId="7E8CACC3" w14:textId="77777777" w:rsidR="00341D45" w:rsidRDefault="00032883" w:rsidP="00E90833">
      <w:pPr>
        <w:pStyle w:val="Heading3"/>
        <w:spacing w:before="260" w:after="120"/>
        <w:jc w:val="left"/>
      </w:pPr>
      <w:bookmarkStart w:id="198" w:name="_Toc236339097"/>
      <w:r>
        <w:rPr>
          <w:b/>
          <w:bCs/>
          <w:color w:val="2F5496"/>
        </w:rPr>
        <w:t>ה-</w:t>
      </w:r>
      <w:proofErr w:type="spellStart"/>
      <w:r>
        <w:rPr>
          <w:b/>
          <w:bCs/>
          <w:color w:val="2F5496"/>
        </w:rPr>
        <w:t>Domain</w:t>
      </w:r>
      <w:proofErr w:type="spellEnd"/>
      <w:r>
        <w:rPr>
          <w:b/>
          <w:bCs/>
          <w:color w:val="2F5496"/>
        </w:rPr>
        <w:t xml:space="preserve"> </w:t>
      </w:r>
      <w:proofErr w:type="spellStart"/>
      <w:r>
        <w:rPr>
          <w:b/>
          <w:bCs/>
          <w:color w:val="2F5496"/>
        </w:rPr>
        <w:t>Owner</w:t>
      </w:r>
      <w:bookmarkEnd w:id="198"/>
      <w:proofErr w:type="spellEnd"/>
    </w:p>
    <w:p w14:paraId="7E8CACC4" w14:textId="7578AF40" w:rsidR="00341D45" w:rsidRDefault="00032883" w:rsidP="00E90833">
      <w:pPr>
        <w:spacing w:after="160"/>
        <w:jc w:val="left"/>
      </w:pPr>
      <w:r>
        <w:t>ה-</w:t>
      </w:r>
      <w:proofErr w:type="spellStart"/>
      <w:r>
        <w:t>Domain</w:t>
      </w:r>
      <w:proofErr w:type="spellEnd"/>
      <w:r>
        <w:t xml:space="preserve"> </w:t>
      </w:r>
      <w:proofErr w:type="spellStart"/>
      <w:r>
        <w:t>Owner</w:t>
      </w:r>
      <w:proofErr w:type="spellEnd"/>
      <w:r>
        <w:t xml:space="preserve"> הוא </w:t>
      </w:r>
      <w:r>
        <w:rPr>
          <w:b/>
          <w:bCs/>
        </w:rPr>
        <w:t>עמוד השדרה של השלב</w:t>
      </w:r>
      <w:r>
        <w:t xml:space="preserve">. הוא אינו </w:t>
      </w:r>
      <w:proofErr w:type="spellStart"/>
      <w:r>
        <w:t>Domain</w:t>
      </w:r>
      <w:proofErr w:type="spellEnd"/>
      <w:r>
        <w:t xml:space="preserve"> </w:t>
      </w:r>
      <w:proofErr w:type="spellStart"/>
      <w:r>
        <w:t>Expert</w:t>
      </w:r>
      <w:proofErr w:type="spellEnd"/>
      <w:r>
        <w:t xml:space="preserve"> — הוא </w:t>
      </w:r>
      <w:r>
        <w:rPr>
          <w:b/>
          <w:bCs/>
        </w:rPr>
        <w:t>מנהל האירוע</w:t>
      </w:r>
      <w:r>
        <w:t>.</w:t>
      </w:r>
      <w:ins w:id="199" w:author="אורית קורמן נגרי" w:date="2026-08-16T15:23:00Z" w16du:dateUtc="2026-08-16T12:23:00Z">
        <w:r w:rsidR="00250584">
          <w:rPr>
            <w:rFonts w:hint="cs"/>
          </w:rPr>
          <w:t xml:space="preserve"> נגדיר את זה באופן מעודכן כשנסיים להבנות את המבנה הארגוני התומך.</w:t>
        </w:r>
      </w:ins>
    </w:p>
    <w:p w14:paraId="7E8CACC5" w14:textId="77777777" w:rsidR="00341D45" w:rsidRDefault="00032883" w:rsidP="00E90833">
      <w:pPr>
        <w:spacing w:after="160"/>
        <w:jc w:val="left"/>
      </w:pPr>
      <w:r>
        <w:rPr>
          <w:b/>
          <w:bCs/>
        </w:rPr>
        <w:t>תפקידיו:</w:t>
      </w:r>
      <w:r>
        <w:t xml:space="preserve"> מחזיק ה-</w:t>
      </w:r>
      <w:proofErr w:type="spellStart"/>
      <w:r>
        <w:t>Ecosystem</w:t>
      </w:r>
      <w:proofErr w:type="spellEnd"/>
      <w:r>
        <w:t xml:space="preserve"> (מכיר שחקנים, מקורות, מוקדי כאב) · מטפח קשרים (מומחים, גופים ממשלתיים, קופות חולים, עמותות) · מרכיב צוותים אד-הוק לכל בעיה · מנהל ידע (וידוא תיעוד, נגישות, עקביות).</w:t>
      </w:r>
    </w:p>
    <w:p w14:paraId="7E8CACC6" w14:textId="77777777" w:rsidR="00341D45" w:rsidRDefault="00032883" w:rsidP="00E90833">
      <w:pPr>
        <w:spacing w:after="160"/>
        <w:jc w:val="left"/>
      </w:pPr>
      <w:r>
        <w:rPr>
          <w:b/>
          <w:bCs/>
        </w:rPr>
        <w:t>מה הוא לא עושה:</w:t>
      </w:r>
      <w:r>
        <w:t xml:space="preserve"> לא חוקר לעומק כל בעיה בעצמו (זה תפקיד ה-</w:t>
      </w:r>
      <w:proofErr w:type="spellStart"/>
      <w:r>
        <w:t>Agents</w:t>
      </w:r>
      <w:proofErr w:type="spellEnd"/>
      <w:r>
        <w:t xml:space="preserve"> </w:t>
      </w:r>
      <w:proofErr w:type="spellStart"/>
      <w:r>
        <w:t>וה-Domain</w:t>
      </w:r>
      <w:proofErr w:type="spellEnd"/>
      <w:r>
        <w:t xml:space="preserve"> </w:t>
      </w:r>
      <w:proofErr w:type="spellStart"/>
      <w:r>
        <w:t>Experts</w:t>
      </w:r>
      <w:proofErr w:type="spellEnd"/>
      <w:r>
        <w:t>) · לא מקבל החלטות תיעדוף סופיות לבד (שיתוף עם ועדת המטה) · לא מחליף מומחים, אלא מרכיב אותם · לא מנהל את הפיתוח הטכנולוגי.</w:t>
      </w:r>
    </w:p>
    <w:p w14:paraId="7E8CACC7" w14:textId="3CE58874" w:rsidR="00341D45" w:rsidDel="00A37A55" w:rsidRDefault="00032883" w:rsidP="00E90833">
      <w:pPr>
        <w:spacing w:after="160"/>
        <w:jc w:val="left"/>
        <w:rPr>
          <w:del w:id="200" w:author="אורית קורמן נגרי" w:date="2026-08-16T15:23:00Z" w16du:dateUtc="2026-08-16T12:23:00Z"/>
        </w:rPr>
      </w:pPr>
      <w:del w:id="201" w:author="אורית קורמן נגרי" w:date="2026-08-16T15:23:00Z" w16du:dateUtc="2026-08-16T12:23:00Z">
        <w:r w:rsidDel="00A37A55">
          <w:rPr>
            <w:b/>
            <w:bCs/>
          </w:rPr>
          <w:delText>מבנה מוצע:</w:delText>
        </w:r>
        <w:r w:rsidDel="00A37A55">
          <w:delText xml:space="preserve"> כמה Domain Owners לכל סמנכ"ל ורטיקל, תלוי בעומק התחום וב-Capacity הזמין — החלטה ניהולית נפרדת.</w:delText>
        </w:r>
      </w:del>
    </w:p>
    <w:p w14:paraId="2C650A54" w14:textId="77777777" w:rsidR="00A37A55" w:rsidRDefault="00A37A55" w:rsidP="00E90833">
      <w:pPr>
        <w:pStyle w:val="Heading3"/>
        <w:spacing w:before="260" w:after="120"/>
        <w:jc w:val="left"/>
        <w:rPr>
          <w:ins w:id="202" w:author="אורית קורמן נגרי" w:date="2026-08-16T15:23:00Z" w16du:dateUtc="2026-08-16T12:23:00Z"/>
          <w:b/>
          <w:bCs/>
          <w:color w:val="2F5496"/>
        </w:rPr>
      </w:pPr>
      <w:bookmarkStart w:id="203" w:name="_Toc236339098"/>
    </w:p>
    <w:p w14:paraId="7E8CACC8" w14:textId="4CB08ED9" w:rsidR="00341D45" w:rsidRDefault="00032883" w:rsidP="00E90833">
      <w:pPr>
        <w:pStyle w:val="Heading3"/>
        <w:spacing w:before="260" w:after="120"/>
        <w:jc w:val="left"/>
      </w:pPr>
      <w:proofErr w:type="spellStart"/>
      <w:r>
        <w:rPr>
          <w:b/>
          <w:bCs/>
          <w:color w:val="2F5496"/>
        </w:rPr>
        <w:t>Domain</w:t>
      </w:r>
      <w:proofErr w:type="spellEnd"/>
      <w:r>
        <w:rPr>
          <w:b/>
          <w:bCs/>
          <w:color w:val="2F5496"/>
        </w:rPr>
        <w:t xml:space="preserve"> </w:t>
      </w:r>
      <w:proofErr w:type="spellStart"/>
      <w:r>
        <w:rPr>
          <w:b/>
          <w:bCs/>
          <w:color w:val="2F5496"/>
        </w:rPr>
        <w:t>Experts</w:t>
      </w:r>
      <w:proofErr w:type="spellEnd"/>
      <w:r>
        <w:rPr>
          <w:b/>
          <w:bCs/>
          <w:color w:val="2F5496"/>
        </w:rPr>
        <w:t xml:space="preserve"> — מאפיינים ורתימה</w:t>
      </w:r>
      <w:bookmarkEnd w:id="203"/>
    </w:p>
    <w:p w14:paraId="7E8CACC9" w14:textId="77777777" w:rsidR="00341D45" w:rsidRDefault="00032883" w:rsidP="00E90833">
      <w:pPr>
        <w:spacing w:after="160"/>
        <w:jc w:val="left"/>
      </w:pPr>
      <w:r>
        <w:t xml:space="preserve">מומחים </w:t>
      </w:r>
      <w:r>
        <w:rPr>
          <w:b/>
          <w:bCs/>
        </w:rPr>
        <w:t>חיצוניים</w:t>
      </w:r>
      <w:r>
        <w:t xml:space="preserve"> שמצטרפים אד-הוק לצוות לצורך חקר בעיה ספציפית. </w:t>
      </w:r>
      <w:r>
        <w:rPr>
          <w:b/>
          <w:bCs/>
        </w:rPr>
        <w:t>אינם חלק קבוע</w:t>
      </w:r>
      <w:r>
        <w:t xml:space="preserve"> מהמטה.</w:t>
      </w:r>
    </w:p>
    <w:p w14:paraId="7E8CACCA" w14:textId="77777777" w:rsidR="00341D45" w:rsidRDefault="00032883" w:rsidP="00E90833">
      <w:pPr>
        <w:spacing w:after="160"/>
        <w:jc w:val="left"/>
      </w:pPr>
      <w:r>
        <w:rPr>
          <w:b/>
          <w:bCs/>
        </w:rPr>
        <w:t>מאפיינים מבוקשים:</w:t>
      </w:r>
      <w:r>
        <w:t xml:space="preserve"> "שם דבר" בתחום — ניסיון וקרבה לשטח · חשיבה מערכתית (מבחינים בין סימפטום לשורש) · פתיחות ל-AI ללא התלהבות עיוורת · אפוליטיים — דעה מקצועית לא אג׳נדה · נכונות מעשית לראיונות/סדנאות · יכולת לתרגם ידע לפעולה.</w:t>
      </w:r>
    </w:p>
    <w:p w14:paraId="7E8CACCB" w14:textId="77777777" w:rsidR="00341D45" w:rsidRDefault="00032883" w:rsidP="00E90833">
      <w:pPr>
        <w:spacing w:after="160"/>
        <w:jc w:val="left"/>
      </w:pPr>
      <w:r>
        <w:rPr>
          <w:b/>
          <w:bCs/>
        </w:rPr>
        <w:t>תהליך רתימה:</w:t>
      </w:r>
      <w:r>
        <w:t xml:space="preserve"> </w:t>
      </w:r>
      <w:proofErr w:type="spellStart"/>
      <w:r>
        <w:t>Domain</w:t>
      </w:r>
      <w:proofErr w:type="spellEnd"/>
      <w:r>
        <w:t xml:space="preserve"> </w:t>
      </w:r>
      <w:proofErr w:type="spellStart"/>
      <w:r>
        <w:t>Owner</w:t>
      </w:r>
      <w:proofErr w:type="spellEnd"/>
      <w:r>
        <w:t xml:space="preserve"> מנהל רשימת מומחים לתחומו · מחויבות מוגדרת מראש (שעות, תגמול, ציפיות) · ניתן לייצר "ועדת מומחים" קבועה יותר לאזורי אתגר מרכזיים.</w:t>
      </w:r>
    </w:p>
    <w:p w14:paraId="7E8CACCC" w14:textId="77777777" w:rsidR="00341D45" w:rsidRDefault="00032883" w:rsidP="00E90833">
      <w:pPr>
        <w:pStyle w:val="Heading3"/>
        <w:spacing w:before="260" w:after="120"/>
        <w:jc w:val="left"/>
      </w:pPr>
      <w:bookmarkStart w:id="204" w:name="_Toc236339099"/>
      <w:r>
        <w:rPr>
          <w:b/>
          <w:bCs/>
          <w:color w:val="2F5496"/>
        </w:rPr>
        <w:t>RACI</w:t>
      </w:r>
      <w:bookmarkEnd w:id="204"/>
    </w:p>
    <w:p w14:paraId="7E8CACCD" w14:textId="49ADC4F9" w:rsidR="00341D45" w:rsidRDefault="00032883" w:rsidP="00E90833">
      <w:pPr>
        <w:spacing w:after="160"/>
        <w:jc w:val="left"/>
      </w:pPr>
      <w:r>
        <w:t xml:space="preserve">טבלת RACI מלאה (הנהלת מטה / סמנכ"ל ורטיקל / </w:t>
      </w:r>
      <w:proofErr w:type="spellStart"/>
      <w:r>
        <w:t>Domain</w:t>
      </w:r>
      <w:proofErr w:type="spellEnd"/>
      <w:r>
        <w:t xml:space="preserve"> </w:t>
      </w:r>
      <w:proofErr w:type="spellStart"/>
      <w:r>
        <w:t>Owner</w:t>
      </w:r>
      <w:proofErr w:type="spellEnd"/>
      <w:r>
        <w:t xml:space="preserve"> / </w:t>
      </w:r>
      <w:proofErr w:type="spellStart"/>
      <w:r>
        <w:t>Agent</w:t>
      </w:r>
      <w:proofErr w:type="spellEnd"/>
      <w:r>
        <w:t xml:space="preserve"> / </w:t>
      </w:r>
      <w:proofErr w:type="spellStart"/>
      <w:r>
        <w:t>Domain</w:t>
      </w:r>
      <w:proofErr w:type="spellEnd"/>
      <w:r>
        <w:t xml:space="preserve"> </w:t>
      </w:r>
      <w:proofErr w:type="spellStart"/>
      <w:r>
        <w:t>Expert</w:t>
      </w:r>
      <w:proofErr w:type="spellEnd"/>
      <w:r>
        <w:t xml:space="preserve"> לכל פעולה): </w:t>
      </w:r>
      <w:hyperlink w:anchor="b08_raci" w:history="1">
        <w:r>
          <w:rPr>
            <w:color w:val="1155CC"/>
            <w:u w:val="single"/>
          </w:rPr>
          <w:t>נספח — RACI מפעל הבעיות</w:t>
        </w:r>
      </w:hyperlink>
      <w:r>
        <w:t>.</w:t>
      </w:r>
    </w:p>
    <w:p w14:paraId="7E8CACCE" w14:textId="77777777" w:rsidR="00341D45" w:rsidRDefault="00032883" w:rsidP="00E90833">
      <w:pPr>
        <w:pStyle w:val="Heading2"/>
        <w:spacing w:before="320" w:after="160"/>
        <w:jc w:val="left"/>
      </w:pPr>
      <w:bookmarkStart w:id="205" w:name="b01_agents"/>
      <w:bookmarkStart w:id="206" w:name="_Toc236339100"/>
      <w:r>
        <w:rPr>
          <w:b/>
          <w:bCs/>
          <w:color w:val="2F5496"/>
          <w:sz w:val="28"/>
          <w:szCs w:val="28"/>
        </w:rPr>
        <w:t>תפקיד הסוכנים (</w:t>
      </w:r>
      <w:proofErr w:type="spellStart"/>
      <w:r>
        <w:rPr>
          <w:b/>
          <w:bCs/>
          <w:color w:val="2F5496"/>
          <w:sz w:val="28"/>
          <w:szCs w:val="28"/>
        </w:rPr>
        <w:t>Agents</w:t>
      </w:r>
      <w:proofErr w:type="spellEnd"/>
      <w:r>
        <w:rPr>
          <w:b/>
          <w:bCs/>
          <w:color w:val="2F5496"/>
          <w:sz w:val="28"/>
          <w:szCs w:val="28"/>
        </w:rPr>
        <w:t>) במפעל הבעיות</w:t>
      </w:r>
      <w:bookmarkEnd w:id="205"/>
      <w:bookmarkEnd w:id="206"/>
    </w:p>
    <w:p w14:paraId="7E8CACCF" w14:textId="77777777" w:rsidR="00341D45" w:rsidRDefault="00032883" w:rsidP="00E90833">
      <w:pPr>
        <w:spacing w:after="160"/>
        <w:jc w:val="left"/>
      </w:pPr>
      <w:r>
        <w:t xml:space="preserve">סוכני AI מוטמעים </w:t>
      </w:r>
      <w:r>
        <w:rPr>
          <w:b/>
          <w:bCs/>
        </w:rPr>
        <w:t>לאורך כל שלב מפעל הבעיות</w:t>
      </w:r>
      <w:r>
        <w:t>:</w:t>
      </w:r>
    </w:p>
    <w:tbl>
      <w:tblPr>
        <w:bidiVisual/>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341D45" w14:paraId="7E8CACD2" w14:textId="77777777">
        <w:trPr>
          <w:tblHeader/>
        </w:trPr>
        <w:tc>
          <w:tcPr>
            <w:tcW w:w="2600" w:type="dxa"/>
            <w:shd w:val="clear" w:color="auto" w:fill="2F5496"/>
            <w:tcMar>
              <w:top w:w="80" w:type="dxa"/>
              <w:left w:w="120" w:type="dxa"/>
              <w:bottom w:w="80" w:type="dxa"/>
              <w:right w:w="120" w:type="dxa"/>
            </w:tcMar>
            <w:vAlign w:val="center"/>
          </w:tcPr>
          <w:p w14:paraId="7E8CACD0" w14:textId="77777777" w:rsidR="00341D45" w:rsidRDefault="00032883" w:rsidP="00E90833">
            <w:pPr>
              <w:jc w:val="left"/>
            </w:pPr>
            <w:r>
              <w:rPr>
                <w:b/>
                <w:bCs/>
                <w:color w:val="FFFFFF"/>
              </w:rPr>
              <w:t>תפקיד</w:t>
            </w:r>
          </w:p>
        </w:tc>
        <w:tc>
          <w:tcPr>
            <w:tcW w:w="6426" w:type="dxa"/>
            <w:shd w:val="clear" w:color="auto" w:fill="2F5496"/>
            <w:tcMar>
              <w:top w:w="80" w:type="dxa"/>
              <w:left w:w="120" w:type="dxa"/>
              <w:bottom w:w="80" w:type="dxa"/>
              <w:right w:w="120" w:type="dxa"/>
            </w:tcMar>
            <w:vAlign w:val="center"/>
          </w:tcPr>
          <w:p w14:paraId="7E8CACD1" w14:textId="77777777" w:rsidR="00341D45" w:rsidRDefault="00032883" w:rsidP="00E90833">
            <w:pPr>
              <w:jc w:val="left"/>
            </w:pPr>
            <w:r>
              <w:rPr>
                <w:b/>
                <w:bCs/>
                <w:color w:val="FFFFFF"/>
              </w:rPr>
              <w:t>תיאור</w:t>
            </w:r>
          </w:p>
        </w:tc>
      </w:tr>
      <w:tr w:rsidR="00341D45" w14:paraId="7E8CACD5" w14:textId="77777777">
        <w:tc>
          <w:tcPr>
            <w:tcW w:w="2600" w:type="dxa"/>
            <w:shd w:val="clear" w:color="auto" w:fill="FFFFFF"/>
            <w:tcMar>
              <w:top w:w="80" w:type="dxa"/>
              <w:left w:w="120" w:type="dxa"/>
              <w:bottom w:w="80" w:type="dxa"/>
              <w:right w:w="120" w:type="dxa"/>
            </w:tcMar>
          </w:tcPr>
          <w:p w14:paraId="7E8CACD3" w14:textId="77777777" w:rsidR="00341D45" w:rsidRDefault="00032883" w:rsidP="00E90833">
            <w:pPr>
              <w:jc w:val="left"/>
            </w:pPr>
            <w:r>
              <w:t>סריקת מקורות</w:t>
            </w:r>
          </w:p>
        </w:tc>
        <w:tc>
          <w:tcPr>
            <w:tcW w:w="6426" w:type="dxa"/>
            <w:shd w:val="clear" w:color="auto" w:fill="FFFFFF"/>
            <w:tcMar>
              <w:top w:w="80" w:type="dxa"/>
              <w:left w:w="120" w:type="dxa"/>
              <w:bottom w:w="80" w:type="dxa"/>
              <w:right w:w="120" w:type="dxa"/>
            </w:tcMar>
          </w:tcPr>
          <w:p w14:paraId="7E8CACD4" w14:textId="77777777" w:rsidR="00341D45" w:rsidRDefault="00032883" w:rsidP="00E90833">
            <w:pPr>
              <w:jc w:val="left"/>
            </w:pPr>
            <w:r>
              <w:t>סריקה שיטתית ושוטפת של 27+ מקורות מידע</w:t>
            </w:r>
          </w:p>
        </w:tc>
      </w:tr>
      <w:tr w:rsidR="00341D45" w14:paraId="7E8CACD8" w14:textId="77777777">
        <w:tc>
          <w:tcPr>
            <w:tcW w:w="2600" w:type="dxa"/>
            <w:shd w:val="clear" w:color="auto" w:fill="F5F7FA"/>
            <w:tcMar>
              <w:top w:w="80" w:type="dxa"/>
              <w:left w:w="120" w:type="dxa"/>
              <w:bottom w:w="80" w:type="dxa"/>
              <w:right w:w="120" w:type="dxa"/>
            </w:tcMar>
          </w:tcPr>
          <w:p w14:paraId="7E8CACD6" w14:textId="77777777" w:rsidR="00341D45" w:rsidRDefault="00032883" w:rsidP="00E90833">
            <w:pPr>
              <w:jc w:val="left"/>
            </w:pPr>
            <w:r>
              <w:t>חילוץ בעיות</w:t>
            </w:r>
          </w:p>
        </w:tc>
        <w:tc>
          <w:tcPr>
            <w:tcW w:w="6426" w:type="dxa"/>
            <w:shd w:val="clear" w:color="auto" w:fill="F5F7FA"/>
            <w:tcMar>
              <w:top w:w="80" w:type="dxa"/>
              <w:left w:w="120" w:type="dxa"/>
              <w:bottom w:w="80" w:type="dxa"/>
              <w:right w:w="120" w:type="dxa"/>
            </w:tcMar>
          </w:tcPr>
          <w:p w14:paraId="7E8CACD7" w14:textId="77777777" w:rsidR="00341D45" w:rsidRDefault="00032883" w:rsidP="00E90833">
            <w:pPr>
              <w:jc w:val="left"/>
            </w:pPr>
            <w:r>
              <w:t>זיהוי בעיות פוטנציאליות מתוך דוחות, נתונים ומאמרים</w:t>
            </w:r>
          </w:p>
        </w:tc>
      </w:tr>
      <w:tr w:rsidR="00341D45" w14:paraId="7E8CACDB" w14:textId="77777777">
        <w:tc>
          <w:tcPr>
            <w:tcW w:w="2600" w:type="dxa"/>
            <w:shd w:val="clear" w:color="auto" w:fill="FFFFFF"/>
            <w:tcMar>
              <w:top w:w="80" w:type="dxa"/>
              <w:left w:w="120" w:type="dxa"/>
              <w:bottom w:w="80" w:type="dxa"/>
              <w:right w:w="120" w:type="dxa"/>
            </w:tcMar>
          </w:tcPr>
          <w:p w14:paraId="7E8CACD9" w14:textId="77777777" w:rsidR="00341D45" w:rsidRDefault="00032883" w:rsidP="00E90833">
            <w:pPr>
              <w:jc w:val="left"/>
            </w:pPr>
            <w:r>
              <w:t>חקר ראשוני</w:t>
            </w:r>
          </w:p>
        </w:tc>
        <w:tc>
          <w:tcPr>
            <w:tcW w:w="6426" w:type="dxa"/>
            <w:shd w:val="clear" w:color="auto" w:fill="FFFFFF"/>
            <w:tcMar>
              <w:top w:w="80" w:type="dxa"/>
              <w:left w:w="120" w:type="dxa"/>
              <w:bottom w:w="80" w:type="dxa"/>
              <w:right w:w="120" w:type="dxa"/>
            </w:tcMar>
          </w:tcPr>
          <w:p w14:paraId="7E8CACDA" w14:textId="77777777" w:rsidR="00341D45" w:rsidRDefault="00032883" w:rsidP="00E90833">
            <w:pPr>
              <w:jc w:val="left"/>
            </w:pPr>
            <w:r>
              <w:t>בניית כרטיס בעיה ראשוני עם נתונים ומקורות</w:t>
            </w:r>
          </w:p>
        </w:tc>
      </w:tr>
      <w:tr w:rsidR="00341D45" w14:paraId="7E8CACDE" w14:textId="77777777">
        <w:tc>
          <w:tcPr>
            <w:tcW w:w="2600" w:type="dxa"/>
            <w:shd w:val="clear" w:color="auto" w:fill="F5F7FA"/>
            <w:tcMar>
              <w:top w:w="80" w:type="dxa"/>
              <w:left w:w="120" w:type="dxa"/>
              <w:bottom w:w="80" w:type="dxa"/>
              <w:right w:w="120" w:type="dxa"/>
            </w:tcMar>
          </w:tcPr>
          <w:p w14:paraId="7E8CACDC" w14:textId="77777777" w:rsidR="00341D45" w:rsidRDefault="00032883" w:rsidP="00E90833">
            <w:pPr>
              <w:jc w:val="left"/>
            </w:pPr>
            <w:r>
              <w:t>עדכון ציון</w:t>
            </w:r>
          </w:p>
        </w:tc>
        <w:tc>
          <w:tcPr>
            <w:tcW w:w="6426" w:type="dxa"/>
            <w:shd w:val="clear" w:color="auto" w:fill="F5F7FA"/>
            <w:tcMar>
              <w:top w:w="80" w:type="dxa"/>
              <w:left w:w="120" w:type="dxa"/>
              <w:bottom w:w="80" w:type="dxa"/>
              <w:right w:w="120" w:type="dxa"/>
            </w:tcMar>
          </w:tcPr>
          <w:p w14:paraId="7E8CACDD" w14:textId="77777777" w:rsidR="00341D45" w:rsidRDefault="00032883" w:rsidP="00E90833">
            <w:pPr>
              <w:jc w:val="left"/>
            </w:pPr>
            <w:r>
              <w:t>עדכון הציון הדינמי של בעיות קיימות בהתאם למידע חדש</w:t>
            </w:r>
          </w:p>
        </w:tc>
      </w:tr>
      <w:tr w:rsidR="00341D45" w14:paraId="7E8CACE1" w14:textId="77777777">
        <w:tc>
          <w:tcPr>
            <w:tcW w:w="2600" w:type="dxa"/>
            <w:shd w:val="clear" w:color="auto" w:fill="FFFFFF"/>
            <w:tcMar>
              <w:top w:w="80" w:type="dxa"/>
              <w:left w:w="120" w:type="dxa"/>
              <w:bottom w:w="80" w:type="dxa"/>
              <w:right w:w="120" w:type="dxa"/>
            </w:tcMar>
          </w:tcPr>
          <w:p w14:paraId="7E8CACDF" w14:textId="77777777" w:rsidR="00341D45" w:rsidRDefault="00032883" w:rsidP="00E90833">
            <w:pPr>
              <w:jc w:val="left"/>
            </w:pPr>
            <w:r>
              <w:t>תיעוד</w:t>
            </w:r>
          </w:p>
        </w:tc>
        <w:tc>
          <w:tcPr>
            <w:tcW w:w="6426" w:type="dxa"/>
            <w:shd w:val="clear" w:color="auto" w:fill="FFFFFF"/>
            <w:tcMar>
              <w:top w:w="80" w:type="dxa"/>
              <w:left w:w="120" w:type="dxa"/>
              <w:bottom w:w="80" w:type="dxa"/>
              <w:right w:w="120" w:type="dxa"/>
            </w:tcMar>
          </w:tcPr>
          <w:p w14:paraId="7E8CACE0" w14:textId="77777777" w:rsidR="00341D45" w:rsidRDefault="00032883" w:rsidP="00E90833">
            <w:pPr>
              <w:jc w:val="left"/>
            </w:pPr>
            <w:r>
              <w:t>תיעוד אוטומטי של מקורות, ראיות והחלטות</w:t>
            </w:r>
          </w:p>
        </w:tc>
      </w:tr>
      <w:tr w:rsidR="00341D45" w14:paraId="7E8CACE4" w14:textId="77777777">
        <w:tc>
          <w:tcPr>
            <w:tcW w:w="2600" w:type="dxa"/>
            <w:shd w:val="clear" w:color="auto" w:fill="F5F7FA"/>
            <w:tcMar>
              <w:top w:w="80" w:type="dxa"/>
              <w:left w:w="120" w:type="dxa"/>
              <w:bottom w:w="80" w:type="dxa"/>
              <w:right w:w="120" w:type="dxa"/>
            </w:tcMar>
          </w:tcPr>
          <w:p w14:paraId="7E8CACE2" w14:textId="77777777" w:rsidR="00341D45" w:rsidRDefault="00032883" w:rsidP="00E90833">
            <w:pPr>
              <w:jc w:val="left"/>
            </w:pPr>
            <w:r>
              <w:t>סריקת קו אופק</w:t>
            </w:r>
          </w:p>
        </w:tc>
        <w:tc>
          <w:tcPr>
            <w:tcW w:w="6426" w:type="dxa"/>
            <w:shd w:val="clear" w:color="auto" w:fill="F5F7FA"/>
            <w:tcMar>
              <w:top w:w="80" w:type="dxa"/>
              <w:left w:w="120" w:type="dxa"/>
              <w:bottom w:w="80" w:type="dxa"/>
              <w:right w:w="120" w:type="dxa"/>
            </w:tcMar>
          </w:tcPr>
          <w:p w14:paraId="7E8CACE3" w14:textId="77777777" w:rsidR="00341D45" w:rsidRDefault="00032883" w:rsidP="00E90833">
            <w:pPr>
              <w:jc w:val="left"/>
            </w:pPr>
            <w:r>
              <w:t>מעקב אחר טכנולוגיות AI חדשות שעשויות "לפתוח" בעיות קפואות</w:t>
            </w:r>
          </w:p>
        </w:tc>
      </w:tr>
    </w:tbl>
    <w:p w14:paraId="7E8CACE5" w14:textId="77777777" w:rsidR="00341D45" w:rsidRDefault="00032883" w:rsidP="00E90833">
      <w:pPr>
        <w:pBdr>
          <w:right w:val="single" w:sz="18" w:space="8" w:color="2F5496"/>
        </w:pBdr>
        <w:shd w:val="clear" w:color="auto" w:fill="EEF2F7"/>
        <w:spacing w:before="120" w:after="200"/>
        <w:ind w:right="200"/>
        <w:jc w:val="left"/>
      </w:pPr>
      <w:r>
        <w:lastRenderedPageBreak/>
        <w:t xml:space="preserve">עיקרון: </w:t>
      </w:r>
      <w:proofErr w:type="spellStart"/>
      <w:r>
        <w:rPr>
          <w:b/>
          <w:bCs/>
        </w:rPr>
        <w:t>Human</w:t>
      </w:r>
      <w:proofErr w:type="spellEnd"/>
      <w:r>
        <w:rPr>
          <w:b/>
          <w:bCs/>
        </w:rPr>
        <w:t xml:space="preserve"> </w:t>
      </w:r>
      <w:proofErr w:type="spellStart"/>
      <w:r>
        <w:rPr>
          <w:b/>
          <w:bCs/>
        </w:rPr>
        <w:t>in</w:t>
      </w:r>
      <w:proofErr w:type="spellEnd"/>
      <w:r>
        <w:rPr>
          <w:b/>
          <w:bCs/>
        </w:rPr>
        <w:t xml:space="preserve"> </w:t>
      </w:r>
      <w:proofErr w:type="spellStart"/>
      <w:r>
        <w:rPr>
          <w:b/>
          <w:bCs/>
        </w:rPr>
        <w:t>the</w:t>
      </w:r>
      <w:proofErr w:type="spellEnd"/>
      <w:r>
        <w:rPr>
          <w:b/>
          <w:bCs/>
        </w:rPr>
        <w:t xml:space="preserve"> </w:t>
      </w:r>
      <w:proofErr w:type="spellStart"/>
      <w:r>
        <w:rPr>
          <w:b/>
          <w:bCs/>
        </w:rPr>
        <w:t>Loop</w:t>
      </w:r>
      <w:proofErr w:type="spellEnd"/>
      <w:r>
        <w:rPr>
          <w:b/>
          <w:bCs/>
        </w:rPr>
        <w:t xml:space="preserve"> תמיד.</w:t>
      </w:r>
      <w:r>
        <w:t xml:space="preserve"> </w:t>
      </w:r>
      <w:proofErr w:type="spellStart"/>
      <w:r>
        <w:t>האג׳נטים</w:t>
      </w:r>
      <w:proofErr w:type="spellEnd"/>
      <w:r>
        <w:t xml:space="preserve"> מציעים — הצוות מחליט. אין החלטת תיעדוף שנלקחת על-ידי </w:t>
      </w:r>
      <w:proofErr w:type="spellStart"/>
      <w:r>
        <w:t>אג׳נט</w:t>
      </w:r>
      <w:proofErr w:type="spellEnd"/>
      <w:r>
        <w:t xml:space="preserve"> בלבד.</w:t>
      </w:r>
    </w:p>
    <w:p w14:paraId="7E8CACE6" w14:textId="4EA7A729" w:rsidR="00341D45" w:rsidRDefault="00032883" w:rsidP="00E90833">
      <w:pPr>
        <w:spacing w:after="160"/>
        <w:jc w:val="left"/>
      </w:pPr>
      <w:r>
        <w:t xml:space="preserve">זהו אותו עיקרון בדיוק שחוזר, בהקשר אחר, בשלב הפיתוח בפועל אצל השותף המיישם: ראו </w:t>
      </w:r>
      <w:hyperlink w:anchor="b06_hitl" w:history="1">
        <w:proofErr w:type="spellStart"/>
        <w:r>
          <w:rPr>
            <w:color w:val="1155CC"/>
            <w:u w:val="single"/>
          </w:rPr>
          <w:t>Human</w:t>
        </w:r>
        <w:proofErr w:type="spellEnd"/>
        <w:r>
          <w:rPr>
            <w:color w:val="1155CC"/>
            <w:u w:val="single"/>
          </w:rPr>
          <w:t xml:space="preserve"> </w:t>
        </w:r>
        <w:proofErr w:type="spellStart"/>
        <w:r>
          <w:rPr>
            <w:color w:val="1155CC"/>
            <w:u w:val="single"/>
          </w:rPr>
          <w:t>in</w:t>
        </w:r>
        <w:proofErr w:type="spellEnd"/>
        <w:r>
          <w:rPr>
            <w:color w:val="1155CC"/>
            <w:u w:val="single"/>
          </w:rPr>
          <w:t xml:space="preserve"> </w:t>
        </w:r>
        <w:proofErr w:type="spellStart"/>
        <w:r>
          <w:rPr>
            <w:color w:val="1155CC"/>
            <w:u w:val="single"/>
          </w:rPr>
          <w:t>the</w:t>
        </w:r>
        <w:proofErr w:type="spellEnd"/>
        <w:r>
          <w:rPr>
            <w:color w:val="1155CC"/>
            <w:u w:val="single"/>
          </w:rPr>
          <w:t xml:space="preserve"> </w:t>
        </w:r>
        <w:proofErr w:type="spellStart"/>
        <w:r>
          <w:rPr>
            <w:color w:val="1155CC"/>
            <w:u w:val="single"/>
          </w:rPr>
          <w:t>Loop</w:t>
        </w:r>
        <w:proofErr w:type="spellEnd"/>
        <w:r>
          <w:rPr>
            <w:color w:val="1155CC"/>
            <w:u w:val="single"/>
          </w:rPr>
          <w:t xml:space="preserve"> — ממשל</w:t>
        </w:r>
      </w:hyperlink>
      <w:r>
        <w:t>.</w:t>
      </w:r>
    </w:p>
    <w:p w14:paraId="7E8CACE7" w14:textId="77777777" w:rsidR="00341D45" w:rsidRDefault="00032883" w:rsidP="00E90833">
      <w:pPr>
        <w:pStyle w:val="Heading2"/>
        <w:spacing w:before="320" w:after="160"/>
        <w:jc w:val="left"/>
      </w:pPr>
      <w:bookmarkStart w:id="207" w:name="b01_gov"/>
      <w:bookmarkStart w:id="208" w:name="_Toc236339101"/>
      <w:r>
        <w:rPr>
          <w:b/>
          <w:bCs/>
          <w:color w:val="2F5496"/>
          <w:sz w:val="28"/>
          <w:szCs w:val="28"/>
        </w:rPr>
        <w:t>שיתוף משרדי ממשלה — מתי ואיך</w:t>
      </w:r>
      <w:bookmarkEnd w:id="207"/>
      <w:bookmarkEnd w:id="208"/>
    </w:p>
    <w:p w14:paraId="7E8CACE8" w14:textId="77777777" w:rsidR="00341D45" w:rsidRDefault="00032883" w:rsidP="00E90833">
      <w:pPr>
        <w:spacing w:after="160"/>
        <w:jc w:val="left"/>
      </w:pPr>
      <w:r>
        <w:rPr>
          <w:b/>
          <w:bCs/>
        </w:rPr>
        <w:t>ההסכמה:</w:t>
      </w:r>
      <w:r>
        <w:t xml:space="preserve"> שלב זיהוי הבעיות הוא </w:t>
      </w:r>
      <w:r>
        <w:rPr>
          <w:b/>
          <w:bCs/>
        </w:rPr>
        <w:t>פנימי למטה</w:t>
      </w:r>
      <w:r>
        <w:t>. משרדי ממשלה אינם מצטרפים לשלב הזיהוי כשחקן בעל זכות-על על הבחירה.</w:t>
      </w:r>
    </w:p>
    <w:p w14:paraId="7E8CACE9" w14:textId="77777777" w:rsidR="00341D45" w:rsidRDefault="00032883" w:rsidP="00E90833">
      <w:pPr>
        <w:spacing w:after="160"/>
        <w:jc w:val="left"/>
      </w:pPr>
      <w:r>
        <w:rPr>
          <w:b/>
          <w:bCs/>
        </w:rPr>
        <w:t>הנמקה:</w:t>
      </w:r>
      <w:r>
        <w:t xml:space="preserve"> משרד שנכנס מוקדם מדי עלול לנסות "</w:t>
      </w:r>
      <w:proofErr w:type="spellStart"/>
      <w:r>
        <w:t>למסלל</w:t>
      </w:r>
      <w:proofErr w:type="spellEnd"/>
      <w:r>
        <w:t>" את התהליך — לדחוף בעיות שנוחות לו ולהרוג בעיות שמאיימות. שלב הזיהוי חייב לשמור על עצמאות אנליטית.</w:t>
      </w:r>
    </w:p>
    <w:p w14:paraId="7E8CACEA" w14:textId="77777777" w:rsidR="00341D45" w:rsidRDefault="00032883" w:rsidP="00E90833">
      <w:pPr>
        <w:spacing w:after="160"/>
        <w:jc w:val="left"/>
      </w:pPr>
      <w:r>
        <w:rPr>
          <w:b/>
          <w:bCs/>
        </w:rPr>
        <w:t>מה כן מותר בשלב הזיהוי:</w:t>
      </w:r>
    </w:p>
    <w:p w14:paraId="7E8CACEB" w14:textId="77777777" w:rsidR="00341D45" w:rsidRDefault="00032883" w:rsidP="00E90833">
      <w:pPr>
        <w:pStyle w:val="ListParagraph"/>
        <w:numPr>
          <w:ilvl w:val="0"/>
          <w:numId w:val="2"/>
        </w:numPr>
        <w:spacing w:after="80"/>
        <w:jc w:val="left"/>
      </w:pPr>
      <w:r>
        <w:t>שאיבת מידע בלתי פורמלית — שיחות עם אנשי מקצוע במשרדים, ללא מחויבות</w:t>
      </w:r>
    </w:p>
    <w:p w14:paraId="7E8CACEC" w14:textId="77777777" w:rsidR="00341D45" w:rsidRDefault="00032883" w:rsidP="00E90833">
      <w:pPr>
        <w:pStyle w:val="ListParagraph"/>
        <w:numPr>
          <w:ilvl w:val="0"/>
          <w:numId w:val="2"/>
        </w:numPr>
        <w:spacing w:after="80"/>
        <w:jc w:val="left"/>
      </w:pPr>
      <w:r>
        <w:t>שימוש בנתונים ציבוריים שמשרדים מפרסמים</w:t>
      </w:r>
    </w:p>
    <w:p w14:paraId="7E8CACED" w14:textId="77777777" w:rsidR="00341D45" w:rsidRDefault="00032883" w:rsidP="00E90833">
      <w:pPr>
        <w:pStyle w:val="ListParagraph"/>
        <w:numPr>
          <w:ilvl w:val="0"/>
          <w:numId w:val="2"/>
        </w:numPr>
        <w:spacing w:after="80"/>
        <w:jc w:val="left"/>
      </w:pPr>
      <w:r>
        <w:t>הזמנה לוועדת מומחים כ-</w:t>
      </w:r>
      <w:proofErr w:type="spellStart"/>
      <w:r>
        <w:t>Domain</w:t>
      </w:r>
      <w:proofErr w:type="spellEnd"/>
      <w:r>
        <w:t xml:space="preserve"> </w:t>
      </w:r>
      <w:proofErr w:type="spellStart"/>
      <w:r>
        <w:t>Experts</w:t>
      </w:r>
      <w:proofErr w:type="spellEnd"/>
      <w:r>
        <w:t xml:space="preserve"> — בכובע מקצועי, לא פוליטי</w:t>
      </w:r>
    </w:p>
    <w:p w14:paraId="7E8CACEE" w14:textId="67F9D199" w:rsidR="00341D45" w:rsidRDefault="00032883" w:rsidP="00E90833">
      <w:pPr>
        <w:spacing w:after="160"/>
        <w:jc w:val="left"/>
      </w:pPr>
      <w:r>
        <w:rPr>
          <w:b/>
          <w:bCs/>
        </w:rPr>
        <w:t>מתי כן נכנסים משרדים?</w:t>
      </w:r>
      <w:r>
        <w:t xml:space="preserve"> בשלב </w:t>
      </w:r>
      <w:hyperlink w:anchor="b02_readme" w:history="1">
        <w:r>
          <w:rPr>
            <w:color w:val="1155CC"/>
            <w:u w:val="single"/>
          </w:rPr>
          <w:t>הגדרת המיזם</w:t>
        </w:r>
      </w:hyperlink>
      <w:r>
        <w:t xml:space="preserve"> — כאשר בוחרים שותף שיישא בבעלות על הפתרון ויתחייב לשלב הבא. ראו </w:t>
      </w:r>
      <w:hyperlink w:anchor="b02_roadshow" w:history="1">
        <w:proofErr w:type="spellStart"/>
        <w:r>
          <w:rPr>
            <w:color w:val="1155CC"/>
            <w:u w:val="single"/>
          </w:rPr>
          <w:t>Roadshow</w:t>
        </w:r>
        <w:proofErr w:type="spellEnd"/>
        <w:r>
          <w:rPr>
            <w:color w:val="1155CC"/>
            <w:u w:val="single"/>
          </w:rPr>
          <w:t xml:space="preserve"> ובחירת שותפים</w:t>
        </w:r>
      </w:hyperlink>
      <w:r>
        <w:t>.</w:t>
      </w:r>
    </w:p>
    <w:p w14:paraId="7E8CACEF" w14:textId="77777777" w:rsidR="00341D45" w:rsidRDefault="00032883" w:rsidP="00E90833">
      <w:pPr>
        <w:pStyle w:val="Heading2"/>
        <w:spacing w:before="320" w:after="160"/>
        <w:jc w:val="left"/>
      </w:pPr>
      <w:bookmarkStart w:id="209" w:name="b01_glossary"/>
      <w:bookmarkStart w:id="210" w:name="_Toc236339102"/>
      <w:r>
        <w:rPr>
          <w:b/>
          <w:bCs/>
          <w:color w:val="2F5496"/>
          <w:sz w:val="28"/>
          <w:szCs w:val="28"/>
        </w:rPr>
        <w:t>מילון מונחים — מפעל הבעיות</w:t>
      </w:r>
      <w:bookmarkEnd w:id="209"/>
      <w:bookmarkEnd w:id="210"/>
    </w:p>
    <w:tbl>
      <w:tblPr>
        <w:bidiVisual/>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341D45" w14:paraId="7E8CACF2" w14:textId="77777777">
        <w:trPr>
          <w:tblHeader/>
        </w:trPr>
        <w:tc>
          <w:tcPr>
            <w:tcW w:w="2600" w:type="dxa"/>
            <w:shd w:val="clear" w:color="auto" w:fill="2F5496"/>
            <w:tcMar>
              <w:top w:w="80" w:type="dxa"/>
              <w:left w:w="120" w:type="dxa"/>
              <w:bottom w:w="80" w:type="dxa"/>
              <w:right w:w="120" w:type="dxa"/>
            </w:tcMar>
            <w:vAlign w:val="center"/>
          </w:tcPr>
          <w:p w14:paraId="7E8CACF0" w14:textId="77777777" w:rsidR="00341D45" w:rsidRDefault="00032883" w:rsidP="00E90833">
            <w:pPr>
              <w:jc w:val="left"/>
            </w:pPr>
            <w:r>
              <w:rPr>
                <w:b/>
                <w:bCs/>
                <w:color w:val="FFFFFF"/>
              </w:rPr>
              <w:t>מונח</w:t>
            </w:r>
          </w:p>
        </w:tc>
        <w:tc>
          <w:tcPr>
            <w:tcW w:w="6426" w:type="dxa"/>
            <w:shd w:val="clear" w:color="auto" w:fill="2F5496"/>
            <w:tcMar>
              <w:top w:w="80" w:type="dxa"/>
              <w:left w:w="120" w:type="dxa"/>
              <w:bottom w:w="80" w:type="dxa"/>
              <w:right w:w="120" w:type="dxa"/>
            </w:tcMar>
            <w:vAlign w:val="center"/>
          </w:tcPr>
          <w:p w14:paraId="7E8CACF1" w14:textId="77777777" w:rsidR="00341D45" w:rsidRDefault="00032883" w:rsidP="00E90833">
            <w:pPr>
              <w:jc w:val="left"/>
            </w:pPr>
            <w:r>
              <w:rPr>
                <w:b/>
                <w:bCs/>
                <w:color w:val="FFFFFF"/>
              </w:rPr>
              <w:t>הגדרה</w:t>
            </w:r>
          </w:p>
        </w:tc>
      </w:tr>
      <w:tr w:rsidR="00341D45" w14:paraId="7E8CACF5" w14:textId="77777777">
        <w:tc>
          <w:tcPr>
            <w:tcW w:w="2600" w:type="dxa"/>
            <w:shd w:val="clear" w:color="auto" w:fill="FFFFFF"/>
            <w:tcMar>
              <w:top w:w="80" w:type="dxa"/>
              <w:left w:w="120" w:type="dxa"/>
              <w:bottom w:w="80" w:type="dxa"/>
              <w:right w:w="120" w:type="dxa"/>
            </w:tcMar>
          </w:tcPr>
          <w:p w14:paraId="7E8CACF3" w14:textId="77777777" w:rsidR="00341D45" w:rsidRDefault="00032883" w:rsidP="00E90833">
            <w:pPr>
              <w:jc w:val="left"/>
            </w:pPr>
            <w:r>
              <w:t>כור האצה</w:t>
            </w:r>
          </w:p>
        </w:tc>
        <w:tc>
          <w:tcPr>
            <w:tcW w:w="6426" w:type="dxa"/>
            <w:shd w:val="clear" w:color="auto" w:fill="FFFFFF"/>
            <w:tcMar>
              <w:top w:w="80" w:type="dxa"/>
              <w:left w:w="120" w:type="dxa"/>
              <w:bottom w:w="80" w:type="dxa"/>
              <w:right w:w="120" w:type="dxa"/>
            </w:tcMar>
          </w:tcPr>
          <w:p w14:paraId="7E8CACF4" w14:textId="77777777" w:rsidR="00341D45" w:rsidRDefault="00032883" w:rsidP="00E90833">
            <w:pPr>
              <w:jc w:val="left"/>
            </w:pPr>
            <w:r>
              <w:t xml:space="preserve">תהליך מלא מזיהוי בעיה עד פתרון </w:t>
            </w:r>
            <w:proofErr w:type="spellStart"/>
            <w:r>
              <w:t>בסקייל</w:t>
            </w:r>
            <w:proofErr w:type="spellEnd"/>
            <w:r>
              <w:t xml:space="preserve"> ואימפקט</w:t>
            </w:r>
          </w:p>
        </w:tc>
      </w:tr>
      <w:tr w:rsidR="00341D45" w14:paraId="7E8CACF8" w14:textId="77777777">
        <w:tc>
          <w:tcPr>
            <w:tcW w:w="2600" w:type="dxa"/>
            <w:shd w:val="clear" w:color="auto" w:fill="F5F7FA"/>
            <w:tcMar>
              <w:top w:w="80" w:type="dxa"/>
              <w:left w:w="120" w:type="dxa"/>
              <w:bottom w:w="80" w:type="dxa"/>
              <w:right w:w="120" w:type="dxa"/>
            </w:tcMar>
          </w:tcPr>
          <w:p w14:paraId="7E8CACF6" w14:textId="77777777" w:rsidR="00341D45" w:rsidRDefault="00032883" w:rsidP="00E90833">
            <w:pPr>
              <w:jc w:val="left"/>
            </w:pPr>
            <w:r>
              <w:t>מפעל הבעיות</w:t>
            </w:r>
          </w:p>
        </w:tc>
        <w:tc>
          <w:tcPr>
            <w:tcW w:w="6426" w:type="dxa"/>
            <w:shd w:val="clear" w:color="auto" w:fill="F5F7FA"/>
            <w:tcMar>
              <w:top w:w="80" w:type="dxa"/>
              <w:left w:w="120" w:type="dxa"/>
              <w:bottom w:w="80" w:type="dxa"/>
              <w:right w:w="120" w:type="dxa"/>
            </w:tcMar>
          </w:tcPr>
          <w:p w14:paraId="7E8CACF7" w14:textId="77777777" w:rsidR="00341D45" w:rsidRDefault="00032883" w:rsidP="00E90833">
            <w:pPr>
              <w:jc w:val="left"/>
            </w:pPr>
            <w:r>
              <w:t>שלב-על 1: איסוף, תיקוף ותיעדוף בעיות</w:t>
            </w:r>
          </w:p>
        </w:tc>
      </w:tr>
      <w:tr w:rsidR="00341D45" w14:paraId="7E8CACFB" w14:textId="77777777">
        <w:tc>
          <w:tcPr>
            <w:tcW w:w="2600" w:type="dxa"/>
            <w:shd w:val="clear" w:color="auto" w:fill="FFFFFF"/>
            <w:tcMar>
              <w:top w:w="80" w:type="dxa"/>
              <w:left w:w="120" w:type="dxa"/>
              <w:bottom w:w="80" w:type="dxa"/>
              <w:right w:w="120" w:type="dxa"/>
            </w:tcMar>
          </w:tcPr>
          <w:p w14:paraId="7E8CACF9" w14:textId="77777777" w:rsidR="00341D45" w:rsidRDefault="00032883" w:rsidP="00E90833">
            <w:pPr>
              <w:jc w:val="left"/>
            </w:pPr>
            <w:r>
              <w:t>דרישת סף</w:t>
            </w:r>
          </w:p>
        </w:tc>
        <w:tc>
          <w:tcPr>
            <w:tcW w:w="6426" w:type="dxa"/>
            <w:shd w:val="clear" w:color="auto" w:fill="FFFFFF"/>
            <w:tcMar>
              <w:top w:w="80" w:type="dxa"/>
              <w:left w:w="120" w:type="dxa"/>
              <w:bottom w:w="80" w:type="dxa"/>
              <w:right w:w="120" w:type="dxa"/>
            </w:tcMar>
          </w:tcPr>
          <w:p w14:paraId="7E8CACFA" w14:textId="77777777" w:rsidR="00341D45" w:rsidRDefault="00032883" w:rsidP="00E90833">
            <w:pPr>
              <w:jc w:val="left"/>
            </w:pPr>
            <w:r>
              <w:t>תנאי חוסם כניסה — שלא מקיימים אותו לא נכנסים</w:t>
            </w:r>
          </w:p>
        </w:tc>
      </w:tr>
      <w:tr w:rsidR="00341D45" w14:paraId="7E8CACFE" w14:textId="77777777">
        <w:tc>
          <w:tcPr>
            <w:tcW w:w="2600" w:type="dxa"/>
            <w:shd w:val="clear" w:color="auto" w:fill="F5F7FA"/>
            <w:tcMar>
              <w:top w:w="80" w:type="dxa"/>
              <w:left w:w="120" w:type="dxa"/>
              <w:bottom w:w="80" w:type="dxa"/>
              <w:right w:w="120" w:type="dxa"/>
            </w:tcMar>
          </w:tcPr>
          <w:p w14:paraId="7E8CACFC" w14:textId="77777777" w:rsidR="00341D45" w:rsidRDefault="00032883" w:rsidP="00E90833">
            <w:pPr>
              <w:jc w:val="left"/>
            </w:pPr>
            <w:r>
              <w:t>קריטריון תיעדוף</w:t>
            </w:r>
          </w:p>
        </w:tc>
        <w:tc>
          <w:tcPr>
            <w:tcW w:w="6426" w:type="dxa"/>
            <w:shd w:val="clear" w:color="auto" w:fill="F5F7FA"/>
            <w:tcMar>
              <w:top w:w="80" w:type="dxa"/>
              <w:left w:w="120" w:type="dxa"/>
              <w:bottom w:w="80" w:type="dxa"/>
              <w:right w:w="120" w:type="dxa"/>
            </w:tcMar>
          </w:tcPr>
          <w:p w14:paraId="7E8CACFD" w14:textId="77777777" w:rsidR="00341D45" w:rsidRDefault="00032883" w:rsidP="00E90833">
            <w:pPr>
              <w:jc w:val="left"/>
            </w:pPr>
            <w:r>
              <w:t>פרמטר שמשפיע על הדירוג, לא חוסם כניסה</w:t>
            </w:r>
          </w:p>
        </w:tc>
      </w:tr>
      <w:tr w:rsidR="00341D45" w14:paraId="7E8CAD01" w14:textId="77777777">
        <w:tc>
          <w:tcPr>
            <w:tcW w:w="2600" w:type="dxa"/>
            <w:shd w:val="clear" w:color="auto" w:fill="FFFFFF"/>
            <w:tcMar>
              <w:top w:w="80" w:type="dxa"/>
              <w:left w:w="120" w:type="dxa"/>
              <w:bottom w:w="80" w:type="dxa"/>
              <w:right w:w="120" w:type="dxa"/>
            </w:tcMar>
          </w:tcPr>
          <w:p w14:paraId="7E8CACFF" w14:textId="77777777" w:rsidR="00341D45" w:rsidRDefault="00032883" w:rsidP="00E90833">
            <w:pPr>
              <w:jc w:val="left"/>
            </w:pPr>
            <w:proofErr w:type="spellStart"/>
            <w:r>
              <w:t>Domain</w:t>
            </w:r>
            <w:proofErr w:type="spellEnd"/>
            <w:r>
              <w:t xml:space="preserve"> </w:t>
            </w:r>
            <w:proofErr w:type="spellStart"/>
            <w:r>
              <w:t>Owner</w:t>
            </w:r>
            <w:proofErr w:type="spellEnd"/>
          </w:p>
        </w:tc>
        <w:tc>
          <w:tcPr>
            <w:tcW w:w="6426" w:type="dxa"/>
            <w:shd w:val="clear" w:color="auto" w:fill="FFFFFF"/>
            <w:tcMar>
              <w:top w:w="80" w:type="dxa"/>
              <w:left w:w="120" w:type="dxa"/>
              <w:bottom w:w="80" w:type="dxa"/>
              <w:right w:w="120" w:type="dxa"/>
            </w:tcMar>
          </w:tcPr>
          <w:p w14:paraId="7E8CAD00" w14:textId="03FFE258" w:rsidR="00341D45" w:rsidRDefault="00032883" w:rsidP="00E90833">
            <w:pPr>
              <w:jc w:val="left"/>
            </w:pPr>
            <w:r>
              <w:t>מנהל אירוע הבעיה — מחזיק ה-</w:t>
            </w:r>
            <w:proofErr w:type="spellStart"/>
            <w:r>
              <w:t>Ecosystem</w:t>
            </w:r>
            <w:proofErr w:type="spellEnd"/>
            <w:ins w:id="211" w:author="אורית קורמן נגרי" w:date="2026-08-16T15:32:00Z" w16du:dateUtc="2026-08-16T12:32:00Z">
              <w:r w:rsidR="00087A0A">
                <w:rPr>
                  <w:rFonts w:hint="cs"/>
                </w:rPr>
                <w:t xml:space="preserve"> נצטרך לדייק</w:t>
              </w:r>
            </w:ins>
          </w:p>
        </w:tc>
      </w:tr>
      <w:tr w:rsidR="00341D45" w14:paraId="7E8CAD04" w14:textId="77777777">
        <w:tc>
          <w:tcPr>
            <w:tcW w:w="2600" w:type="dxa"/>
            <w:shd w:val="clear" w:color="auto" w:fill="F5F7FA"/>
            <w:tcMar>
              <w:top w:w="80" w:type="dxa"/>
              <w:left w:w="120" w:type="dxa"/>
              <w:bottom w:w="80" w:type="dxa"/>
              <w:right w:w="120" w:type="dxa"/>
            </w:tcMar>
          </w:tcPr>
          <w:p w14:paraId="7E8CAD02" w14:textId="77777777" w:rsidR="00341D45" w:rsidRDefault="00032883" w:rsidP="00E90833">
            <w:pPr>
              <w:jc w:val="left"/>
            </w:pPr>
            <w:proofErr w:type="spellStart"/>
            <w:r>
              <w:t>Domain</w:t>
            </w:r>
            <w:proofErr w:type="spellEnd"/>
            <w:r>
              <w:t xml:space="preserve"> </w:t>
            </w:r>
            <w:proofErr w:type="spellStart"/>
            <w:r>
              <w:t>Expert</w:t>
            </w:r>
            <w:proofErr w:type="spellEnd"/>
          </w:p>
        </w:tc>
        <w:tc>
          <w:tcPr>
            <w:tcW w:w="6426" w:type="dxa"/>
            <w:shd w:val="clear" w:color="auto" w:fill="F5F7FA"/>
            <w:tcMar>
              <w:top w:w="80" w:type="dxa"/>
              <w:left w:w="120" w:type="dxa"/>
              <w:bottom w:w="80" w:type="dxa"/>
              <w:right w:w="120" w:type="dxa"/>
            </w:tcMar>
          </w:tcPr>
          <w:p w14:paraId="7E8CAD03" w14:textId="77777777" w:rsidR="00341D45" w:rsidRDefault="00032883" w:rsidP="00E90833">
            <w:pPr>
              <w:jc w:val="left"/>
            </w:pPr>
            <w:r>
              <w:t>מומחה חיצוני שמצטרף אד-הוק</w:t>
            </w:r>
          </w:p>
        </w:tc>
      </w:tr>
      <w:tr w:rsidR="00341D45" w14:paraId="7E8CAD07" w14:textId="77777777">
        <w:tc>
          <w:tcPr>
            <w:tcW w:w="2600" w:type="dxa"/>
            <w:shd w:val="clear" w:color="auto" w:fill="FFFFFF"/>
            <w:tcMar>
              <w:top w:w="80" w:type="dxa"/>
              <w:left w:w="120" w:type="dxa"/>
              <w:bottom w:w="80" w:type="dxa"/>
              <w:right w:w="120" w:type="dxa"/>
            </w:tcMar>
          </w:tcPr>
          <w:p w14:paraId="7E8CAD05" w14:textId="77777777" w:rsidR="00341D45" w:rsidRDefault="00032883" w:rsidP="00E90833">
            <w:pPr>
              <w:jc w:val="left"/>
            </w:pPr>
            <w:proofErr w:type="spellStart"/>
            <w:r>
              <w:t>Management</w:t>
            </w:r>
            <w:proofErr w:type="spellEnd"/>
            <w:r>
              <w:t xml:space="preserve"> </w:t>
            </w:r>
            <w:proofErr w:type="spellStart"/>
            <w:r>
              <w:t>Layer</w:t>
            </w:r>
            <w:proofErr w:type="spellEnd"/>
          </w:p>
        </w:tc>
        <w:tc>
          <w:tcPr>
            <w:tcW w:w="6426" w:type="dxa"/>
            <w:shd w:val="clear" w:color="auto" w:fill="FFFFFF"/>
            <w:tcMar>
              <w:top w:w="80" w:type="dxa"/>
              <w:left w:w="120" w:type="dxa"/>
              <w:bottom w:w="80" w:type="dxa"/>
              <w:right w:w="120" w:type="dxa"/>
            </w:tcMar>
          </w:tcPr>
          <w:p w14:paraId="7E8CAD06" w14:textId="77777777" w:rsidR="00341D45" w:rsidRDefault="00032883" w:rsidP="00E90833">
            <w:pPr>
              <w:jc w:val="left"/>
            </w:pPr>
            <w:r>
              <w:t>שכבת ההחלטות הניהוליות מעל לאלגוריתם</w:t>
            </w:r>
          </w:p>
        </w:tc>
      </w:tr>
      <w:tr w:rsidR="00341D45" w14:paraId="7E8CAD0A" w14:textId="77777777">
        <w:tc>
          <w:tcPr>
            <w:tcW w:w="2600" w:type="dxa"/>
            <w:shd w:val="clear" w:color="auto" w:fill="F5F7FA"/>
            <w:tcMar>
              <w:top w:w="80" w:type="dxa"/>
              <w:left w:w="120" w:type="dxa"/>
              <w:bottom w:w="80" w:type="dxa"/>
              <w:right w:w="120" w:type="dxa"/>
            </w:tcMar>
          </w:tcPr>
          <w:p w14:paraId="7E8CAD08" w14:textId="77777777" w:rsidR="00341D45" w:rsidRDefault="00032883" w:rsidP="00E90833">
            <w:pPr>
              <w:jc w:val="left"/>
            </w:pPr>
            <w:proofErr w:type="spellStart"/>
            <w:r>
              <w:t>Funnel</w:t>
            </w:r>
            <w:proofErr w:type="spellEnd"/>
            <w:r>
              <w:t xml:space="preserve"> </w:t>
            </w:r>
            <w:proofErr w:type="spellStart"/>
            <w:r>
              <w:t>Review</w:t>
            </w:r>
            <w:proofErr w:type="spellEnd"/>
          </w:p>
        </w:tc>
        <w:tc>
          <w:tcPr>
            <w:tcW w:w="6426" w:type="dxa"/>
            <w:shd w:val="clear" w:color="auto" w:fill="F5F7FA"/>
            <w:tcMar>
              <w:top w:w="80" w:type="dxa"/>
              <w:left w:w="120" w:type="dxa"/>
              <w:bottom w:w="80" w:type="dxa"/>
              <w:right w:w="120" w:type="dxa"/>
            </w:tcMar>
          </w:tcPr>
          <w:p w14:paraId="7E8CAD09" w14:textId="77777777" w:rsidR="00341D45" w:rsidRDefault="00032883" w:rsidP="00E90833">
            <w:pPr>
              <w:jc w:val="left"/>
            </w:pPr>
            <w:r>
              <w:t>סקירה תקופתית של בריאות המשפך</w:t>
            </w:r>
          </w:p>
        </w:tc>
      </w:tr>
      <w:tr w:rsidR="00341D45" w14:paraId="7E8CAD0D" w14:textId="77777777">
        <w:tc>
          <w:tcPr>
            <w:tcW w:w="2600" w:type="dxa"/>
            <w:shd w:val="clear" w:color="auto" w:fill="FFFFFF"/>
            <w:tcMar>
              <w:top w:w="80" w:type="dxa"/>
              <w:left w:w="120" w:type="dxa"/>
              <w:bottom w:w="80" w:type="dxa"/>
              <w:right w:w="120" w:type="dxa"/>
            </w:tcMar>
          </w:tcPr>
          <w:p w14:paraId="7E8CAD0B" w14:textId="77777777" w:rsidR="00341D45" w:rsidRDefault="00032883" w:rsidP="00E90833">
            <w:pPr>
              <w:jc w:val="left"/>
            </w:pPr>
            <w:r>
              <w:t>ג׳וקר</w:t>
            </w:r>
          </w:p>
        </w:tc>
        <w:tc>
          <w:tcPr>
            <w:tcW w:w="6426" w:type="dxa"/>
            <w:shd w:val="clear" w:color="auto" w:fill="FFFFFF"/>
            <w:tcMar>
              <w:top w:w="80" w:type="dxa"/>
              <w:left w:w="120" w:type="dxa"/>
              <w:bottom w:w="80" w:type="dxa"/>
              <w:right w:w="120" w:type="dxa"/>
            </w:tcMar>
          </w:tcPr>
          <w:p w14:paraId="7E8CAD0C" w14:textId="0B6E6B32" w:rsidR="00087A0A" w:rsidRDefault="00032883" w:rsidP="00087A0A">
            <w:pPr>
              <w:jc w:val="left"/>
            </w:pPr>
            <w:r>
              <w:t>בעיה עם פוטנציאל מערכתי שטרם נוסח, באישור ניהולי</w:t>
            </w:r>
            <w:ins w:id="212" w:author="אורית קורמן נגרי" w:date="2026-08-16T15:33:00Z" w16du:dateUtc="2026-08-16T12:33:00Z">
              <w:r w:rsidR="00087A0A">
                <w:rPr>
                  <w:rFonts w:hint="cs"/>
                </w:rPr>
                <w:t>, יוצא מן הכלל, החלטה ניהולית כללית שחורגת מהתקינה</w:t>
              </w:r>
            </w:ins>
          </w:p>
        </w:tc>
      </w:tr>
      <w:tr w:rsidR="00341D45" w14:paraId="7E8CAD10" w14:textId="77777777">
        <w:tc>
          <w:tcPr>
            <w:tcW w:w="2600" w:type="dxa"/>
            <w:shd w:val="clear" w:color="auto" w:fill="F5F7FA"/>
            <w:tcMar>
              <w:top w:w="80" w:type="dxa"/>
              <w:left w:w="120" w:type="dxa"/>
              <w:bottom w:w="80" w:type="dxa"/>
              <w:right w:w="120" w:type="dxa"/>
            </w:tcMar>
          </w:tcPr>
          <w:p w14:paraId="7E8CAD0E" w14:textId="77777777" w:rsidR="00341D45" w:rsidRDefault="00032883" w:rsidP="00E90833">
            <w:pPr>
              <w:jc w:val="left"/>
            </w:pPr>
            <w:proofErr w:type="spellStart"/>
            <w:r>
              <w:t>Human</w:t>
            </w:r>
            <w:proofErr w:type="spellEnd"/>
            <w:r>
              <w:t xml:space="preserve"> </w:t>
            </w:r>
            <w:proofErr w:type="spellStart"/>
            <w:r>
              <w:t>in</w:t>
            </w:r>
            <w:proofErr w:type="spellEnd"/>
            <w:r>
              <w:t xml:space="preserve"> </w:t>
            </w:r>
            <w:proofErr w:type="spellStart"/>
            <w:r>
              <w:t>the</w:t>
            </w:r>
            <w:proofErr w:type="spellEnd"/>
            <w:r>
              <w:t xml:space="preserve"> </w:t>
            </w:r>
            <w:proofErr w:type="spellStart"/>
            <w:r>
              <w:t>Loop</w:t>
            </w:r>
            <w:proofErr w:type="spellEnd"/>
          </w:p>
        </w:tc>
        <w:tc>
          <w:tcPr>
            <w:tcW w:w="6426" w:type="dxa"/>
            <w:shd w:val="clear" w:color="auto" w:fill="F5F7FA"/>
            <w:tcMar>
              <w:top w:w="80" w:type="dxa"/>
              <w:left w:w="120" w:type="dxa"/>
              <w:bottom w:w="80" w:type="dxa"/>
              <w:right w:w="120" w:type="dxa"/>
            </w:tcMar>
          </w:tcPr>
          <w:p w14:paraId="7E8CAD0F" w14:textId="77777777" w:rsidR="00341D45" w:rsidRDefault="00032883" w:rsidP="00E90833">
            <w:pPr>
              <w:jc w:val="left"/>
            </w:pPr>
            <w:r>
              <w:t xml:space="preserve">כל החלטה של </w:t>
            </w:r>
            <w:proofErr w:type="spellStart"/>
            <w:r>
              <w:t>אג׳נט</w:t>
            </w:r>
            <w:proofErr w:type="spellEnd"/>
            <w:r>
              <w:t xml:space="preserve"> כפופה לאישור אנושי</w:t>
            </w:r>
          </w:p>
        </w:tc>
      </w:tr>
    </w:tbl>
    <w:p w14:paraId="7E8CAD11" w14:textId="77777777" w:rsidR="00341D45" w:rsidRDefault="00032883" w:rsidP="00E90833">
      <w:pPr>
        <w:spacing w:after="160"/>
        <w:jc w:val="left"/>
      </w:pPr>
      <w:r>
        <w:t xml:space="preserve">מונחי שלב הגדרת המיזם </w:t>
      </w:r>
      <w:proofErr w:type="spellStart"/>
      <w:r>
        <w:t>וה-Business</w:t>
      </w:r>
      <w:proofErr w:type="spellEnd"/>
      <w:r>
        <w:t xml:space="preserve"> </w:t>
      </w:r>
      <w:proofErr w:type="spellStart"/>
      <w:r>
        <w:t>Wiki</w:t>
      </w:r>
      <w:proofErr w:type="spellEnd"/>
      <w:r>
        <w:t xml:space="preserve"> מרוכזים בקבצים המקבילים שם, כדי לשמור על "מונח אחד = הגדרה אחת" ליד ההקשר שבו הוא נוצר.</w:t>
      </w:r>
    </w:p>
    <w:p w14:paraId="7E8CAD12" w14:textId="77777777" w:rsidR="00341D45" w:rsidRDefault="00032883" w:rsidP="00E90833">
      <w:pPr>
        <w:pStyle w:val="Heading1"/>
        <w:pageBreakBefore/>
        <w:pBdr>
          <w:bottom w:val="single" w:sz="6" w:space="4" w:color="1F4E79"/>
        </w:pBdr>
        <w:spacing w:before="400" w:after="240"/>
        <w:jc w:val="left"/>
      </w:pPr>
      <w:bookmarkStart w:id="213" w:name="b02_readme"/>
      <w:bookmarkStart w:id="214" w:name="_Toc236339103"/>
      <w:r>
        <w:rPr>
          <w:b/>
          <w:bCs/>
          <w:color w:val="1F4E79"/>
          <w:sz w:val="34"/>
          <w:szCs w:val="34"/>
        </w:rPr>
        <w:lastRenderedPageBreak/>
        <w:t>הגדרת המיזם</w:t>
      </w:r>
      <w:bookmarkEnd w:id="213"/>
      <w:bookmarkEnd w:id="214"/>
    </w:p>
    <w:p w14:paraId="7E8CAD13" w14:textId="77777777" w:rsidR="00341D45" w:rsidRDefault="00032883" w:rsidP="00E90833">
      <w:pPr>
        <w:pBdr>
          <w:right w:val="single" w:sz="18" w:space="8" w:color="2F5496"/>
        </w:pBdr>
        <w:shd w:val="clear" w:color="auto" w:fill="EEF2F7"/>
        <w:spacing w:before="120" w:after="200"/>
        <w:ind w:right="200"/>
        <w:jc w:val="left"/>
      </w:pPr>
      <w:r>
        <w:t>שלב ב׳ של כור ההאצה</w:t>
      </w:r>
    </w:p>
    <w:p w14:paraId="7E8CAD14" w14:textId="77777777" w:rsidR="00341D45" w:rsidRDefault="00032883" w:rsidP="00E90833">
      <w:pPr>
        <w:pStyle w:val="Heading3"/>
        <w:spacing w:before="260" w:after="120"/>
        <w:jc w:val="left"/>
      </w:pPr>
      <w:bookmarkStart w:id="215" w:name="_Toc236339104"/>
      <w:r>
        <w:rPr>
          <w:b/>
          <w:bCs/>
          <w:color w:val="2F5496"/>
        </w:rPr>
        <w:t>סקירת השלב</w:t>
      </w:r>
      <w:bookmarkEnd w:id="215"/>
    </w:p>
    <w:p w14:paraId="7E8CAD15" w14:textId="4AE9E472" w:rsidR="00341D45" w:rsidRDefault="00032883" w:rsidP="00E90833">
      <w:pPr>
        <w:spacing w:after="160"/>
        <w:jc w:val="left"/>
      </w:pPr>
      <w:r>
        <w:t>שלב הגדרת המיזם הוא הגשר בין בעיה נבחרת מ</w:t>
      </w:r>
      <w:hyperlink w:anchor="b01_readme" w:history="1">
        <w:r>
          <w:rPr>
            <w:color w:val="1155CC"/>
            <w:u w:val="single"/>
          </w:rPr>
          <w:t>מפעל הבעיות</w:t>
        </w:r>
      </w:hyperlink>
      <w:r>
        <w:t xml:space="preserve"> לבין מיזם בשל לביצוע. המטרה: לצלול לעומק הבעיה, לגבש כיוון פתרון מבוסס AI, לבנות מצפן עסקי ולגייס שותף מוביל </w:t>
      </w:r>
      <w:proofErr w:type="spellStart"/>
      <w:r>
        <w:t>שיקח</w:t>
      </w:r>
      <w:proofErr w:type="spellEnd"/>
      <w:r>
        <w:t xml:space="preserve"> בעלות.</w:t>
      </w:r>
    </w:p>
    <w:p w14:paraId="7E8CAD16" w14:textId="1247076B" w:rsidR="00341D45" w:rsidRDefault="00032883" w:rsidP="00E90833">
      <w:pPr>
        <w:spacing w:after="160"/>
        <w:jc w:val="left"/>
      </w:pPr>
      <w:r>
        <w:rPr>
          <w:b/>
          <w:bCs/>
        </w:rPr>
        <w:t>עיקרון מנחה:</w:t>
      </w:r>
      <w:r>
        <w:t xml:space="preserve"> המטה אינו מפתח את הפתרון המלא — הוא יוצר "בריף" המגדיר את מצפן המיזם ואת הקריטיות של AI, ומאפשר לשותפים חיצוניים לקחת בעלות על הביצוע</w:t>
      </w:r>
      <w:ins w:id="216" w:author="אורית קורמן נגרי" w:date="2026-08-16T15:33:00Z" w16du:dateUtc="2026-08-16T12:33:00Z">
        <w:r w:rsidR="009C1853">
          <w:rPr>
            <w:rFonts w:hint="cs"/>
          </w:rPr>
          <w:t xml:space="preserve"> </w:t>
        </w:r>
      </w:ins>
      <w:ins w:id="217" w:author="אורית קורמן נגרי" w:date="2026-08-16T15:34:00Z" w16du:dateUtc="2026-08-16T12:34:00Z">
        <w:r w:rsidR="009C1853">
          <w:rPr>
            <w:rFonts w:hint="cs"/>
          </w:rPr>
          <w:t xml:space="preserve">תוך כדי ובסיום התהליך (לא לפני </w:t>
        </w:r>
        <w:proofErr w:type="spellStart"/>
        <w:r w:rsidR="009C1853">
          <w:rPr>
            <w:rFonts w:hint="cs"/>
          </w:rPr>
          <w:t>פרודקשיין</w:t>
        </w:r>
        <w:proofErr w:type="spellEnd"/>
        <w:r w:rsidR="009C1853">
          <w:rPr>
            <w:rFonts w:hint="cs"/>
          </w:rPr>
          <w:t>)</w:t>
        </w:r>
      </w:ins>
      <w:r>
        <w:t>.</w:t>
      </w:r>
    </w:p>
    <w:p w14:paraId="7E8CAD17" w14:textId="75FB5C96" w:rsidR="00341D45" w:rsidRDefault="00032883" w:rsidP="00E90833">
      <w:pPr>
        <w:spacing w:after="160"/>
        <w:jc w:val="left"/>
        <w:rPr>
          <w:ins w:id="218" w:author="אורית קורמן נגרי" w:date="2026-08-16T15:34:00Z" w16du:dateUtc="2026-08-16T12:34:00Z"/>
        </w:rPr>
      </w:pPr>
      <w:r>
        <w:rPr>
          <w:b/>
          <w:bCs/>
        </w:rPr>
        <w:t>תפוקת השלב:</w:t>
      </w:r>
      <w:r>
        <w:t xml:space="preserve"> מסמך הגדרה מפורט + בריף מיזם </w:t>
      </w:r>
      <w:del w:id="219" w:author="אורית קורמן נגרי" w:date="2026-08-16T15:34:00Z" w16du:dateUtc="2026-08-16T12:34:00Z">
        <w:r w:rsidDel="009C1853">
          <w:delText xml:space="preserve">מכירתי </w:delText>
        </w:r>
      </w:del>
      <w:r>
        <w:t>המוכן ל-</w:t>
      </w:r>
      <w:proofErr w:type="spellStart"/>
      <w:r>
        <w:t>Roadshow</w:t>
      </w:r>
      <w:proofErr w:type="spellEnd"/>
      <w:r>
        <w:t>.</w:t>
      </w:r>
    </w:p>
    <w:p w14:paraId="338F126C" w14:textId="10C9A37E" w:rsidR="001B1DE1" w:rsidRPr="001B1DE1" w:rsidRDefault="001B1DE1" w:rsidP="00E90833">
      <w:pPr>
        <w:spacing w:after="160"/>
        <w:jc w:val="left"/>
        <w:rPr>
          <w:ins w:id="220" w:author="אורית קורמן נגרי" w:date="2026-08-16T16:26:00Z" w16du:dateUtc="2026-08-16T13:26:00Z"/>
          <w:lang w:val="en-US"/>
          <w:rPrChange w:id="221" w:author="אורית קורמן נגרי" w:date="2026-08-16T16:26:00Z" w16du:dateUtc="2026-08-16T13:26:00Z">
            <w:rPr>
              <w:ins w:id="222" w:author="אורית קורמן נגרי" w:date="2026-08-16T16:26:00Z" w16du:dateUtc="2026-08-16T13:26:00Z"/>
            </w:rPr>
          </w:rPrChange>
        </w:rPr>
      </w:pPr>
      <w:ins w:id="223" w:author="אורית קורמן נגרי" w:date="2026-08-16T16:26:00Z" w16du:dateUtc="2026-08-16T13:26:00Z">
        <w:r>
          <w:rPr>
            <w:rFonts w:hint="cs"/>
          </w:rPr>
          <w:t xml:space="preserve">שלב נוסף בתהליך החיצוני בתוך תתי השלבים בהגדרת המיזם תזמון של יציאה ל - </w:t>
        </w:r>
        <w:r>
          <w:rPr>
            <w:rtl w:val="0"/>
            <w:lang w:val="en-US"/>
          </w:rPr>
          <w:t>RFI</w:t>
        </w:r>
      </w:ins>
    </w:p>
    <w:p w14:paraId="24BEDA55" w14:textId="2770F5B6" w:rsidR="009C1853" w:rsidRDefault="009C1853" w:rsidP="00E90833">
      <w:pPr>
        <w:spacing w:after="160"/>
        <w:jc w:val="left"/>
      </w:pPr>
      <w:ins w:id="224" w:author="אורית קורמן נגרי" w:date="2026-08-16T15:34:00Z" w16du:dateUtc="2026-08-16T12:34:00Z">
        <w:r>
          <w:rPr>
            <w:rFonts w:hint="cs"/>
          </w:rPr>
          <w:t>שלב מקדים סוכן חקר מעמיק משלים מידע מחוץ למקורות המתוקפים ביחס לעולם הבעיה ולפני שלב חקר הבעיה עם כ</w:t>
        </w:r>
      </w:ins>
      <w:ins w:id="225" w:author="אורית קורמן נגרי" w:date="2026-08-16T15:35:00Z" w16du:dateUtc="2026-08-16T12:35:00Z">
        <w:r>
          <w:rPr>
            <w:rFonts w:hint="cs"/>
          </w:rPr>
          <w:t>ל התיעוד הרלוונטי של המקורות החדשים (חיפוש בים הפתוח)</w:t>
        </w:r>
      </w:ins>
    </w:p>
    <w:p w14:paraId="7E8CAD18" w14:textId="77777777" w:rsidR="00341D45" w:rsidRDefault="00032883" w:rsidP="00E90833">
      <w:pPr>
        <w:pStyle w:val="Heading3"/>
        <w:spacing w:before="260" w:after="120"/>
        <w:jc w:val="left"/>
      </w:pPr>
      <w:bookmarkStart w:id="226" w:name="_Toc236339105"/>
      <w:r>
        <w:rPr>
          <w:b/>
          <w:bCs/>
          <w:color w:val="2F5496"/>
        </w:rPr>
        <w:t>ארבעת תתי-השלבים</w:t>
      </w:r>
      <w:bookmarkEnd w:id="226"/>
    </w:p>
    <w:tbl>
      <w:tblPr>
        <w:bidiVisual/>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2800"/>
        <w:gridCol w:w="3726"/>
        <w:gridCol w:w="2000"/>
      </w:tblGrid>
      <w:tr w:rsidR="00341D45" w14:paraId="7E8CAD1D" w14:textId="77777777">
        <w:trPr>
          <w:tblHeader/>
        </w:trPr>
        <w:tc>
          <w:tcPr>
            <w:tcW w:w="500" w:type="dxa"/>
            <w:shd w:val="clear" w:color="auto" w:fill="2F5496"/>
            <w:tcMar>
              <w:top w:w="80" w:type="dxa"/>
              <w:left w:w="120" w:type="dxa"/>
              <w:bottom w:w="80" w:type="dxa"/>
              <w:right w:w="120" w:type="dxa"/>
            </w:tcMar>
            <w:vAlign w:val="center"/>
          </w:tcPr>
          <w:p w14:paraId="7E8CAD19" w14:textId="77777777" w:rsidR="00341D45" w:rsidRDefault="00032883" w:rsidP="00E90833">
            <w:pPr>
              <w:jc w:val="left"/>
            </w:pPr>
            <w:r>
              <w:rPr>
                <w:b/>
                <w:bCs/>
                <w:color w:val="FFFFFF"/>
              </w:rPr>
              <w:t>#</w:t>
            </w:r>
          </w:p>
        </w:tc>
        <w:tc>
          <w:tcPr>
            <w:tcW w:w="2800" w:type="dxa"/>
            <w:shd w:val="clear" w:color="auto" w:fill="2F5496"/>
            <w:tcMar>
              <w:top w:w="80" w:type="dxa"/>
              <w:left w:w="120" w:type="dxa"/>
              <w:bottom w:w="80" w:type="dxa"/>
              <w:right w:w="120" w:type="dxa"/>
            </w:tcMar>
            <w:vAlign w:val="center"/>
          </w:tcPr>
          <w:p w14:paraId="7E8CAD1A" w14:textId="77777777" w:rsidR="00341D45" w:rsidRDefault="00032883" w:rsidP="00E90833">
            <w:pPr>
              <w:jc w:val="left"/>
            </w:pPr>
            <w:r>
              <w:rPr>
                <w:b/>
                <w:bCs/>
                <w:color w:val="FFFFFF"/>
              </w:rPr>
              <w:t>תת-שלב</w:t>
            </w:r>
          </w:p>
        </w:tc>
        <w:tc>
          <w:tcPr>
            <w:tcW w:w="3726" w:type="dxa"/>
            <w:shd w:val="clear" w:color="auto" w:fill="2F5496"/>
            <w:tcMar>
              <w:top w:w="80" w:type="dxa"/>
              <w:left w:w="120" w:type="dxa"/>
              <w:bottom w:w="80" w:type="dxa"/>
              <w:right w:w="120" w:type="dxa"/>
            </w:tcMar>
            <w:vAlign w:val="center"/>
          </w:tcPr>
          <w:p w14:paraId="7E8CAD1B" w14:textId="77777777" w:rsidR="00341D45" w:rsidRDefault="00032883" w:rsidP="00E90833">
            <w:pPr>
              <w:jc w:val="left"/>
            </w:pPr>
            <w:r>
              <w:rPr>
                <w:b/>
                <w:bCs/>
                <w:color w:val="FFFFFF"/>
              </w:rPr>
              <w:t>תוצר</w:t>
            </w:r>
          </w:p>
        </w:tc>
        <w:tc>
          <w:tcPr>
            <w:tcW w:w="2000" w:type="dxa"/>
            <w:shd w:val="clear" w:color="auto" w:fill="2F5496"/>
            <w:tcMar>
              <w:top w:w="80" w:type="dxa"/>
              <w:left w:w="120" w:type="dxa"/>
              <w:bottom w:w="80" w:type="dxa"/>
              <w:right w:w="120" w:type="dxa"/>
            </w:tcMar>
            <w:vAlign w:val="center"/>
          </w:tcPr>
          <w:p w14:paraId="7E8CAD1C" w14:textId="77777777" w:rsidR="00341D45" w:rsidRDefault="00032883" w:rsidP="00E90833">
            <w:pPr>
              <w:jc w:val="left"/>
            </w:pPr>
            <w:r>
              <w:rPr>
                <w:b/>
                <w:bCs/>
                <w:color w:val="FFFFFF"/>
              </w:rPr>
              <w:t>זמן</w:t>
            </w:r>
          </w:p>
        </w:tc>
      </w:tr>
      <w:tr w:rsidR="00341D45" w14:paraId="7E8CAD22" w14:textId="77777777">
        <w:tc>
          <w:tcPr>
            <w:tcW w:w="500" w:type="dxa"/>
            <w:shd w:val="clear" w:color="auto" w:fill="FFFFFF"/>
            <w:tcMar>
              <w:top w:w="80" w:type="dxa"/>
              <w:left w:w="120" w:type="dxa"/>
              <w:bottom w:w="80" w:type="dxa"/>
              <w:right w:w="120" w:type="dxa"/>
            </w:tcMar>
          </w:tcPr>
          <w:p w14:paraId="7E8CAD1E" w14:textId="77777777" w:rsidR="00341D45" w:rsidRDefault="00032883" w:rsidP="00E90833">
            <w:pPr>
              <w:jc w:val="left"/>
            </w:pPr>
            <w:r>
              <w:t>1</w:t>
            </w:r>
          </w:p>
        </w:tc>
        <w:tc>
          <w:tcPr>
            <w:tcW w:w="2800" w:type="dxa"/>
            <w:shd w:val="clear" w:color="auto" w:fill="FFFFFF"/>
            <w:tcMar>
              <w:top w:w="80" w:type="dxa"/>
              <w:left w:w="120" w:type="dxa"/>
              <w:bottom w:w="80" w:type="dxa"/>
              <w:right w:w="120" w:type="dxa"/>
            </w:tcMar>
          </w:tcPr>
          <w:p w14:paraId="7E8CAD1F" w14:textId="0190A47B" w:rsidR="00341D45" w:rsidRDefault="00032883" w:rsidP="00E90833">
            <w:pPr>
              <w:jc w:val="left"/>
            </w:pPr>
            <w:hyperlink w:anchor="b02_research" w:history="1">
              <w:r>
                <w:rPr>
                  <w:color w:val="1155CC"/>
                  <w:u w:val="single"/>
                </w:rPr>
                <w:t>חקר הבעיה</w:t>
              </w:r>
            </w:hyperlink>
          </w:p>
        </w:tc>
        <w:tc>
          <w:tcPr>
            <w:tcW w:w="3726" w:type="dxa"/>
            <w:shd w:val="clear" w:color="auto" w:fill="FFFFFF"/>
            <w:tcMar>
              <w:top w:w="80" w:type="dxa"/>
              <w:left w:w="120" w:type="dxa"/>
              <w:bottom w:w="80" w:type="dxa"/>
              <w:right w:w="120" w:type="dxa"/>
            </w:tcMar>
          </w:tcPr>
          <w:p w14:paraId="7E8CAD20" w14:textId="77777777" w:rsidR="00341D45" w:rsidRDefault="00032883" w:rsidP="00E90833">
            <w:pPr>
              <w:jc w:val="left"/>
            </w:pPr>
            <w:r>
              <w:t>מסמך הגדרת בעיה (1 עמוד, 6 סעיפים)</w:t>
            </w:r>
          </w:p>
        </w:tc>
        <w:tc>
          <w:tcPr>
            <w:tcW w:w="2000" w:type="dxa"/>
            <w:shd w:val="clear" w:color="auto" w:fill="FFFFFF"/>
            <w:tcMar>
              <w:top w:w="80" w:type="dxa"/>
              <w:left w:w="120" w:type="dxa"/>
              <w:bottom w:w="80" w:type="dxa"/>
              <w:right w:w="120" w:type="dxa"/>
            </w:tcMar>
          </w:tcPr>
          <w:p w14:paraId="7E8CAD21" w14:textId="77777777" w:rsidR="00341D45" w:rsidRDefault="00032883" w:rsidP="00E90833">
            <w:pPr>
              <w:jc w:val="left"/>
            </w:pPr>
            <w:r>
              <w:t>2–3 שבועות</w:t>
            </w:r>
          </w:p>
        </w:tc>
      </w:tr>
      <w:tr w:rsidR="00341D45" w14:paraId="7E8CAD27" w14:textId="77777777">
        <w:tc>
          <w:tcPr>
            <w:tcW w:w="500" w:type="dxa"/>
            <w:shd w:val="clear" w:color="auto" w:fill="F5F7FA"/>
            <w:tcMar>
              <w:top w:w="80" w:type="dxa"/>
              <w:left w:w="120" w:type="dxa"/>
              <w:bottom w:w="80" w:type="dxa"/>
              <w:right w:w="120" w:type="dxa"/>
            </w:tcMar>
          </w:tcPr>
          <w:p w14:paraId="7E8CAD23" w14:textId="77777777" w:rsidR="00341D45" w:rsidRDefault="00032883" w:rsidP="00E90833">
            <w:pPr>
              <w:jc w:val="left"/>
            </w:pPr>
            <w:r>
              <w:t>2</w:t>
            </w:r>
          </w:p>
        </w:tc>
        <w:tc>
          <w:tcPr>
            <w:tcW w:w="2800" w:type="dxa"/>
            <w:shd w:val="clear" w:color="auto" w:fill="F5F7FA"/>
            <w:tcMar>
              <w:top w:w="80" w:type="dxa"/>
              <w:left w:w="120" w:type="dxa"/>
              <w:bottom w:w="80" w:type="dxa"/>
              <w:right w:w="120" w:type="dxa"/>
            </w:tcMar>
          </w:tcPr>
          <w:p w14:paraId="7E8CAD24" w14:textId="711C36B5" w:rsidR="00341D45" w:rsidRDefault="00032883" w:rsidP="00E90833">
            <w:pPr>
              <w:jc w:val="left"/>
            </w:pPr>
            <w:hyperlink w:anchor="b02_ideation" w:history="1">
              <w:r>
                <w:rPr>
                  <w:color w:val="1155CC"/>
                  <w:u w:val="single"/>
                </w:rPr>
                <w:t>רעיונאות מבוססת AI</w:t>
              </w:r>
            </w:hyperlink>
          </w:p>
        </w:tc>
        <w:tc>
          <w:tcPr>
            <w:tcW w:w="3726" w:type="dxa"/>
            <w:shd w:val="clear" w:color="auto" w:fill="F5F7FA"/>
            <w:tcMar>
              <w:top w:w="80" w:type="dxa"/>
              <w:left w:w="120" w:type="dxa"/>
              <w:bottom w:w="80" w:type="dxa"/>
              <w:right w:w="120" w:type="dxa"/>
            </w:tcMar>
          </w:tcPr>
          <w:p w14:paraId="7E8CAD25" w14:textId="77777777" w:rsidR="00341D45" w:rsidRDefault="00032883" w:rsidP="00E90833">
            <w:pPr>
              <w:jc w:val="left"/>
            </w:pPr>
            <w:r>
              <w:t>כרטיס פתרון</w:t>
            </w:r>
          </w:p>
        </w:tc>
        <w:tc>
          <w:tcPr>
            <w:tcW w:w="2000" w:type="dxa"/>
            <w:shd w:val="clear" w:color="auto" w:fill="F5F7FA"/>
            <w:tcMar>
              <w:top w:w="80" w:type="dxa"/>
              <w:left w:w="120" w:type="dxa"/>
              <w:bottom w:w="80" w:type="dxa"/>
              <w:right w:w="120" w:type="dxa"/>
            </w:tcMar>
          </w:tcPr>
          <w:p w14:paraId="7E8CAD26" w14:textId="77777777" w:rsidR="00341D45" w:rsidRDefault="00032883" w:rsidP="00E90833">
            <w:pPr>
              <w:jc w:val="left"/>
            </w:pPr>
            <w:r>
              <w:t>כשבוע</w:t>
            </w:r>
          </w:p>
        </w:tc>
      </w:tr>
      <w:tr w:rsidR="00341D45" w14:paraId="7E8CAD2C" w14:textId="77777777">
        <w:tc>
          <w:tcPr>
            <w:tcW w:w="500" w:type="dxa"/>
            <w:shd w:val="clear" w:color="auto" w:fill="FFFFFF"/>
            <w:tcMar>
              <w:top w:w="80" w:type="dxa"/>
              <w:left w:w="120" w:type="dxa"/>
              <w:bottom w:w="80" w:type="dxa"/>
              <w:right w:w="120" w:type="dxa"/>
            </w:tcMar>
          </w:tcPr>
          <w:p w14:paraId="7E8CAD28" w14:textId="77777777" w:rsidR="00341D45" w:rsidRDefault="00032883" w:rsidP="00E90833">
            <w:pPr>
              <w:jc w:val="left"/>
            </w:pPr>
            <w:r>
              <w:t>3</w:t>
            </w:r>
          </w:p>
        </w:tc>
        <w:tc>
          <w:tcPr>
            <w:tcW w:w="2800" w:type="dxa"/>
            <w:shd w:val="clear" w:color="auto" w:fill="FFFFFF"/>
            <w:tcMar>
              <w:top w:w="80" w:type="dxa"/>
              <w:left w:w="120" w:type="dxa"/>
              <w:bottom w:w="80" w:type="dxa"/>
              <w:right w:w="120" w:type="dxa"/>
            </w:tcMar>
          </w:tcPr>
          <w:p w14:paraId="7E8CAD29" w14:textId="585C58FB" w:rsidR="00341D45" w:rsidRDefault="00032883" w:rsidP="00E90833">
            <w:pPr>
              <w:jc w:val="left"/>
            </w:pPr>
            <w:hyperlink w:anchor="b02_canvas" w:history="1">
              <w:r>
                <w:rPr>
                  <w:color w:val="1155CC"/>
                  <w:u w:val="single"/>
                </w:rPr>
                <w:t xml:space="preserve">אסטרטגיה </w:t>
              </w:r>
              <w:proofErr w:type="spellStart"/>
              <w:r>
                <w:rPr>
                  <w:color w:val="1155CC"/>
                  <w:u w:val="single"/>
                </w:rPr>
                <w:t>מוצרית</w:t>
              </w:r>
              <w:proofErr w:type="spellEnd"/>
              <w:r>
                <w:rPr>
                  <w:color w:val="1155CC"/>
                  <w:u w:val="single"/>
                </w:rPr>
                <w:t xml:space="preserve"> — </w:t>
              </w:r>
              <w:proofErr w:type="spellStart"/>
              <w:r>
                <w:rPr>
                  <w:color w:val="1155CC"/>
                  <w:u w:val="single"/>
                </w:rPr>
                <w:t>Lean</w:t>
              </w:r>
              <w:proofErr w:type="spellEnd"/>
              <w:r>
                <w:rPr>
                  <w:color w:val="1155CC"/>
                  <w:u w:val="single"/>
                </w:rPr>
                <w:t xml:space="preserve"> </w:t>
              </w:r>
              <w:proofErr w:type="spellStart"/>
              <w:r>
                <w:rPr>
                  <w:color w:val="1155CC"/>
                  <w:u w:val="single"/>
                </w:rPr>
                <w:t>Canvas</w:t>
              </w:r>
              <w:proofErr w:type="spellEnd"/>
            </w:hyperlink>
          </w:p>
        </w:tc>
        <w:tc>
          <w:tcPr>
            <w:tcW w:w="3726" w:type="dxa"/>
            <w:shd w:val="clear" w:color="auto" w:fill="FFFFFF"/>
            <w:tcMar>
              <w:top w:w="80" w:type="dxa"/>
              <w:left w:w="120" w:type="dxa"/>
              <w:bottom w:w="80" w:type="dxa"/>
              <w:right w:w="120" w:type="dxa"/>
            </w:tcMar>
          </w:tcPr>
          <w:p w14:paraId="7E8CAD2A" w14:textId="77777777" w:rsidR="00341D45" w:rsidRDefault="00032883" w:rsidP="00E90833">
            <w:pPr>
              <w:jc w:val="left"/>
            </w:pPr>
            <w:r>
              <w:t>בריף מיזם (1–2 עמ׳)</w:t>
            </w:r>
          </w:p>
        </w:tc>
        <w:tc>
          <w:tcPr>
            <w:tcW w:w="2000" w:type="dxa"/>
            <w:shd w:val="clear" w:color="auto" w:fill="FFFFFF"/>
            <w:tcMar>
              <w:top w:w="80" w:type="dxa"/>
              <w:left w:w="120" w:type="dxa"/>
              <w:bottom w:w="80" w:type="dxa"/>
              <w:right w:w="120" w:type="dxa"/>
            </w:tcMar>
          </w:tcPr>
          <w:p w14:paraId="7E8CAD2B" w14:textId="77777777" w:rsidR="00341D45" w:rsidRDefault="00032883" w:rsidP="00E90833">
            <w:pPr>
              <w:jc w:val="left"/>
            </w:pPr>
            <w:r>
              <w:t>גמיש</w:t>
            </w:r>
          </w:p>
        </w:tc>
      </w:tr>
      <w:tr w:rsidR="00341D45" w14:paraId="7E8CAD31" w14:textId="77777777">
        <w:tc>
          <w:tcPr>
            <w:tcW w:w="500" w:type="dxa"/>
            <w:shd w:val="clear" w:color="auto" w:fill="F5F7FA"/>
            <w:tcMar>
              <w:top w:w="80" w:type="dxa"/>
              <w:left w:w="120" w:type="dxa"/>
              <w:bottom w:w="80" w:type="dxa"/>
              <w:right w:w="120" w:type="dxa"/>
            </w:tcMar>
          </w:tcPr>
          <w:p w14:paraId="7E8CAD2D" w14:textId="77777777" w:rsidR="00341D45" w:rsidRDefault="00032883" w:rsidP="00E90833">
            <w:pPr>
              <w:jc w:val="left"/>
            </w:pPr>
            <w:r>
              <w:t>4</w:t>
            </w:r>
          </w:p>
        </w:tc>
        <w:tc>
          <w:tcPr>
            <w:tcW w:w="2800" w:type="dxa"/>
            <w:shd w:val="clear" w:color="auto" w:fill="F5F7FA"/>
            <w:tcMar>
              <w:top w:w="80" w:type="dxa"/>
              <w:left w:w="120" w:type="dxa"/>
              <w:bottom w:w="80" w:type="dxa"/>
              <w:right w:w="120" w:type="dxa"/>
            </w:tcMar>
          </w:tcPr>
          <w:p w14:paraId="7E8CAD2E" w14:textId="312C97D8" w:rsidR="00341D45" w:rsidRDefault="00032883" w:rsidP="00E90833">
            <w:pPr>
              <w:jc w:val="left"/>
            </w:pPr>
            <w:hyperlink w:anchor="b02_roadshow" w:history="1">
              <w:proofErr w:type="spellStart"/>
              <w:r>
                <w:rPr>
                  <w:color w:val="1155CC"/>
                  <w:u w:val="single"/>
                </w:rPr>
                <w:t>Roadshow</w:t>
              </w:r>
              <w:proofErr w:type="spellEnd"/>
              <w:r>
                <w:rPr>
                  <w:color w:val="1155CC"/>
                  <w:u w:val="single"/>
                </w:rPr>
                <w:t xml:space="preserve"> ובחירת שותפים</w:t>
              </w:r>
            </w:hyperlink>
          </w:p>
        </w:tc>
        <w:tc>
          <w:tcPr>
            <w:tcW w:w="3726" w:type="dxa"/>
            <w:shd w:val="clear" w:color="auto" w:fill="F5F7FA"/>
            <w:tcMar>
              <w:top w:w="80" w:type="dxa"/>
              <w:left w:w="120" w:type="dxa"/>
              <w:bottom w:w="80" w:type="dxa"/>
              <w:right w:w="120" w:type="dxa"/>
            </w:tcMar>
          </w:tcPr>
          <w:p w14:paraId="7E8CAD2F" w14:textId="77777777" w:rsidR="00341D45" w:rsidRDefault="00032883" w:rsidP="00E90833">
            <w:pPr>
              <w:jc w:val="left"/>
            </w:pPr>
            <w:r>
              <w:t>שותף מוביל + צוות הקמה</w:t>
            </w:r>
          </w:p>
        </w:tc>
        <w:tc>
          <w:tcPr>
            <w:tcW w:w="2000" w:type="dxa"/>
            <w:shd w:val="clear" w:color="auto" w:fill="F5F7FA"/>
            <w:tcMar>
              <w:top w:w="80" w:type="dxa"/>
              <w:left w:w="120" w:type="dxa"/>
              <w:bottom w:w="80" w:type="dxa"/>
              <w:right w:w="120" w:type="dxa"/>
            </w:tcMar>
          </w:tcPr>
          <w:p w14:paraId="7E8CAD30" w14:textId="77777777" w:rsidR="00341D45" w:rsidRDefault="00032883" w:rsidP="00E90833">
            <w:pPr>
              <w:jc w:val="left"/>
            </w:pPr>
            <w:r>
              <w:t>גמיש</w:t>
            </w:r>
          </w:p>
        </w:tc>
      </w:tr>
    </w:tbl>
    <w:p w14:paraId="7E8CAD32" w14:textId="77777777" w:rsidR="00341D45" w:rsidRDefault="00032883" w:rsidP="00E90833">
      <w:pPr>
        <w:spacing w:after="160"/>
        <w:jc w:val="left"/>
      </w:pPr>
      <w:r>
        <w:t xml:space="preserve">לדוגמה קונקרטית שממחישה את ארבעת תתי-השלבים על מקרה אמיתי: </w:t>
      </w:r>
      <w:r>
        <w:rPr>
          <w:i/>
          <w:iCs/>
          <w:color w:val="666666"/>
        </w:rPr>
        <w:t>כור ביטוח לאומי / 02-הגדרת-המיזם, מחוץ למסמך זה</w:t>
      </w:r>
      <w:r>
        <w:t>.</w:t>
      </w:r>
    </w:p>
    <w:p w14:paraId="7E8CAD33" w14:textId="77777777" w:rsidR="00341D45" w:rsidRDefault="00032883" w:rsidP="00E90833">
      <w:pPr>
        <w:pStyle w:val="Heading2"/>
        <w:spacing w:before="320" w:after="160"/>
        <w:jc w:val="left"/>
      </w:pPr>
      <w:bookmarkStart w:id="227" w:name="b02_research"/>
      <w:bookmarkStart w:id="228" w:name="_Toc236339106"/>
      <w:r>
        <w:rPr>
          <w:b/>
          <w:bCs/>
          <w:color w:val="2F5496"/>
          <w:sz w:val="28"/>
          <w:szCs w:val="28"/>
        </w:rPr>
        <w:t>תת-שלב 1 · חקר הבעיה</w:t>
      </w:r>
      <w:bookmarkEnd w:id="227"/>
      <w:bookmarkEnd w:id="228"/>
    </w:p>
    <w:p w14:paraId="7E8CAD34" w14:textId="77777777" w:rsidR="00341D45" w:rsidRDefault="00032883" w:rsidP="00E90833">
      <w:pPr>
        <w:pStyle w:val="Heading3"/>
        <w:spacing w:before="260" w:after="120"/>
        <w:jc w:val="left"/>
      </w:pPr>
      <w:bookmarkStart w:id="229" w:name="_Toc236339107"/>
      <w:r>
        <w:rPr>
          <w:b/>
          <w:bCs/>
          <w:color w:val="2F5496"/>
        </w:rPr>
        <w:t>מטרה</w:t>
      </w:r>
      <w:bookmarkEnd w:id="229"/>
    </w:p>
    <w:p w14:paraId="7E8CAD35" w14:textId="77777777" w:rsidR="00341D45" w:rsidRDefault="00032883" w:rsidP="00E90833">
      <w:pPr>
        <w:spacing w:after="160"/>
        <w:jc w:val="left"/>
      </w:pPr>
      <w:r>
        <w:t>צלילת עומק לבעיה הנבחרת — אבחון בעיות שורש, הקשרן והגורמים המשפיעים — לפני שיוצאים לפתרון.</w:t>
      </w:r>
    </w:p>
    <w:p w14:paraId="7E8CAD36" w14:textId="77777777" w:rsidR="00341D45" w:rsidRDefault="00032883" w:rsidP="00E90833">
      <w:pPr>
        <w:pStyle w:val="Heading3"/>
        <w:spacing w:before="260" w:after="120"/>
        <w:jc w:val="left"/>
      </w:pPr>
      <w:bookmarkStart w:id="230" w:name="_Toc236339108"/>
      <w:r>
        <w:rPr>
          <w:b/>
          <w:bCs/>
          <w:color w:val="2F5496"/>
        </w:rPr>
        <w:t>עיקרון מרכזי: הבעיה המוצגת היא תמיד סימפטום</w:t>
      </w:r>
      <w:bookmarkEnd w:id="230"/>
    </w:p>
    <w:tbl>
      <w:tblPr>
        <w:bidiVisual/>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4626"/>
        <w:gridCol w:w="3500"/>
      </w:tblGrid>
      <w:tr w:rsidR="00341D45" w14:paraId="7E8CAD3A" w14:textId="77777777">
        <w:trPr>
          <w:tblHeader/>
        </w:trPr>
        <w:tc>
          <w:tcPr>
            <w:tcW w:w="900" w:type="dxa"/>
            <w:shd w:val="clear" w:color="auto" w:fill="2F5496"/>
            <w:tcMar>
              <w:top w:w="80" w:type="dxa"/>
              <w:left w:w="120" w:type="dxa"/>
              <w:bottom w:w="80" w:type="dxa"/>
              <w:right w:w="120" w:type="dxa"/>
            </w:tcMar>
            <w:vAlign w:val="center"/>
          </w:tcPr>
          <w:p w14:paraId="7E8CAD37" w14:textId="77777777" w:rsidR="00341D45" w:rsidRDefault="00032883" w:rsidP="00E90833">
            <w:pPr>
              <w:jc w:val="left"/>
            </w:pPr>
            <w:r>
              <w:rPr>
                <w:b/>
                <w:bCs/>
                <w:color w:val="FFFFFF"/>
              </w:rPr>
              <w:t>דרגה</w:t>
            </w:r>
          </w:p>
        </w:tc>
        <w:tc>
          <w:tcPr>
            <w:tcW w:w="4626" w:type="dxa"/>
            <w:shd w:val="clear" w:color="auto" w:fill="2F5496"/>
            <w:tcMar>
              <w:top w:w="80" w:type="dxa"/>
              <w:left w:w="120" w:type="dxa"/>
              <w:bottom w:w="80" w:type="dxa"/>
              <w:right w:w="120" w:type="dxa"/>
            </w:tcMar>
            <w:vAlign w:val="center"/>
          </w:tcPr>
          <w:p w14:paraId="7E8CAD38" w14:textId="77777777" w:rsidR="00341D45" w:rsidRDefault="00032883" w:rsidP="00E90833">
            <w:pPr>
              <w:jc w:val="left"/>
            </w:pPr>
            <w:r>
              <w:rPr>
                <w:b/>
                <w:bCs/>
                <w:color w:val="FFFFFF"/>
              </w:rPr>
              <w:t>הגדרה</w:t>
            </w:r>
          </w:p>
        </w:tc>
        <w:tc>
          <w:tcPr>
            <w:tcW w:w="3500" w:type="dxa"/>
            <w:shd w:val="clear" w:color="auto" w:fill="2F5496"/>
            <w:tcMar>
              <w:top w:w="80" w:type="dxa"/>
              <w:left w:w="120" w:type="dxa"/>
              <w:bottom w:w="80" w:type="dxa"/>
              <w:right w:w="120" w:type="dxa"/>
            </w:tcMar>
            <w:vAlign w:val="center"/>
          </w:tcPr>
          <w:p w14:paraId="7E8CAD39" w14:textId="77777777" w:rsidR="00341D45" w:rsidRDefault="00032883" w:rsidP="00E90833">
            <w:pPr>
              <w:jc w:val="left"/>
            </w:pPr>
            <w:r>
              <w:rPr>
                <w:b/>
                <w:bCs/>
                <w:color w:val="FFFFFF"/>
              </w:rPr>
              <w:t>פעולה</w:t>
            </w:r>
          </w:p>
        </w:tc>
      </w:tr>
      <w:tr w:rsidR="00341D45" w14:paraId="7E8CAD3E" w14:textId="77777777">
        <w:tc>
          <w:tcPr>
            <w:tcW w:w="900" w:type="dxa"/>
            <w:shd w:val="clear" w:color="auto" w:fill="FFFFFF"/>
            <w:tcMar>
              <w:top w:w="80" w:type="dxa"/>
              <w:left w:w="120" w:type="dxa"/>
              <w:bottom w:w="80" w:type="dxa"/>
              <w:right w:w="120" w:type="dxa"/>
            </w:tcMar>
          </w:tcPr>
          <w:p w14:paraId="7E8CAD3B" w14:textId="77777777" w:rsidR="00341D45" w:rsidRDefault="00032883" w:rsidP="00E90833">
            <w:pPr>
              <w:jc w:val="left"/>
            </w:pPr>
            <w:r>
              <w:t>0</w:t>
            </w:r>
          </w:p>
        </w:tc>
        <w:tc>
          <w:tcPr>
            <w:tcW w:w="4626" w:type="dxa"/>
            <w:shd w:val="clear" w:color="auto" w:fill="FFFFFF"/>
            <w:tcMar>
              <w:top w:w="80" w:type="dxa"/>
              <w:left w:w="120" w:type="dxa"/>
              <w:bottom w:w="80" w:type="dxa"/>
              <w:right w:w="120" w:type="dxa"/>
            </w:tcMar>
          </w:tcPr>
          <w:p w14:paraId="7E8CAD3C" w14:textId="77777777" w:rsidR="00341D45" w:rsidRDefault="00032883" w:rsidP="00E90833">
            <w:pPr>
              <w:jc w:val="left"/>
            </w:pPr>
            <w:r>
              <w:t>בעיה מוצגת — מה השטח מתלונן עליו</w:t>
            </w:r>
          </w:p>
        </w:tc>
        <w:tc>
          <w:tcPr>
            <w:tcW w:w="3500" w:type="dxa"/>
            <w:shd w:val="clear" w:color="auto" w:fill="FFFFFF"/>
            <w:tcMar>
              <w:top w:w="80" w:type="dxa"/>
              <w:left w:w="120" w:type="dxa"/>
              <w:bottom w:w="80" w:type="dxa"/>
              <w:right w:w="120" w:type="dxa"/>
            </w:tcMar>
          </w:tcPr>
          <w:p w14:paraId="7E8CAD3D" w14:textId="77777777" w:rsidR="00341D45" w:rsidRDefault="00032883" w:rsidP="00E90833">
            <w:pPr>
              <w:jc w:val="left"/>
            </w:pPr>
            <w:r>
              <w:t>נקודת פתיחה</w:t>
            </w:r>
          </w:p>
        </w:tc>
      </w:tr>
      <w:tr w:rsidR="00341D45" w14:paraId="7E8CAD42" w14:textId="77777777">
        <w:tc>
          <w:tcPr>
            <w:tcW w:w="900" w:type="dxa"/>
            <w:shd w:val="clear" w:color="auto" w:fill="F5F7FA"/>
            <w:tcMar>
              <w:top w:w="80" w:type="dxa"/>
              <w:left w:w="120" w:type="dxa"/>
              <w:bottom w:w="80" w:type="dxa"/>
              <w:right w:w="120" w:type="dxa"/>
            </w:tcMar>
          </w:tcPr>
          <w:p w14:paraId="7E8CAD3F" w14:textId="77777777" w:rsidR="00341D45" w:rsidRDefault="00032883" w:rsidP="00E90833">
            <w:pPr>
              <w:jc w:val="left"/>
            </w:pPr>
            <w:r>
              <w:t>1</w:t>
            </w:r>
          </w:p>
        </w:tc>
        <w:tc>
          <w:tcPr>
            <w:tcW w:w="4626" w:type="dxa"/>
            <w:shd w:val="clear" w:color="auto" w:fill="F5F7FA"/>
            <w:tcMar>
              <w:top w:w="80" w:type="dxa"/>
              <w:left w:w="120" w:type="dxa"/>
              <w:bottom w:w="80" w:type="dxa"/>
              <w:right w:w="120" w:type="dxa"/>
            </w:tcMar>
          </w:tcPr>
          <w:p w14:paraId="7E8CAD40" w14:textId="77777777" w:rsidR="00341D45" w:rsidRDefault="00032883" w:rsidP="00E90833">
            <w:pPr>
              <w:jc w:val="left"/>
            </w:pPr>
            <w:r>
              <w:t>בעיה פונקציונלית — מה לא עובד</w:t>
            </w:r>
          </w:p>
        </w:tc>
        <w:tc>
          <w:tcPr>
            <w:tcW w:w="3500" w:type="dxa"/>
            <w:shd w:val="clear" w:color="auto" w:fill="F5F7FA"/>
            <w:tcMar>
              <w:top w:w="80" w:type="dxa"/>
              <w:left w:w="120" w:type="dxa"/>
              <w:bottom w:w="80" w:type="dxa"/>
              <w:right w:w="120" w:type="dxa"/>
            </w:tcMar>
          </w:tcPr>
          <w:p w14:paraId="7E8CAD41" w14:textId="77777777" w:rsidR="00341D45" w:rsidRDefault="00032883" w:rsidP="00E90833">
            <w:pPr>
              <w:jc w:val="left"/>
            </w:pPr>
            <w:r>
              <w:t>הבנה ראשונית</w:t>
            </w:r>
          </w:p>
        </w:tc>
      </w:tr>
      <w:tr w:rsidR="00341D45" w14:paraId="7E8CAD46" w14:textId="77777777">
        <w:tc>
          <w:tcPr>
            <w:tcW w:w="900" w:type="dxa"/>
            <w:shd w:val="clear" w:color="auto" w:fill="FFFFFF"/>
            <w:tcMar>
              <w:top w:w="80" w:type="dxa"/>
              <w:left w:w="120" w:type="dxa"/>
              <w:bottom w:w="80" w:type="dxa"/>
              <w:right w:w="120" w:type="dxa"/>
            </w:tcMar>
          </w:tcPr>
          <w:p w14:paraId="7E8CAD43" w14:textId="77777777" w:rsidR="00341D45" w:rsidRDefault="00032883" w:rsidP="00E90833">
            <w:pPr>
              <w:jc w:val="left"/>
            </w:pPr>
            <w:r>
              <w:t>2</w:t>
            </w:r>
          </w:p>
        </w:tc>
        <w:tc>
          <w:tcPr>
            <w:tcW w:w="4626" w:type="dxa"/>
            <w:shd w:val="clear" w:color="auto" w:fill="FFFFFF"/>
            <w:tcMar>
              <w:top w:w="80" w:type="dxa"/>
              <w:left w:w="120" w:type="dxa"/>
              <w:bottom w:w="80" w:type="dxa"/>
              <w:right w:w="120" w:type="dxa"/>
            </w:tcMar>
          </w:tcPr>
          <w:p w14:paraId="7E8CAD44" w14:textId="77777777" w:rsidR="00341D45" w:rsidRDefault="00032883" w:rsidP="00E90833">
            <w:pPr>
              <w:jc w:val="left"/>
            </w:pPr>
            <w:r>
              <w:t>בעיה בסיסית — מדוע הפונקציה נכשלת</w:t>
            </w:r>
          </w:p>
        </w:tc>
        <w:tc>
          <w:tcPr>
            <w:tcW w:w="3500" w:type="dxa"/>
            <w:shd w:val="clear" w:color="auto" w:fill="FFFFFF"/>
            <w:tcMar>
              <w:top w:w="80" w:type="dxa"/>
              <w:left w:w="120" w:type="dxa"/>
              <w:bottom w:w="80" w:type="dxa"/>
              <w:right w:w="120" w:type="dxa"/>
            </w:tcMar>
          </w:tcPr>
          <w:p w14:paraId="7E8CAD45" w14:textId="77777777" w:rsidR="00341D45" w:rsidRDefault="00032883" w:rsidP="00E90833">
            <w:pPr>
              <w:jc w:val="left"/>
            </w:pPr>
            <w:r>
              <w:t>אזור עבודת הכור</w:t>
            </w:r>
          </w:p>
        </w:tc>
      </w:tr>
      <w:tr w:rsidR="00341D45" w14:paraId="7E8CAD4A" w14:textId="77777777">
        <w:tc>
          <w:tcPr>
            <w:tcW w:w="900" w:type="dxa"/>
            <w:shd w:val="clear" w:color="auto" w:fill="F5F7FA"/>
            <w:tcMar>
              <w:top w:w="80" w:type="dxa"/>
              <w:left w:w="120" w:type="dxa"/>
              <w:bottom w:w="80" w:type="dxa"/>
              <w:right w:w="120" w:type="dxa"/>
            </w:tcMar>
          </w:tcPr>
          <w:p w14:paraId="7E8CAD47" w14:textId="77777777" w:rsidR="00341D45" w:rsidRDefault="00032883" w:rsidP="00E90833">
            <w:pPr>
              <w:jc w:val="left"/>
            </w:pPr>
            <w:r>
              <w:lastRenderedPageBreak/>
              <w:t>3</w:t>
            </w:r>
          </w:p>
        </w:tc>
        <w:tc>
          <w:tcPr>
            <w:tcW w:w="4626" w:type="dxa"/>
            <w:shd w:val="clear" w:color="auto" w:fill="F5F7FA"/>
            <w:tcMar>
              <w:top w:w="80" w:type="dxa"/>
              <w:left w:w="120" w:type="dxa"/>
              <w:bottom w:w="80" w:type="dxa"/>
              <w:right w:w="120" w:type="dxa"/>
            </w:tcMar>
          </w:tcPr>
          <w:p w14:paraId="7E8CAD48" w14:textId="77777777" w:rsidR="00341D45" w:rsidRDefault="00032883" w:rsidP="00E90833">
            <w:pPr>
              <w:jc w:val="left"/>
            </w:pPr>
            <w:r>
              <w:t>שורש ישים — גורם שניתן להתערב בו ב-AI ✓</w:t>
            </w:r>
          </w:p>
        </w:tc>
        <w:tc>
          <w:tcPr>
            <w:tcW w:w="3500" w:type="dxa"/>
            <w:shd w:val="clear" w:color="auto" w:fill="F5F7FA"/>
            <w:tcMar>
              <w:top w:w="80" w:type="dxa"/>
              <w:left w:w="120" w:type="dxa"/>
              <w:bottom w:w="80" w:type="dxa"/>
              <w:right w:w="120" w:type="dxa"/>
            </w:tcMar>
          </w:tcPr>
          <w:p w14:paraId="7E8CAD49" w14:textId="77777777" w:rsidR="00341D45" w:rsidRDefault="00032883" w:rsidP="00E90833">
            <w:pPr>
              <w:jc w:val="left"/>
            </w:pPr>
            <w:r>
              <w:t>אזור עבודת הכור</w:t>
            </w:r>
          </w:p>
        </w:tc>
      </w:tr>
      <w:tr w:rsidR="00341D45" w14:paraId="7E8CAD4E" w14:textId="77777777">
        <w:tc>
          <w:tcPr>
            <w:tcW w:w="900" w:type="dxa"/>
            <w:shd w:val="clear" w:color="auto" w:fill="FFFFFF"/>
            <w:tcMar>
              <w:top w:w="80" w:type="dxa"/>
              <w:left w:w="120" w:type="dxa"/>
              <w:bottom w:w="80" w:type="dxa"/>
              <w:right w:w="120" w:type="dxa"/>
            </w:tcMar>
          </w:tcPr>
          <w:p w14:paraId="7E8CAD4B" w14:textId="77777777" w:rsidR="00341D45" w:rsidRDefault="00032883" w:rsidP="00E90833">
            <w:pPr>
              <w:jc w:val="left"/>
            </w:pPr>
            <w:r>
              <w:t>4</w:t>
            </w:r>
          </w:p>
        </w:tc>
        <w:tc>
          <w:tcPr>
            <w:tcW w:w="4626" w:type="dxa"/>
            <w:shd w:val="clear" w:color="auto" w:fill="FFFFFF"/>
            <w:tcMar>
              <w:top w:w="80" w:type="dxa"/>
              <w:left w:w="120" w:type="dxa"/>
              <w:bottom w:w="80" w:type="dxa"/>
              <w:right w:w="120" w:type="dxa"/>
            </w:tcMar>
          </w:tcPr>
          <w:p w14:paraId="7E8CAD4C" w14:textId="77777777" w:rsidR="00341D45" w:rsidRDefault="00032883" w:rsidP="00E90833">
            <w:pPr>
              <w:jc w:val="left"/>
            </w:pPr>
            <w:r>
              <w:t>שורש עמוק — מבני/מדיניות/רגולטורי</w:t>
            </w:r>
          </w:p>
        </w:tc>
        <w:tc>
          <w:tcPr>
            <w:tcW w:w="3500" w:type="dxa"/>
            <w:shd w:val="clear" w:color="auto" w:fill="FFFFFF"/>
            <w:tcMar>
              <w:top w:w="80" w:type="dxa"/>
              <w:left w:w="120" w:type="dxa"/>
              <w:bottom w:w="80" w:type="dxa"/>
              <w:right w:w="120" w:type="dxa"/>
            </w:tcMar>
          </w:tcPr>
          <w:p w14:paraId="7E8CAD4D" w14:textId="77777777" w:rsidR="00341D45" w:rsidRDefault="00032883" w:rsidP="00E90833">
            <w:pPr>
              <w:jc w:val="left"/>
            </w:pPr>
            <w:r>
              <w:t>מצריך תהליך ארוך יותר</w:t>
            </w:r>
          </w:p>
        </w:tc>
      </w:tr>
    </w:tbl>
    <w:p w14:paraId="7E8CAD4F" w14:textId="77777777" w:rsidR="00341D45" w:rsidRDefault="00032883" w:rsidP="00E90833">
      <w:pPr>
        <w:spacing w:after="160"/>
        <w:jc w:val="left"/>
      </w:pPr>
      <w:r>
        <w:t>הכור עובד בדרך כלל בדרגות 2–3. דרגה 4 דורשת החלטה מפורשת על תהליך מותאם.</w:t>
      </w:r>
    </w:p>
    <w:p w14:paraId="7E8CAD50" w14:textId="77777777" w:rsidR="00341D45" w:rsidRDefault="00032883" w:rsidP="00E90833">
      <w:pPr>
        <w:pStyle w:val="Heading3"/>
        <w:spacing w:before="260" w:after="120"/>
        <w:jc w:val="left"/>
      </w:pPr>
      <w:bookmarkStart w:id="231" w:name="_Toc236339109"/>
      <w:r>
        <w:rPr>
          <w:b/>
          <w:bCs/>
          <w:color w:val="2F5496"/>
        </w:rPr>
        <w:t>תהליך — 5 שלבים (כ-שבועיים)</w:t>
      </w:r>
      <w:bookmarkEnd w:id="231"/>
    </w:p>
    <w:p w14:paraId="7E8CAD51" w14:textId="0E68CDF5" w:rsidR="00341D45" w:rsidRDefault="00032883" w:rsidP="00E90833">
      <w:pPr>
        <w:spacing w:after="160"/>
        <w:jc w:val="left"/>
      </w:pPr>
      <w:r>
        <w:rPr>
          <w:b/>
          <w:bCs/>
        </w:rPr>
        <w:t>שלב 0 · מיפוי מקורות וגישה לדאטה</w:t>
      </w:r>
      <w:r>
        <w:t xml:space="preserve"> (</w:t>
      </w:r>
      <w:proofErr w:type="spellStart"/>
      <w:r>
        <w:t>Core</w:t>
      </w:r>
      <w:proofErr w:type="spellEnd"/>
      <w:r>
        <w:t xml:space="preserve"> </w:t>
      </w:r>
      <w:proofErr w:type="spellStart"/>
      <w:r>
        <w:t>Team</w:t>
      </w:r>
      <w:proofErr w:type="spellEnd"/>
      <w:r>
        <w:t xml:space="preserve">, לפני סריקת </w:t>
      </w:r>
      <w:proofErr w:type="spellStart"/>
      <w:r>
        <w:t>האייג׳נט</w:t>
      </w:r>
      <w:proofErr w:type="spellEnd"/>
      <w:r>
        <w:t>) — קלט: הגדרת הבעיה המוצגת (דרגה 0) + ידע הצוות</w:t>
      </w:r>
      <w:ins w:id="232" w:author="אורית קורמן נגרי" w:date="2026-08-16T16:10:00Z" w16du:dateUtc="2026-08-16T13:10:00Z">
        <w:r w:rsidR="00B63F56">
          <w:rPr>
            <w:rFonts w:hint="cs"/>
          </w:rPr>
          <w:t xml:space="preserve"> + סוכן חקר מעמיק</w:t>
        </w:r>
      </w:ins>
      <w:r>
        <w:t xml:space="preserve">. פלט: רשימת מקורות חובה, חברות/עמותות/גופים רלוונטיים, אנשי מפתח, גישה למאגרי דאטה, הרשאות </w:t>
      </w:r>
      <w:proofErr w:type="spellStart"/>
      <w:r>
        <w:t>לאייג׳נט</w:t>
      </w:r>
      <w:proofErr w:type="spellEnd"/>
      <w:r>
        <w:t>.</w:t>
      </w:r>
    </w:p>
    <w:p w14:paraId="7E8CAD52" w14:textId="77777777" w:rsidR="00341D45" w:rsidRDefault="00032883" w:rsidP="00E90833">
      <w:pPr>
        <w:pBdr>
          <w:right w:val="single" w:sz="18" w:space="8" w:color="2F5496"/>
        </w:pBdr>
        <w:shd w:val="clear" w:color="auto" w:fill="EEF2F7"/>
        <w:spacing w:before="120" w:after="200"/>
        <w:ind w:right="200"/>
        <w:jc w:val="left"/>
      </w:pPr>
      <w:proofErr w:type="spellStart"/>
      <w:r>
        <w:t>האייג׳נט</w:t>
      </w:r>
      <w:proofErr w:type="spellEnd"/>
      <w:r>
        <w:t xml:space="preserve"> פותח ממאגרים נבחרים ומאומתים — ומרחיב משם בחיפוש פתוח.</w:t>
      </w:r>
    </w:p>
    <w:p w14:paraId="7E8CAD53" w14:textId="02AD4884" w:rsidR="00341D45" w:rsidRDefault="00032883" w:rsidP="00E90833">
      <w:pPr>
        <w:spacing w:after="160"/>
        <w:jc w:val="left"/>
      </w:pPr>
      <w:r>
        <w:rPr>
          <w:b/>
          <w:bCs/>
        </w:rPr>
        <w:t xml:space="preserve">שלב 1 · הכנה — </w:t>
      </w:r>
      <w:proofErr w:type="spellStart"/>
      <w:r>
        <w:rPr>
          <w:b/>
          <w:bCs/>
        </w:rPr>
        <w:t>Agent</w:t>
      </w:r>
      <w:proofErr w:type="spellEnd"/>
      <w:r>
        <w:rPr>
          <w:b/>
          <w:bCs/>
        </w:rPr>
        <w:t xml:space="preserve"> סורק לפני המפגש</w:t>
      </w:r>
      <w:r>
        <w:t xml:space="preserve"> — פלט: סיכום מחקרים ודוחות (מבקר המדינה, OECD, אקדמיה) · נתונים כמותיים (אוכלוסייה, עלות, שכיחות) · פתרונות שנוסו בעולם · מפת שחקנים · 5–7 השערות לגורמי שורש.</w:t>
      </w:r>
      <w:ins w:id="233" w:author="אורית קורמן נגרי" w:date="2026-08-16T16:11:00Z" w16du:dateUtc="2026-08-16T13:11:00Z">
        <w:r w:rsidR="00B63F56">
          <w:rPr>
            <w:rFonts w:hint="cs"/>
          </w:rPr>
          <w:t xml:space="preserve"> כל החיפוש של </w:t>
        </w:r>
        <w:proofErr w:type="spellStart"/>
        <w:r w:rsidR="00B63F56">
          <w:rPr>
            <w:rFonts w:hint="cs"/>
          </w:rPr>
          <w:t>האייגנט</w:t>
        </w:r>
        <w:proofErr w:type="spellEnd"/>
        <w:r w:rsidR="00B63F56">
          <w:rPr>
            <w:rFonts w:hint="cs"/>
          </w:rPr>
          <w:t xml:space="preserve"> הוא ביחס לניתוח בעיות השורש ולא בהסתכלות רק על הסימפטום</w:t>
        </w:r>
      </w:ins>
    </w:p>
    <w:p w14:paraId="7E8CAD54" w14:textId="5D768F4B" w:rsidR="00341D45" w:rsidRDefault="00032883" w:rsidP="00E90833">
      <w:pPr>
        <w:spacing w:after="160"/>
        <w:jc w:val="left"/>
        <w:rPr>
          <w:ins w:id="234" w:author="אורית קורמן נגרי" w:date="2026-08-16T16:12:00Z" w16du:dateUtc="2026-08-16T13:12:00Z"/>
        </w:rPr>
      </w:pPr>
      <w:r>
        <w:rPr>
          <w:b/>
          <w:bCs/>
        </w:rPr>
        <w:t>שלב 2 · מפגש פיזי 1 — פריסת הבעיה</w:t>
      </w:r>
      <w:r>
        <w:t xml:space="preserve"> (</w:t>
      </w:r>
      <w:proofErr w:type="spellStart"/>
      <w:r>
        <w:t>Core</w:t>
      </w:r>
      <w:proofErr w:type="spellEnd"/>
      <w:r>
        <w:t xml:space="preserve"> </w:t>
      </w:r>
      <w:proofErr w:type="spellStart"/>
      <w:r>
        <w:t>Team</w:t>
      </w:r>
      <w:proofErr w:type="spellEnd"/>
      <w:r>
        <w:t xml:space="preserve"> + </w:t>
      </w:r>
      <w:proofErr w:type="spellStart"/>
      <w:r>
        <w:t>Domain</w:t>
      </w:r>
      <w:proofErr w:type="spellEnd"/>
      <w:r>
        <w:t xml:space="preserve"> </w:t>
      </w:r>
      <w:proofErr w:type="spellStart"/>
      <w:r>
        <w:t>Experts</w:t>
      </w:r>
      <w:proofErr w:type="spellEnd"/>
      <w:r>
        <w:t xml:space="preserve">, 2–3 שעות) — כלים: </w:t>
      </w:r>
      <w:proofErr w:type="spellStart"/>
      <w:r>
        <w:t>Problem</w:t>
      </w:r>
      <w:proofErr w:type="spellEnd"/>
      <w:r>
        <w:t xml:space="preserve"> </w:t>
      </w:r>
      <w:proofErr w:type="spellStart"/>
      <w:r>
        <w:t>Tree</w:t>
      </w:r>
      <w:proofErr w:type="spellEnd"/>
      <w:r>
        <w:t xml:space="preserve"> + </w:t>
      </w:r>
      <w:proofErr w:type="spellStart"/>
      <w:r>
        <w:t>Five</w:t>
      </w:r>
      <w:proofErr w:type="spellEnd"/>
      <w:r>
        <w:t xml:space="preserve"> </w:t>
      </w:r>
      <w:proofErr w:type="spellStart"/>
      <w:r>
        <w:t>Whys</w:t>
      </w:r>
      <w:proofErr w:type="spellEnd"/>
      <w:r>
        <w:t xml:space="preserve"> מקבילי. תהליך: כתיבה שקטה על פוסט-</w:t>
      </w:r>
      <w:proofErr w:type="spellStart"/>
      <w:r>
        <w:t>איט</w:t>
      </w:r>
      <w:proofErr w:type="spellEnd"/>
      <w:r>
        <w:t xml:space="preserve"> (5 דק׳) → קיבוץ לאשכולות (3–6 ענפים) → </w:t>
      </w:r>
      <w:proofErr w:type="spellStart"/>
      <w:r>
        <w:t>Five</w:t>
      </w:r>
      <w:proofErr w:type="spellEnd"/>
      <w:r>
        <w:t xml:space="preserve"> </w:t>
      </w:r>
      <w:proofErr w:type="spellStart"/>
      <w:r>
        <w:t>Whys</w:t>
      </w:r>
      <w:proofErr w:type="spellEnd"/>
      <w:r>
        <w:t xml:space="preserve"> על כל ענף (4–5 "למה") → סימון "לא יודעים" </w:t>
      </w:r>
      <w:proofErr w:type="spellStart"/>
      <w:r>
        <w:t>ו"Game</w:t>
      </w:r>
      <w:proofErr w:type="spellEnd"/>
      <w:r>
        <w:t xml:space="preserve"> </w:t>
      </w:r>
      <w:proofErr w:type="spellStart"/>
      <w:r>
        <w:t>Changer</w:t>
      </w:r>
      <w:proofErr w:type="spellEnd"/>
      <w:r>
        <w:t xml:space="preserve"> AI" מול "בעיית מדיניות בלבד". תוצר: עץ בעיות + 3–5 שורשים מועמדים + שאלות פתוחות </w:t>
      </w:r>
      <w:proofErr w:type="spellStart"/>
      <w:r>
        <w:t>לאייג׳נט</w:t>
      </w:r>
      <w:proofErr w:type="spellEnd"/>
      <w:r>
        <w:t>.</w:t>
      </w:r>
      <w:ins w:id="235" w:author="אורית קורמן נגרי" w:date="2026-08-16T16:11:00Z" w16du:dateUtc="2026-08-16T13:11:00Z">
        <w:r w:rsidR="00B63F56">
          <w:br/>
        </w:r>
        <w:r w:rsidR="00B63F56">
          <w:rPr>
            <w:rFonts w:hint="cs"/>
          </w:rPr>
          <w:t>אני רוצה ל</w:t>
        </w:r>
      </w:ins>
      <w:ins w:id="236" w:author="אורית קורמן נגרי" w:date="2026-08-16T16:12:00Z" w16du:dateUtc="2026-08-16T13:12:00Z">
        <w:r w:rsidR="00B63F56">
          <w:rPr>
            <w:rFonts w:hint="cs"/>
          </w:rPr>
          <w:t>בנות תהליך מערכת שמלווה את זה כולל תיעוד של תובנות כחלק להמשך ניתוח בשלבים הבאים</w:t>
        </w:r>
      </w:ins>
    </w:p>
    <w:p w14:paraId="1D3475F2" w14:textId="77777777" w:rsidR="00B63F56" w:rsidRDefault="00B63F56" w:rsidP="00E90833">
      <w:pPr>
        <w:spacing w:after="160"/>
        <w:jc w:val="left"/>
        <w:rPr>
          <w:ins w:id="237" w:author="אורית קורמן נגרי" w:date="2026-08-16T16:12:00Z" w16du:dateUtc="2026-08-16T13:12:00Z"/>
        </w:rPr>
      </w:pPr>
    </w:p>
    <w:p w14:paraId="360E46DE" w14:textId="34A6FB5A" w:rsidR="00B63F56" w:rsidRDefault="00B63F56" w:rsidP="00E90833">
      <w:pPr>
        <w:spacing w:after="160"/>
        <w:jc w:val="left"/>
      </w:pPr>
      <w:ins w:id="238" w:author="אורית קורמן נגרי" w:date="2026-08-16T16:12:00Z" w16du:dateUtc="2026-08-16T13:12:00Z">
        <w:r>
          <w:rPr>
            <w:rFonts w:hint="cs"/>
          </w:rPr>
          <w:t xml:space="preserve">באופן כללי כל מסמך בכל שלב שהוא לא תיעוד מערכת מתווסף לנתון נסדק בהקשר בעיה ספציפית לא בהקשרי המפעל בכללותו </w:t>
        </w:r>
      </w:ins>
    </w:p>
    <w:p w14:paraId="7E8CAD55" w14:textId="77777777" w:rsidR="00341D45" w:rsidRDefault="00032883" w:rsidP="00E90833">
      <w:pPr>
        <w:spacing w:after="160"/>
        <w:jc w:val="left"/>
      </w:pPr>
      <w:r>
        <w:rPr>
          <w:b/>
          <w:bCs/>
        </w:rPr>
        <w:t xml:space="preserve">שלב 3 · עיבוד ותיקוף — </w:t>
      </w:r>
      <w:proofErr w:type="spellStart"/>
      <w:r>
        <w:rPr>
          <w:b/>
          <w:bCs/>
        </w:rPr>
        <w:t>Agent</w:t>
      </w:r>
      <w:proofErr w:type="spellEnd"/>
      <w:r>
        <w:rPr>
          <w:b/>
          <w:bCs/>
        </w:rPr>
        <w:t xml:space="preserve"> מעמיק</w:t>
      </w:r>
      <w:r>
        <w:t xml:space="preserve"> — ארבע בדיקות לכל שורש מועמד:</w:t>
      </w:r>
    </w:p>
    <w:tbl>
      <w:tblPr>
        <w:bidiVisual/>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341D45" w14:paraId="7E8CAD58" w14:textId="77777777">
        <w:trPr>
          <w:tblHeader/>
        </w:trPr>
        <w:tc>
          <w:tcPr>
            <w:tcW w:w="2200" w:type="dxa"/>
            <w:shd w:val="clear" w:color="auto" w:fill="2F5496"/>
            <w:tcMar>
              <w:top w:w="80" w:type="dxa"/>
              <w:left w:w="120" w:type="dxa"/>
              <w:bottom w:w="80" w:type="dxa"/>
              <w:right w:w="120" w:type="dxa"/>
            </w:tcMar>
            <w:vAlign w:val="center"/>
          </w:tcPr>
          <w:p w14:paraId="7E8CAD56" w14:textId="77777777" w:rsidR="00341D45" w:rsidRDefault="00032883" w:rsidP="00E90833">
            <w:pPr>
              <w:jc w:val="left"/>
            </w:pPr>
            <w:r>
              <w:rPr>
                <w:b/>
                <w:bCs/>
                <w:color w:val="FFFFFF"/>
              </w:rPr>
              <w:t>בדיקה</w:t>
            </w:r>
          </w:p>
        </w:tc>
        <w:tc>
          <w:tcPr>
            <w:tcW w:w="6826" w:type="dxa"/>
            <w:shd w:val="clear" w:color="auto" w:fill="2F5496"/>
            <w:tcMar>
              <w:top w:w="80" w:type="dxa"/>
              <w:left w:w="120" w:type="dxa"/>
              <w:bottom w:w="80" w:type="dxa"/>
              <w:right w:w="120" w:type="dxa"/>
            </w:tcMar>
            <w:vAlign w:val="center"/>
          </w:tcPr>
          <w:p w14:paraId="7E8CAD57" w14:textId="77777777" w:rsidR="00341D45" w:rsidRDefault="00032883" w:rsidP="00E90833">
            <w:pPr>
              <w:jc w:val="left"/>
            </w:pPr>
            <w:r>
              <w:rPr>
                <w:b/>
                <w:bCs/>
                <w:color w:val="FFFFFF"/>
              </w:rPr>
              <w:t>שאלה</w:t>
            </w:r>
          </w:p>
        </w:tc>
      </w:tr>
      <w:tr w:rsidR="00341D45" w14:paraId="7E8CAD5B" w14:textId="77777777">
        <w:tc>
          <w:tcPr>
            <w:tcW w:w="2200" w:type="dxa"/>
            <w:shd w:val="clear" w:color="auto" w:fill="FFFFFF"/>
            <w:tcMar>
              <w:top w:w="80" w:type="dxa"/>
              <w:left w:w="120" w:type="dxa"/>
              <w:bottom w:w="80" w:type="dxa"/>
              <w:right w:w="120" w:type="dxa"/>
            </w:tcMar>
          </w:tcPr>
          <w:p w14:paraId="7E8CAD59" w14:textId="77777777" w:rsidR="00341D45" w:rsidRDefault="00032883" w:rsidP="00E90833">
            <w:pPr>
              <w:jc w:val="left"/>
            </w:pPr>
            <w:r>
              <w:t>נתונים</w:t>
            </w:r>
          </w:p>
        </w:tc>
        <w:tc>
          <w:tcPr>
            <w:tcW w:w="6826" w:type="dxa"/>
            <w:shd w:val="clear" w:color="auto" w:fill="FFFFFF"/>
            <w:tcMar>
              <w:top w:w="80" w:type="dxa"/>
              <w:left w:w="120" w:type="dxa"/>
              <w:bottom w:w="80" w:type="dxa"/>
              <w:right w:w="120" w:type="dxa"/>
            </w:tcMar>
          </w:tcPr>
          <w:p w14:paraId="7E8CAD5A" w14:textId="77777777" w:rsidR="00341D45" w:rsidRDefault="00032883" w:rsidP="00E90833">
            <w:pPr>
              <w:jc w:val="left"/>
            </w:pPr>
            <w:r>
              <w:t>יש דאטה שמוכיח אותו? מה ההיקף?</w:t>
            </w:r>
          </w:p>
        </w:tc>
      </w:tr>
      <w:tr w:rsidR="00341D45" w14:paraId="7E8CAD5E" w14:textId="77777777">
        <w:tc>
          <w:tcPr>
            <w:tcW w:w="2200" w:type="dxa"/>
            <w:shd w:val="clear" w:color="auto" w:fill="F5F7FA"/>
            <w:tcMar>
              <w:top w:w="80" w:type="dxa"/>
              <w:left w:w="120" w:type="dxa"/>
              <w:bottom w:w="80" w:type="dxa"/>
              <w:right w:w="120" w:type="dxa"/>
            </w:tcMar>
          </w:tcPr>
          <w:p w14:paraId="7E8CAD5C" w14:textId="77777777" w:rsidR="00341D45" w:rsidRDefault="00032883" w:rsidP="00E90833">
            <w:pPr>
              <w:jc w:val="left"/>
            </w:pPr>
            <w:r>
              <w:t>סיבתיות</w:t>
            </w:r>
          </w:p>
        </w:tc>
        <w:tc>
          <w:tcPr>
            <w:tcW w:w="6826" w:type="dxa"/>
            <w:shd w:val="clear" w:color="auto" w:fill="F5F7FA"/>
            <w:tcMar>
              <w:top w:w="80" w:type="dxa"/>
              <w:left w:w="120" w:type="dxa"/>
              <w:bottom w:w="80" w:type="dxa"/>
              <w:right w:w="120" w:type="dxa"/>
            </w:tcMar>
          </w:tcPr>
          <w:p w14:paraId="7E8CAD5D" w14:textId="77777777" w:rsidR="00341D45" w:rsidRDefault="00032883" w:rsidP="00E90833">
            <w:pPr>
              <w:jc w:val="left"/>
            </w:pPr>
            <w:r>
              <w:t>יש עדות לקשר סיבתי — ולא רק מתאם?</w:t>
            </w:r>
          </w:p>
        </w:tc>
      </w:tr>
      <w:tr w:rsidR="00341D45" w14:paraId="7E8CAD61" w14:textId="77777777">
        <w:tc>
          <w:tcPr>
            <w:tcW w:w="2200" w:type="dxa"/>
            <w:shd w:val="clear" w:color="auto" w:fill="FFFFFF"/>
            <w:tcMar>
              <w:top w:w="80" w:type="dxa"/>
              <w:left w:w="120" w:type="dxa"/>
              <w:bottom w:w="80" w:type="dxa"/>
              <w:right w:w="120" w:type="dxa"/>
            </w:tcMar>
          </w:tcPr>
          <w:p w14:paraId="7E8CAD5F" w14:textId="77777777" w:rsidR="00341D45" w:rsidRDefault="00032883" w:rsidP="00E90833">
            <w:pPr>
              <w:jc w:val="left"/>
            </w:pPr>
            <w:r>
              <w:t>ישימות AI</w:t>
            </w:r>
          </w:p>
        </w:tc>
        <w:tc>
          <w:tcPr>
            <w:tcW w:w="6826" w:type="dxa"/>
            <w:shd w:val="clear" w:color="auto" w:fill="FFFFFF"/>
            <w:tcMar>
              <w:top w:w="80" w:type="dxa"/>
              <w:left w:w="120" w:type="dxa"/>
              <w:bottom w:w="80" w:type="dxa"/>
              <w:right w:w="120" w:type="dxa"/>
            </w:tcMar>
          </w:tcPr>
          <w:p w14:paraId="7E8CAD60" w14:textId="77777777" w:rsidR="00341D45" w:rsidRDefault="00032883" w:rsidP="00E90833">
            <w:pPr>
              <w:jc w:val="left"/>
            </w:pPr>
            <w:r>
              <w:t>לאיזה שורש AI הוא כלי מתאים?</w:t>
            </w:r>
          </w:p>
        </w:tc>
      </w:tr>
      <w:tr w:rsidR="00341D45" w14:paraId="7E8CAD64" w14:textId="77777777">
        <w:tc>
          <w:tcPr>
            <w:tcW w:w="2200" w:type="dxa"/>
            <w:shd w:val="clear" w:color="auto" w:fill="F5F7FA"/>
            <w:tcMar>
              <w:top w:w="80" w:type="dxa"/>
              <w:left w:w="120" w:type="dxa"/>
              <w:bottom w:w="80" w:type="dxa"/>
              <w:right w:w="120" w:type="dxa"/>
            </w:tcMar>
          </w:tcPr>
          <w:p w14:paraId="7E8CAD62" w14:textId="77777777" w:rsidR="00341D45" w:rsidRDefault="00032883" w:rsidP="00E90833">
            <w:pPr>
              <w:jc w:val="left"/>
            </w:pPr>
            <w:r>
              <w:t>ציון מנוף</w:t>
            </w:r>
          </w:p>
        </w:tc>
        <w:tc>
          <w:tcPr>
            <w:tcW w:w="6826" w:type="dxa"/>
            <w:shd w:val="clear" w:color="auto" w:fill="F5F7FA"/>
            <w:tcMar>
              <w:top w:w="80" w:type="dxa"/>
              <w:left w:w="120" w:type="dxa"/>
              <w:bottom w:w="80" w:type="dxa"/>
              <w:right w:w="120" w:type="dxa"/>
            </w:tcMar>
          </w:tcPr>
          <w:p w14:paraId="7E8CAD63" w14:textId="77777777" w:rsidR="00341D45" w:rsidRDefault="00032883" w:rsidP="00E90833">
            <w:pPr>
              <w:jc w:val="left"/>
            </w:pPr>
            <w:r>
              <w:t>אם פותרים את השורש — כמה מהבעיה ייפתר?</w:t>
            </w:r>
          </w:p>
        </w:tc>
      </w:tr>
    </w:tbl>
    <w:p w14:paraId="7E8CAD65" w14:textId="77777777" w:rsidR="00341D45" w:rsidRDefault="00032883" w:rsidP="00E90833">
      <w:pPr>
        <w:spacing w:after="160"/>
        <w:jc w:val="left"/>
      </w:pPr>
      <w:r>
        <w:rPr>
          <w:b/>
          <w:bCs/>
        </w:rPr>
        <w:t>שלב 4 · מפגש פיזי 2 — בחירת השורש הנכון</w:t>
      </w:r>
      <w:r>
        <w:t xml:space="preserve"> (</w:t>
      </w:r>
      <w:proofErr w:type="spellStart"/>
      <w:r>
        <w:t>Core</w:t>
      </w:r>
      <w:proofErr w:type="spellEnd"/>
      <w:r>
        <w:t xml:space="preserve"> </w:t>
      </w:r>
      <w:proofErr w:type="spellStart"/>
      <w:r>
        <w:t>Team</w:t>
      </w:r>
      <w:proofErr w:type="spellEnd"/>
      <w:r>
        <w:t xml:space="preserve">, כשעה) — שלושה קריטריונים: </w:t>
      </w:r>
      <w:r>
        <w:rPr>
          <w:b/>
          <w:bCs/>
        </w:rPr>
        <w:t>עמוק מספיק</w:t>
      </w:r>
      <w:r>
        <w:t xml:space="preserve"> (מזיז את המחט) · </w:t>
      </w:r>
      <w:r>
        <w:rPr>
          <w:b/>
          <w:bCs/>
        </w:rPr>
        <w:t>גבוה מספיק</w:t>
      </w:r>
      <w:r>
        <w:t xml:space="preserve"> (לא תלוי בשינוי מבני שמחוץ לשליטה) · </w:t>
      </w:r>
      <w:r>
        <w:rPr>
          <w:b/>
          <w:bCs/>
        </w:rPr>
        <w:t>AI כ-</w:t>
      </w:r>
      <w:proofErr w:type="spellStart"/>
      <w:r>
        <w:rPr>
          <w:b/>
          <w:bCs/>
        </w:rPr>
        <w:t>Game</w:t>
      </w:r>
      <w:proofErr w:type="spellEnd"/>
      <w:r>
        <w:rPr>
          <w:b/>
          <w:bCs/>
        </w:rPr>
        <w:t xml:space="preserve"> </w:t>
      </w:r>
      <w:proofErr w:type="spellStart"/>
      <w:r>
        <w:rPr>
          <w:b/>
          <w:bCs/>
        </w:rPr>
        <w:t>Changer</w:t>
      </w:r>
      <w:proofErr w:type="spellEnd"/>
      <w:r>
        <w:t xml:space="preserve"> (הכלי הנכון, לא רק נוח לשלב).</w:t>
      </w:r>
    </w:p>
    <w:p w14:paraId="7E8CAD66" w14:textId="77777777" w:rsidR="00341D45" w:rsidRDefault="00032883" w:rsidP="00E90833">
      <w:pPr>
        <w:pBdr>
          <w:right w:val="single" w:sz="18" w:space="8" w:color="2F5496"/>
        </w:pBdr>
        <w:shd w:val="clear" w:color="auto" w:fill="EEF2F7"/>
        <w:spacing w:before="120" w:after="200"/>
        <w:ind w:right="200"/>
        <w:jc w:val="left"/>
      </w:pPr>
      <w:r>
        <w:t xml:space="preserve">לא בוחרים את השורש העמוק ביותר — אלא את השורש </w:t>
      </w:r>
      <w:r>
        <w:rPr>
          <w:b/>
          <w:bCs/>
        </w:rPr>
        <w:t>האופטימלי</w:t>
      </w:r>
      <w:r>
        <w:t>.</w:t>
      </w:r>
    </w:p>
    <w:p w14:paraId="7E8CAD67" w14:textId="77777777" w:rsidR="00341D45" w:rsidRDefault="00032883" w:rsidP="00E90833">
      <w:pPr>
        <w:spacing w:after="160"/>
        <w:jc w:val="left"/>
      </w:pPr>
      <w:r>
        <w:rPr>
          <w:b/>
          <w:bCs/>
        </w:rPr>
        <w:t>שלב 5 · גיבוש הגדרת הבעיה הסופית</w:t>
      </w:r>
      <w:r>
        <w:t xml:space="preserve"> (</w:t>
      </w:r>
      <w:proofErr w:type="spellStart"/>
      <w:r>
        <w:t>Problem</w:t>
      </w:r>
      <w:proofErr w:type="spellEnd"/>
      <w:r>
        <w:t xml:space="preserve"> </w:t>
      </w:r>
      <w:proofErr w:type="spellStart"/>
      <w:r>
        <w:t>Owner</w:t>
      </w:r>
      <w:proofErr w:type="spellEnd"/>
      <w:r>
        <w:t>) — מסמך חד-עמודי, שישה סעיפים:</w:t>
      </w:r>
    </w:p>
    <w:tbl>
      <w:tblPr>
        <w:bidiVisual/>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826"/>
      </w:tblGrid>
      <w:tr w:rsidR="00341D45" w14:paraId="7E8CAD6A" w14:textId="77777777">
        <w:trPr>
          <w:tblHeader/>
        </w:trPr>
        <w:tc>
          <w:tcPr>
            <w:tcW w:w="3200" w:type="dxa"/>
            <w:shd w:val="clear" w:color="auto" w:fill="2F5496"/>
            <w:tcMar>
              <w:top w:w="80" w:type="dxa"/>
              <w:left w:w="120" w:type="dxa"/>
              <w:bottom w:w="80" w:type="dxa"/>
              <w:right w:w="120" w:type="dxa"/>
            </w:tcMar>
            <w:vAlign w:val="center"/>
          </w:tcPr>
          <w:p w14:paraId="7E8CAD68" w14:textId="77777777" w:rsidR="00341D45" w:rsidRDefault="00032883" w:rsidP="00E90833">
            <w:pPr>
              <w:jc w:val="left"/>
            </w:pPr>
            <w:r>
              <w:rPr>
                <w:b/>
                <w:bCs/>
                <w:color w:val="FFFFFF"/>
              </w:rPr>
              <w:lastRenderedPageBreak/>
              <w:t>סעיף</w:t>
            </w:r>
          </w:p>
        </w:tc>
        <w:tc>
          <w:tcPr>
            <w:tcW w:w="5826" w:type="dxa"/>
            <w:shd w:val="clear" w:color="auto" w:fill="2F5496"/>
            <w:tcMar>
              <w:top w:w="80" w:type="dxa"/>
              <w:left w:w="120" w:type="dxa"/>
              <w:bottom w:w="80" w:type="dxa"/>
              <w:right w:w="120" w:type="dxa"/>
            </w:tcMar>
            <w:vAlign w:val="center"/>
          </w:tcPr>
          <w:p w14:paraId="7E8CAD69" w14:textId="77777777" w:rsidR="00341D45" w:rsidRDefault="00032883" w:rsidP="00E90833">
            <w:pPr>
              <w:jc w:val="left"/>
            </w:pPr>
            <w:r>
              <w:rPr>
                <w:b/>
                <w:bCs/>
                <w:color w:val="FFFFFF"/>
              </w:rPr>
              <w:t>תוכן</w:t>
            </w:r>
          </w:p>
        </w:tc>
      </w:tr>
      <w:tr w:rsidR="00341D45" w14:paraId="7E8CAD6D" w14:textId="77777777">
        <w:tc>
          <w:tcPr>
            <w:tcW w:w="3200" w:type="dxa"/>
            <w:shd w:val="clear" w:color="auto" w:fill="FFFFFF"/>
            <w:tcMar>
              <w:top w:w="80" w:type="dxa"/>
              <w:left w:w="120" w:type="dxa"/>
              <w:bottom w:w="80" w:type="dxa"/>
              <w:right w:w="120" w:type="dxa"/>
            </w:tcMar>
          </w:tcPr>
          <w:p w14:paraId="7E8CAD6B" w14:textId="77777777" w:rsidR="00341D45" w:rsidRDefault="00032883" w:rsidP="00E90833">
            <w:pPr>
              <w:jc w:val="left"/>
            </w:pPr>
            <w:r>
              <w:t>בעיה מוצגת</w:t>
            </w:r>
          </w:p>
        </w:tc>
        <w:tc>
          <w:tcPr>
            <w:tcW w:w="5826" w:type="dxa"/>
            <w:shd w:val="clear" w:color="auto" w:fill="FFFFFF"/>
            <w:tcMar>
              <w:top w:w="80" w:type="dxa"/>
              <w:left w:w="120" w:type="dxa"/>
              <w:bottom w:w="80" w:type="dxa"/>
              <w:right w:w="120" w:type="dxa"/>
            </w:tcMar>
          </w:tcPr>
          <w:p w14:paraId="7E8CAD6C" w14:textId="77777777" w:rsidR="00341D45" w:rsidRDefault="00032883" w:rsidP="00E90833">
            <w:pPr>
              <w:jc w:val="left"/>
            </w:pPr>
            <w:r>
              <w:t>מה השטח מתלונן עליו (דרגה 0)</w:t>
            </w:r>
          </w:p>
        </w:tc>
      </w:tr>
      <w:tr w:rsidR="00341D45" w14:paraId="7E8CAD70" w14:textId="77777777">
        <w:tc>
          <w:tcPr>
            <w:tcW w:w="3200" w:type="dxa"/>
            <w:shd w:val="clear" w:color="auto" w:fill="F5F7FA"/>
            <w:tcMar>
              <w:top w:w="80" w:type="dxa"/>
              <w:left w:w="120" w:type="dxa"/>
              <w:bottom w:w="80" w:type="dxa"/>
              <w:right w:w="120" w:type="dxa"/>
            </w:tcMar>
          </w:tcPr>
          <w:p w14:paraId="7E8CAD6E" w14:textId="77777777" w:rsidR="00341D45" w:rsidRDefault="00032883" w:rsidP="00E90833">
            <w:pPr>
              <w:jc w:val="left"/>
            </w:pPr>
            <w:r>
              <w:t>בעיית השורש שבחרנו</w:t>
            </w:r>
          </w:p>
        </w:tc>
        <w:tc>
          <w:tcPr>
            <w:tcW w:w="5826" w:type="dxa"/>
            <w:shd w:val="clear" w:color="auto" w:fill="F5F7FA"/>
            <w:tcMar>
              <w:top w:w="80" w:type="dxa"/>
              <w:left w:w="120" w:type="dxa"/>
              <w:bottom w:w="80" w:type="dxa"/>
              <w:right w:w="120" w:type="dxa"/>
            </w:tcMar>
          </w:tcPr>
          <w:p w14:paraId="7E8CAD6F" w14:textId="77777777" w:rsidR="00341D45" w:rsidRDefault="00032883" w:rsidP="00E90833">
            <w:pPr>
              <w:jc w:val="left"/>
            </w:pPr>
            <w:r>
              <w:t>מנוסחת בצורה ספציפית ומדידה</w:t>
            </w:r>
          </w:p>
        </w:tc>
      </w:tr>
      <w:tr w:rsidR="00341D45" w14:paraId="7E8CAD73" w14:textId="77777777">
        <w:tc>
          <w:tcPr>
            <w:tcW w:w="3200" w:type="dxa"/>
            <w:shd w:val="clear" w:color="auto" w:fill="FFFFFF"/>
            <w:tcMar>
              <w:top w:w="80" w:type="dxa"/>
              <w:left w:w="120" w:type="dxa"/>
              <w:bottom w:w="80" w:type="dxa"/>
              <w:right w:w="120" w:type="dxa"/>
            </w:tcMar>
          </w:tcPr>
          <w:p w14:paraId="7E8CAD71" w14:textId="77777777" w:rsidR="00341D45" w:rsidRDefault="00032883" w:rsidP="00E90833">
            <w:pPr>
              <w:jc w:val="left"/>
            </w:pPr>
            <w:r>
              <w:t xml:space="preserve">ההוכחה </w:t>
            </w:r>
            <w:proofErr w:type="spellStart"/>
            <w:r>
              <w:t>מהדאטה</w:t>
            </w:r>
            <w:proofErr w:type="spellEnd"/>
          </w:p>
        </w:tc>
        <w:tc>
          <w:tcPr>
            <w:tcW w:w="5826" w:type="dxa"/>
            <w:shd w:val="clear" w:color="auto" w:fill="FFFFFF"/>
            <w:tcMar>
              <w:top w:w="80" w:type="dxa"/>
              <w:left w:w="120" w:type="dxa"/>
              <w:bottom w:w="80" w:type="dxa"/>
              <w:right w:w="120" w:type="dxa"/>
            </w:tcMar>
          </w:tcPr>
          <w:p w14:paraId="7E8CAD72" w14:textId="77777777" w:rsidR="00341D45" w:rsidRDefault="00032883" w:rsidP="00E90833">
            <w:pPr>
              <w:jc w:val="left"/>
            </w:pPr>
            <w:r>
              <w:t>מדוע זה השורש הנכון</w:t>
            </w:r>
          </w:p>
        </w:tc>
      </w:tr>
      <w:tr w:rsidR="00341D45" w14:paraId="7E8CAD76" w14:textId="77777777">
        <w:tc>
          <w:tcPr>
            <w:tcW w:w="3200" w:type="dxa"/>
            <w:shd w:val="clear" w:color="auto" w:fill="F5F7FA"/>
            <w:tcMar>
              <w:top w:w="80" w:type="dxa"/>
              <w:left w:w="120" w:type="dxa"/>
              <w:bottom w:w="80" w:type="dxa"/>
              <w:right w:w="120" w:type="dxa"/>
            </w:tcMar>
          </w:tcPr>
          <w:p w14:paraId="7E8CAD74" w14:textId="77777777" w:rsidR="00341D45" w:rsidRDefault="00032883" w:rsidP="00E90833">
            <w:pPr>
              <w:jc w:val="left"/>
            </w:pPr>
            <w:r>
              <w:t>למה AI הוא הכלי הנכון</w:t>
            </w:r>
          </w:p>
        </w:tc>
        <w:tc>
          <w:tcPr>
            <w:tcW w:w="5826" w:type="dxa"/>
            <w:shd w:val="clear" w:color="auto" w:fill="F5F7FA"/>
            <w:tcMar>
              <w:top w:w="80" w:type="dxa"/>
              <w:left w:w="120" w:type="dxa"/>
              <w:bottom w:w="80" w:type="dxa"/>
              <w:right w:w="120" w:type="dxa"/>
            </w:tcMar>
          </w:tcPr>
          <w:p w14:paraId="7E8CAD75" w14:textId="77777777" w:rsidR="00341D45" w:rsidRDefault="00032883" w:rsidP="00E90833">
            <w:pPr>
              <w:jc w:val="left"/>
            </w:pPr>
            <w:r>
              <w:t>מה AI מאפשר שלא היה אפשרי בלעדיו</w:t>
            </w:r>
          </w:p>
        </w:tc>
      </w:tr>
      <w:tr w:rsidR="00341D45" w14:paraId="7E8CAD79" w14:textId="77777777">
        <w:tc>
          <w:tcPr>
            <w:tcW w:w="3200" w:type="dxa"/>
            <w:shd w:val="clear" w:color="auto" w:fill="FFFFFF"/>
            <w:tcMar>
              <w:top w:w="80" w:type="dxa"/>
              <w:left w:w="120" w:type="dxa"/>
              <w:bottom w:w="80" w:type="dxa"/>
              <w:right w:w="120" w:type="dxa"/>
            </w:tcMar>
          </w:tcPr>
          <w:p w14:paraId="7E8CAD77" w14:textId="77777777" w:rsidR="00341D45" w:rsidRDefault="00032883" w:rsidP="00E90833">
            <w:pPr>
              <w:jc w:val="left"/>
            </w:pPr>
            <w:r>
              <w:t>מדד הצלחה</w:t>
            </w:r>
          </w:p>
        </w:tc>
        <w:tc>
          <w:tcPr>
            <w:tcW w:w="5826" w:type="dxa"/>
            <w:shd w:val="clear" w:color="auto" w:fill="FFFFFF"/>
            <w:tcMar>
              <w:top w:w="80" w:type="dxa"/>
              <w:left w:w="120" w:type="dxa"/>
              <w:bottom w:w="80" w:type="dxa"/>
              <w:right w:w="120" w:type="dxa"/>
            </w:tcMar>
          </w:tcPr>
          <w:p w14:paraId="7E8CAD78" w14:textId="77777777" w:rsidR="00341D45" w:rsidRDefault="00032883" w:rsidP="00E90833">
            <w:pPr>
              <w:jc w:val="left"/>
            </w:pPr>
            <w:proofErr w:type="spellStart"/>
            <w:r>
              <w:t>Baseline</w:t>
            </w:r>
            <w:proofErr w:type="spellEnd"/>
            <w:r>
              <w:t xml:space="preserve"> + יעד + אופן המדידה</w:t>
            </w:r>
          </w:p>
        </w:tc>
      </w:tr>
      <w:tr w:rsidR="00341D45" w14:paraId="7E8CAD7C" w14:textId="77777777">
        <w:tc>
          <w:tcPr>
            <w:tcW w:w="3200" w:type="dxa"/>
            <w:shd w:val="clear" w:color="auto" w:fill="F5F7FA"/>
            <w:tcMar>
              <w:top w:w="80" w:type="dxa"/>
              <w:left w:w="120" w:type="dxa"/>
              <w:bottom w:w="80" w:type="dxa"/>
              <w:right w:w="120" w:type="dxa"/>
            </w:tcMar>
          </w:tcPr>
          <w:p w14:paraId="7E8CAD7A" w14:textId="77777777" w:rsidR="00341D45" w:rsidRDefault="00032883" w:rsidP="00E90833">
            <w:pPr>
              <w:jc w:val="left"/>
            </w:pPr>
            <w:r>
              <w:t>מה לא פותרים</w:t>
            </w:r>
          </w:p>
        </w:tc>
        <w:tc>
          <w:tcPr>
            <w:tcW w:w="5826" w:type="dxa"/>
            <w:shd w:val="clear" w:color="auto" w:fill="F5F7FA"/>
            <w:tcMar>
              <w:top w:w="80" w:type="dxa"/>
              <w:left w:w="120" w:type="dxa"/>
              <w:bottom w:w="80" w:type="dxa"/>
              <w:right w:w="120" w:type="dxa"/>
            </w:tcMar>
          </w:tcPr>
          <w:p w14:paraId="7E8CAD7B" w14:textId="77777777" w:rsidR="00341D45" w:rsidRDefault="00032883" w:rsidP="00E90833">
            <w:pPr>
              <w:jc w:val="left"/>
            </w:pPr>
            <w:r>
              <w:t>הגבול המפורש — מניעת סחף</w:t>
            </w:r>
          </w:p>
        </w:tc>
      </w:tr>
    </w:tbl>
    <w:p w14:paraId="7E8CAD7D" w14:textId="77777777" w:rsidR="00341D45" w:rsidRDefault="00032883" w:rsidP="00E90833">
      <w:pPr>
        <w:pBdr>
          <w:right w:val="single" w:sz="18" w:space="8" w:color="2F5496"/>
        </w:pBdr>
        <w:shd w:val="clear" w:color="auto" w:fill="EEF2F7"/>
        <w:spacing w:before="120" w:after="200"/>
        <w:ind w:right="200"/>
        <w:jc w:val="left"/>
      </w:pPr>
      <w:r>
        <w:t>הסעיף האחרון חשוב לא פחות — הוא מונע סחף ל"נפתור הכל".</w:t>
      </w:r>
    </w:p>
    <w:p w14:paraId="7E8CAD7E" w14:textId="77777777" w:rsidR="00341D45" w:rsidRDefault="00032883" w:rsidP="00E90833">
      <w:pPr>
        <w:pStyle w:val="Heading3"/>
        <w:spacing w:before="260" w:after="120"/>
        <w:jc w:val="left"/>
      </w:pPr>
      <w:bookmarkStart w:id="239" w:name="_Toc236339110"/>
      <w:proofErr w:type="spellStart"/>
      <w:r>
        <w:rPr>
          <w:b/>
          <w:bCs/>
          <w:color w:val="2F5496"/>
        </w:rPr>
        <w:t>Gate</w:t>
      </w:r>
      <w:proofErr w:type="spellEnd"/>
      <w:r>
        <w:rPr>
          <w:b/>
          <w:bCs/>
          <w:color w:val="2F5496"/>
        </w:rPr>
        <w:t xml:space="preserve"> — </w:t>
      </w:r>
      <w:proofErr w:type="spellStart"/>
      <w:r>
        <w:rPr>
          <w:b/>
          <w:bCs/>
          <w:color w:val="2F5496"/>
        </w:rPr>
        <w:t>קריטריוני</w:t>
      </w:r>
      <w:proofErr w:type="spellEnd"/>
      <w:r>
        <w:rPr>
          <w:b/>
          <w:bCs/>
          <w:color w:val="2F5496"/>
        </w:rPr>
        <w:t xml:space="preserve"> "בעיה מוכנה"</w:t>
      </w:r>
      <w:bookmarkEnd w:id="239"/>
    </w:p>
    <w:p w14:paraId="7E8CAD7F" w14:textId="77777777" w:rsidR="00341D45" w:rsidRDefault="00032883" w:rsidP="00E90833">
      <w:pPr>
        <w:pStyle w:val="ListParagraph"/>
        <w:numPr>
          <w:ilvl w:val="0"/>
          <w:numId w:val="2"/>
        </w:numPr>
        <w:spacing w:after="80"/>
        <w:jc w:val="left"/>
      </w:pPr>
      <w:r>
        <w:t>בעיית שורש מזוהה בנתונים — פתרונה "יזיז את המחט" ולא רק יקל על הסימפטום</w:t>
      </w:r>
    </w:p>
    <w:p w14:paraId="7E8CAD80" w14:textId="77777777" w:rsidR="00341D45" w:rsidRDefault="00032883" w:rsidP="00E90833">
      <w:pPr>
        <w:pStyle w:val="ListParagraph"/>
        <w:numPr>
          <w:ilvl w:val="0"/>
          <w:numId w:val="2"/>
        </w:numPr>
        <w:spacing w:after="80"/>
        <w:jc w:val="left"/>
      </w:pPr>
      <w:r>
        <w:t xml:space="preserve">מדד הצלחה ברור: </w:t>
      </w:r>
      <w:proofErr w:type="spellStart"/>
      <w:r>
        <w:t>Baseline</w:t>
      </w:r>
      <w:proofErr w:type="spellEnd"/>
      <w:r>
        <w:t>, יעד מדיד ואופן המדידה</w:t>
      </w:r>
    </w:p>
    <w:p w14:paraId="7E8CAD81" w14:textId="77777777" w:rsidR="00341D45" w:rsidRDefault="00032883" w:rsidP="00E90833">
      <w:pPr>
        <w:pStyle w:val="ListParagraph"/>
        <w:numPr>
          <w:ilvl w:val="0"/>
          <w:numId w:val="2"/>
        </w:numPr>
        <w:spacing w:after="80"/>
        <w:jc w:val="left"/>
      </w:pPr>
      <w:r>
        <w:t xml:space="preserve">היתכנות ראשונית: קיום/נגישות דאטה ו-AI </w:t>
      </w:r>
      <w:proofErr w:type="spellStart"/>
      <w:r>
        <w:t>Fit</w:t>
      </w:r>
      <w:proofErr w:type="spellEnd"/>
      <w:r>
        <w:t xml:space="preserve"> ראשוני</w:t>
      </w:r>
    </w:p>
    <w:p w14:paraId="7E8CAD82" w14:textId="77777777" w:rsidR="00341D45" w:rsidRDefault="00032883" w:rsidP="00E90833">
      <w:pPr>
        <w:pStyle w:val="ListParagraph"/>
        <w:numPr>
          <w:ilvl w:val="0"/>
          <w:numId w:val="2"/>
        </w:numPr>
        <w:spacing w:after="80"/>
        <w:jc w:val="left"/>
      </w:pPr>
      <w:r>
        <w:t xml:space="preserve">אישור </w:t>
      </w:r>
      <w:proofErr w:type="spellStart"/>
      <w:r>
        <w:t>Domain</w:t>
      </w:r>
      <w:proofErr w:type="spellEnd"/>
      <w:r>
        <w:t xml:space="preserve"> </w:t>
      </w:r>
      <w:proofErr w:type="spellStart"/>
      <w:r>
        <w:t>Owner</w:t>
      </w:r>
      <w:proofErr w:type="spellEnd"/>
      <w:r>
        <w:t xml:space="preserve"> (סמנכ"ל ורטיקל)</w:t>
      </w:r>
    </w:p>
    <w:p w14:paraId="7E8CAD83" w14:textId="77777777" w:rsidR="00341D45" w:rsidRDefault="00032883" w:rsidP="00E90833">
      <w:pPr>
        <w:spacing w:after="160"/>
        <w:jc w:val="left"/>
      </w:pPr>
      <w:r>
        <w:rPr>
          <w:b/>
          <w:bCs/>
        </w:rPr>
        <w:t>זמן מוקצה:</w:t>
      </w:r>
      <w:r>
        <w:t xml:space="preserve"> 2–3 שבועות. </w:t>
      </w:r>
      <w:r>
        <w:rPr>
          <w:b/>
          <w:bCs/>
        </w:rPr>
        <w:t>אם השורש אינו פתיר ב-AI:</w:t>
      </w:r>
      <w:r>
        <w:t xml:space="preserve"> הבעיה חוזרת למפעל עם תיעוד מלא של הידע שנצבר.</w:t>
      </w:r>
    </w:p>
    <w:p w14:paraId="7E8CAD84" w14:textId="77777777" w:rsidR="00341D45" w:rsidRDefault="00032883" w:rsidP="00E90833">
      <w:pPr>
        <w:pStyle w:val="Heading3"/>
        <w:spacing w:before="260" w:after="120"/>
        <w:jc w:val="left"/>
      </w:pPr>
      <w:bookmarkStart w:id="240" w:name="_Toc236339111"/>
      <w:r>
        <w:rPr>
          <w:b/>
          <w:bCs/>
          <w:color w:val="2F5496"/>
        </w:rPr>
        <w:t xml:space="preserve">ה-A </w:t>
      </w:r>
      <w:proofErr w:type="spellStart"/>
      <w:r>
        <w:rPr>
          <w:b/>
          <w:bCs/>
          <w:color w:val="2F5496"/>
        </w:rPr>
        <w:t>Team</w:t>
      </w:r>
      <w:proofErr w:type="spellEnd"/>
      <w:r>
        <w:rPr>
          <w:b/>
          <w:bCs/>
          <w:color w:val="2F5496"/>
        </w:rPr>
        <w:t xml:space="preserve"> לחקר הבעיה</w:t>
      </w:r>
      <w:bookmarkEnd w:id="240"/>
    </w:p>
    <w:p w14:paraId="632E987F" w14:textId="7DAD7760" w:rsidR="0021107B" w:rsidRDefault="00032883" w:rsidP="0021107B">
      <w:pPr>
        <w:spacing w:after="160"/>
        <w:jc w:val="left"/>
        <w:rPr>
          <w:ins w:id="241" w:author="אורית קורמן נגרי" w:date="2026-08-16T16:21:00Z" w16du:dateUtc="2026-08-16T13:21:00Z"/>
        </w:rPr>
      </w:pPr>
      <w:r>
        <w:rPr>
          <w:b/>
          <w:bCs/>
        </w:rPr>
        <w:t>הרכב (7–10 אנשים):</w:t>
      </w:r>
      <w:r>
        <w:t xml:space="preserve"> </w:t>
      </w:r>
      <w:proofErr w:type="spellStart"/>
      <w:r>
        <w:t>Core</w:t>
      </w:r>
      <w:proofErr w:type="spellEnd"/>
      <w:r>
        <w:t xml:space="preserve"> </w:t>
      </w:r>
      <w:proofErr w:type="spellStart"/>
      <w:r>
        <w:t>Team</w:t>
      </w:r>
      <w:proofErr w:type="spellEnd"/>
      <w:r>
        <w:t xml:space="preserve"> · </w:t>
      </w:r>
      <w:proofErr w:type="spellStart"/>
      <w:r>
        <w:t>Domain</w:t>
      </w:r>
      <w:proofErr w:type="spellEnd"/>
      <w:r>
        <w:t xml:space="preserve"> </w:t>
      </w:r>
      <w:proofErr w:type="spellStart"/>
      <w:r>
        <w:t>Experts</w:t>
      </w:r>
      <w:proofErr w:type="spellEnd"/>
      <w:r>
        <w:t xml:space="preserve"> </w:t>
      </w:r>
      <w:ins w:id="242" w:author="אורית קורמן נגרי" w:date="2026-08-16T16:21:00Z" w16du:dateUtc="2026-08-16T13:21:00Z">
        <w:r w:rsidR="0021107B">
          <w:rPr>
            <w:rFonts w:hint="cs"/>
          </w:rPr>
          <w:t xml:space="preserve">כולל רוחב במטה (נציג דאטה, נציג רגולציה, ביטוי </w:t>
        </w:r>
        <w:proofErr w:type="spellStart"/>
        <w:r w:rsidR="0021107B">
          <w:rPr>
            <w:rFonts w:hint="cs"/>
          </w:rPr>
          <w:t>מטריציוני</w:t>
        </w:r>
        <w:proofErr w:type="spellEnd"/>
        <w:r w:rsidR="0021107B">
          <w:rPr>
            <w:rFonts w:hint="cs"/>
          </w:rPr>
          <w:t xml:space="preserve"> לתפקודים מחייבים בשביל תמונה מלאה)</w:t>
        </w:r>
        <w:r w:rsidR="0021107B">
          <w:t>.</w:t>
        </w:r>
      </w:ins>
    </w:p>
    <w:p w14:paraId="7E8CAD85" w14:textId="2668B8A9" w:rsidR="00341D45" w:rsidRDefault="00032883" w:rsidP="0021107B">
      <w:pPr>
        <w:spacing w:after="160"/>
        <w:jc w:val="left"/>
      </w:pPr>
      <w:del w:id="243" w:author="אורית קורמן נגרי" w:date="2026-08-16T16:21:00Z" w16du:dateUtc="2026-08-16T13:21:00Z">
        <w:r w:rsidDel="0021107B">
          <w:delText xml:space="preserve">· </w:delText>
        </w:r>
      </w:del>
      <w:r>
        <w:t>נציגי שטח ומשתמשי קצה · נציג הגורם המטמיע (מוקדם ככל האפשר) · חברות וסטארט-אפים בתחום</w:t>
      </w:r>
      <w:ins w:id="244" w:author="אורית קורמן נגרי" w:date="2026-08-16T16:20:00Z" w16du:dateUtc="2026-08-16T13:20:00Z">
        <w:r w:rsidR="00B63F56">
          <w:rPr>
            <w:rFonts w:hint="cs"/>
          </w:rPr>
          <w:t>, מובילי מהלכים במערך הדיגיטל הלאומי</w:t>
        </w:r>
      </w:ins>
      <w:del w:id="245" w:author="אורית קורמן נגרי" w:date="2026-08-16T16:21:00Z" w16du:dateUtc="2026-08-16T13:21:00Z">
        <w:r w:rsidDel="0021107B">
          <w:delText>.</w:delText>
        </w:r>
      </w:del>
    </w:p>
    <w:p w14:paraId="7E8CAD86" w14:textId="57F4D24C" w:rsidR="00341D45" w:rsidRDefault="00032883" w:rsidP="00E90833">
      <w:pPr>
        <w:spacing w:after="160"/>
        <w:jc w:val="left"/>
      </w:pPr>
      <w:r>
        <w:rPr>
          <w:b/>
          <w:bCs/>
        </w:rPr>
        <w:t>מודל ניהול:</w:t>
      </w:r>
      <w:r>
        <w:t xml:space="preserve"> </w:t>
      </w:r>
      <w:ins w:id="246" w:author="אורית קורמן נגרי" w:date="2026-08-16T16:21:00Z" w16du:dateUtc="2026-08-16T13:21:00Z">
        <w:r w:rsidR="0040540B">
          <w:rPr>
            <w:rFonts w:hint="cs"/>
          </w:rPr>
          <w:t xml:space="preserve"> </w:t>
        </w:r>
        <w:r w:rsidR="0040540B">
          <w:rPr>
            <w:rtl w:val="0"/>
            <w:lang w:val="en-US"/>
          </w:rPr>
          <w:t xml:space="preserve"> MISSION LEADER</w:t>
        </w:r>
      </w:ins>
      <w:proofErr w:type="spellStart"/>
      <w:r>
        <w:t>Problem</w:t>
      </w:r>
      <w:proofErr w:type="spellEnd"/>
      <w:r>
        <w:t xml:space="preserve"> </w:t>
      </w:r>
      <w:proofErr w:type="spellStart"/>
      <w:r>
        <w:t>Owner</w:t>
      </w:r>
      <w:proofErr w:type="spellEnd"/>
      <w:r>
        <w:t xml:space="preserve"> אחד לכל בעיה (יכול לנהל כמה A </w:t>
      </w:r>
      <w:proofErr w:type="spellStart"/>
      <w:r>
        <w:t>Teams</w:t>
      </w:r>
      <w:proofErr w:type="spellEnd"/>
      <w:r>
        <w:t xml:space="preserve"> במקביל) · הרכב הצוות יכול להשתנות בין תתי-שלבים.</w:t>
      </w:r>
    </w:p>
    <w:p w14:paraId="7E8CAD87" w14:textId="77777777" w:rsidR="00341D45" w:rsidRDefault="00032883" w:rsidP="00E90833">
      <w:pPr>
        <w:pBdr>
          <w:right w:val="single" w:sz="18" w:space="8" w:color="2F5496"/>
        </w:pBdr>
        <w:shd w:val="clear" w:color="auto" w:fill="EEF2F7"/>
        <w:spacing w:before="120" w:after="200"/>
        <w:ind w:right="200"/>
        <w:jc w:val="left"/>
      </w:pPr>
      <w:r>
        <w:t>עיקרון: חובה להכניס מידע גולמי ורחב מהתעשייה — כולל היכרות עם טכנולוגיות וסטארט-אפים קיימים. לא להתבסס רק על פקידי ממשלה.</w:t>
      </w:r>
    </w:p>
    <w:tbl>
      <w:tblPr>
        <w:bidiVisual/>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341D45" w14:paraId="7E8CAD8D" w14:textId="77777777">
        <w:tc>
          <w:tcPr>
            <w:tcW w:w="9026" w:type="dxa"/>
            <w:tcBorders>
              <w:top w:val="single" w:sz="6" w:space="0" w:color="2F5496"/>
              <w:left w:val="single" w:sz="6" w:space="0" w:color="2F5496"/>
              <w:bottom w:val="single" w:sz="6" w:space="0" w:color="2F5496"/>
              <w:right w:val="single" w:sz="6" w:space="0" w:color="2F5496"/>
            </w:tcBorders>
            <w:shd w:val="clear" w:color="auto" w:fill="F7F7F7"/>
            <w:tcMar>
              <w:top w:w="160" w:type="dxa"/>
              <w:left w:w="220" w:type="dxa"/>
              <w:bottom w:w="160" w:type="dxa"/>
              <w:right w:w="220" w:type="dxa"/>
            </w:tcMar>
          </w:tcPr>
          <w:p w14:paraId="7E8CAD88" w14:textId="09CDFBB2" w:rsidR="00341D45" w:rsidRDefault="00032883" w:rsidP="00E90833">
            <w:pPr>
              <w:jc w:val="left"/>
            </w:pPr>
            <w:r>
              <w:rPr>
                <w:rFonts w:ascii="Consolas" w:eastAsia="Consolas" w:hAnsi="Consolas" w:cs="Consolas"/>
                <w:sz w:val="18"/>
                <w:szCs w:val="18"/>
              </w:rPr>
              <w:t xml:space="preserve">יום </w:t>
            </w:r>
            <w:ins w:id="247" w:author="אורית קורמן נגרי" w:date="2026-08-16T16:22:00Z" w16du:dateUtc="2026-08-16T13:22:00Z">
              <w:r w:rsidR="0040540B">
                <w:rPr>
                  <w:rFonts w:ascii="Consolas" w:eastAsia="Consolas" w:hAnsi="Consolas" w:cs="Consolas" w:hint="cs"/>
                  <w:sz w:val="18"/>
                  <w:szCs w:val="18"/>
                </w:rPr>
                <w:t>-2</w:t>
              </w:r>
            </w:ins>
            <w:r>
              <w:rPr>
                <w:rFonts w:ascii="Consolas" w:eastAsia="Consolas" w:hAnsi="Consolas" w:cs="Consolas"/>
                <w:sz w:val="18"/>
                <w:szCs w:val="18"/>
              </w:rPr>
              <w:t>1    → הגדרת מקורות וגישה לדאטה (</w:t>
            </w:r>
            <w:proofErr w:type="spellStart"/>
            <w:r>
              <w:rPr>
                <w:rFonts w:ascii="Consolas" w:eastAsia="Consolas" w:hAnsi="Consolas" w:cs="Consolas"/>
                <w:sz w:val="18"/>
                <w:szCs w:val="18"/>
              </w:rPr>
              <w:t>Core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Team</w:t>
            </w:r>
            <w:proofErr w:type="spellEnd"/>
            <w:r>
              <w:rPr>
                <w:rFonts w:ascii="Consolas" w:eastAsia="Consolas" w:hAnsi="Consolas" w:cs="Consolas"/>
                <w:sz w:val="18"/>
                <w:szCs w:val="18"/>
              </w:rPr>
              <w:t>)</w:t>
            </w:r>
          </w:p>
          <w:p w14:paraId="7E8CAD89" w14:textId="5C61E5C7" w:rsidR="00341D45" w:rsidRPr="0040540B" w:rsidRDefault="00032883" w:rsidP="00E90833">
            <w:pPr>
              <w:jc w:val="left"/>
              <w:rPr>
                <w:lang w:val="en-US"/>
                <w:rPrChange w:id="248" w:author="אורית קורמן נגרי" w:date="2026-08-16T16:23:00Z" w16du:dateUtc="2026-08-16T13:23:00Z">
                  <w:rPr/>
                </w:rPrChange>
              </w:rPr>
            </w:pPr>
            <w:r>
              <w:rPr>
                <w:rFonts w:ascii="Consolas" w:eastAsia="Consolas" w:hAnsi="Consolas" w:cs="Consolas"/>
                <w:sz w:val="18"/>
                <w:szCs w:val="18"/>
              </w:rPr>
              <w:t xml:space="preserve">ימים </w:t>
            </w:r>
            <w:del w:id="249" w:author="אורית קורמן נגרי" w:date="2026-08-16T16:22:00Z" w16du:dateUtc="2026-08-16T13:22:00Z">
              <w:r w:rsidDel="0040540B">
                <w:rPr>
                  <w:rFonts w:ascii="Consolas" w:eastAsia="Consolas" w:hAnsi="Consolas" w:cs="Consolas"/>
                  <w:sz w:val="18"/>
                  <w:szCs w:val="18"/>
                </w:rPr>
                <w:delText>2</w:delText>
              </w:r>
            </w:del>
            <w:ins w:id="250" w:author="אורית קורמן נגרי" w:date="2026-08-16T16:22:00Z" w16du:dateUtc="2026-08-16T13:22:00Z">
              <w:r w:rsidR="0040540B">
                <w:rPr>
                  <w:rFonts w:ascii="Consolas" w:eastAsia="Consolas" w:hAnsi="Consolas" w:cs="Consolas" w:hint="cs"/>
                  <w:sz w:val="18"/>
                  <w:szCs w:val="18"/>
                </w:rPr>
                <w:t>3</w:t>
              </w:r>
            </w:ins>
            <w:r>
              <w:rPr>
                <w:rFonts w:ascii="Consolas" w:eastAsia="Consolas" w:hAnsi="Consolas" w:cs="Consolas"/>
                <w:sz w:val="18"/>
                <w:szCs w:val="18"/>
              </w:rPr>
              <w:t xml:space="preserve">–4 → סריקת </w:t>
            </w:r>
            <w:proofErr w:type="spellStart"/>
            <w:r>
              <w:rPr>
                <w:rFonts w:ascii="Consolas" w:eastAsia="Consolas" w:hAnsi="Consolas" w:cs="Consolas"/>
                <w:sz w:val="18"/>
                <w:szCs w:val="18"/>
              </w:rPr>
              <w:t>האייג׳נט</w:t>
            </w:r>
            <w:proofErr w:type="spellEnd"/>
            <w:ins w:id="251" w:author="אורית קורמן נגרי" w:date="2026-08-16T16:23:00Z" w16du:dateUtc="2026-08-16T13:23:00Z">
              <w:r w:rsidR="0040540B">
                <w:rPr>
                  <w:rtl w:val="0"/>
                  <w:lang w:val="en-US"/>
                </w:rPr>
                <w:t xml:space="preserve">  </w:t>
              </w:r>
              <w:r w:rsidR="0040540B">
                <w:rPr>
                  <w:rFonts w:hint="cs"/>
                  <w:lang w:val="en-US"/>
                </w:rPr>
                <w:t xml:space="preserve"> וולידציה אנושית לתוצר</w:t>
              </w:r>
            </w:ins>
          </w:p>
          <w:p w14:paraId="7E8CAD8A" w14:textId="77777777" w:rsidR="00341D45" w:rsidRDefault="00032883" w:rsidP="00E90833">
            <w:pPr>
              <w:jc w:val="left"/>
            </w:pPr>
            <w:r>
              <w:rPr>
                <w:rFonts w:ascii="Consolas" w:eastAsia="Consolas" w:hAnsi="Consolas" w:cs="Consolas"/>
                <w:sz w:val="18"/>
                <w:szCs w:val="18"/>
              </w:rPr>
              <w:t>יום 5    → מפגש פיזי 1 — פריסת הבעיה</w:t>
            </w:r>
          </w:p>
          <w:p w14:paraId="7E8CAD8B" w14:textId="7B6DA832" w:rsidR="00341D45" w:rsidRDefault="00032883" w:rsidP="00E90833">
            <w:pPr>
              <w:jc w:val="left"/>
            </w:pPr>
            <w:r>
              <w:rPr>
                <w:rFonts w:ascii="Consolas" w:eastAsia="Consolas" w:hAnsi="Consolas" w:cs="Consolas"/>
                <w:sz w:val="18"/>
                <w:szCs w:val="18"/>
              </w:rPr>
              <w:t>ימים 6–7 → עיבוד ותיקוף (</w:t>
            </w:r>
            <w:proofErr w:type="spellStart"/>
            <w:r>
              <w:rPr>
                <w:rFonts w:ascii="Consolas" w:eastAsia="Consolas" w:hAnsi="Consolas" w:cs="Consolas"/>
                <w:sz w:val="18"/>
                <w:szCs w:val="18"/>
              </w:rPr>
              <w:t>אייג׳נט</w:t>
            </w:r>
            <w:proofErr w:type="spellEnd"/>
            <w:r>
              <w:rPr>
                <w:rFonts w:ascii="Consolas" w:eastAsia="Consolas" w:hAnsi="Consolas" w:cs="Consolas"/>
                <w:sz w:val="18"/>
                <w:szCs w:val="18"/>
              </w:rPr>
              <w:t>)</w:t>
            </w:r>
            <w:ins w:id="252" w:author="אורית קורמן נגרי" w:date="2026-08-16T16:23:00Z" w16du:dateUtc="2026-08-16T13:23:00Z">
              <w:r w:rsidR="0040540B">
                <w:rPr>
                  <w:rFonts w:hint="cs"/>
                </w:rPr>
                <w:t xml:space="preserve"> </w:t>
              </w:r>
              <w:r w:rsidR="0040540B">
                <w:rPr>
                  <w:rFonts w:hint="cs"/>
                  <w:lang w:val="en-US"/>
                </w:rPr>
                <w:t>וולידציה אנושית לתוצר</w:t>
              </w:r>
            </w:ins>
          </w:p>
          <w:p w14:paraId="7E8CAD8C" w14:textId="77777777" w:rsidR="00341D45" w:rsidRDefault="00032883" w:rsidP="00E90833">
            <w:pPr>
              <w:jc w:val="left"/>
            </w:pPr>
            <w:r>
              <w:rPr>
                <w:rFonts w:ascii="Consolas" w:eastAsia="Consolas" w:hAnsi="Consolas" w:cs="Consolas"/>
                <w:sz w:val="18"/>
                <w:szCs w:val="18"/>
              </w:rPr>
              <w:t>יום 8    → מפגש פיזי 2 — בחירת השורש + גיבוש מסמך הגדרת הבעיה</w:t>
            </w:r>
          </w:p>
        </w:tc>
      </w:tr>
    </w:tbl>
    <w:p w14:paraId="4B66017B" w14:textId="20AC4377" w:rsidR="001B1DE1" w:rsidRPr="001B1DE1" w:rsidRDefault="00032883" w:rsidP="001B1DE1">
      <w:pPr>
        <w:pStyle w:val="Heading2"/>
        <w:spacing w:before="320" w:after="160"/>
        <w:jc w:val="left"/>
      </w:pPr>
      <w:bookmarkStart w:id="253" w:name="b02_ideation"/>
      <w:bookmarkStart w:id="254" w:name="_Toc236339112"/>
      <w:r>
        <w:rPr>
          <w:b/>
          <w:bCs/>
          <w:color w:val="2F5496"/>
          <w:sz w:val="28"/>
          <w:szCs w:val="28"/>
        </w:rPr>
        <w:t>תת-שלב 2 · רעיונאות מבוססת AI (</w:t>
      </w:r>
      <w:proofErr w:type="spellStart"/>
      <w:r>
        <w:rPr>
          <w:b/>
          <w:bCs/>
          <w:color w:val="2F5496"/>
          <w:sz w:val="28"/>
          <w:szCs w:val="28"/>
        </w:rPr>
        <w:t>Ideation</w:t>
      </w:r>
      <w:proofErr w:type="spellEnd"/>
      <w:r>
        <w:rPr>
          <w:b/>
          <w:bCs/>
          <w:color w:val="2F5496"/>
          <w:sz w:val="28"/>
          <w:szCs w:val="28"/>
        </w:rPr>
        <w:t>)</w:t>
      </w:r>
      <w:bookmarkEnd w:id="253"/>
      <w:bookmarkEnd w:id="254"/>
      <w:ins w:id="255" w:author="אורית קורמן נגרי" w:date="2026-08-16T16:25:00Z" w16du:dateUtc="2026-08-16T13:25:00Z">
        <w:r w:rsidR="0040540B">
          <w:br/>
        </w:r>
        <w:r w:rsidR="0040540B">
          <w:br/>
        </w:r>
        <w:r w:rsidR="0040540B">
          <w:rPr>
            <w:rFonts w:hint="cs"/>
          </w:rPr>
          <w:t xml:space="preserve">בשלב זה להוסיף היתכנות דאטה </w:t>
        </w:r>
        <w:r w:rsidR="0040540B">
          <w:t>–</w:t>
        </w:r>
        <w:r w:rsidR="0040540B">
          <w:rPr>
            <w:rFonts w:hint="cs"/>
          </w:rPr>
          <w:t xml:space="preserve"> פה זה כבר תנאי סף</w:t>
        </w:r>
      </w:ins>
      <w:ins w:id="256" w:author="אורית קורמן נגרי" w:date="2026-08-16T16:26:00Z" w16du:dateUtc="2026-08-16T13:26:00Z">
        <w:r w:rsidR="001B1DE1">
          <w:rPr>
            <w:rFonts w:hint="cs"/>
          </w:rPr>
          <w:t xml:space="preserve"> </w:t>
        </w:r>
      </w:ins>
    </w:p>
    <w:p w14:paraId="7E8CAD8F" w14:textId="77777777" w:rsidR="00341D45" w:rsidRDefault="00032883" w:rsidP="00E90833">
      <w:pPr>
        <w:pStyle w:val="Heading3"/>
        <w:spacing w:before="260" w:after="120"/>
        <w:jc w:val="left"/>
      </w:pPr>
      <w:bookmarkStart w:id="257" w:name="_Toc236339113"/>
      <w:r>
        <w:rPr>
          <w:b/>
          <w:bCs/>
          <w:color w:val="2F5496"/>
        </w:rPr>
        <w:lastRenderedPageBreak/>
        <w:t>מטרה</w:t>
      </w:r>
      <w:bookmarkEnd w:id="257"/>
    </w:p>
    <w:p w14:paraId="7E8CAD90" w14:textId="77777777" w:rsidR="00341D45" w:rsidRDefault="00032883" w:rsidP="00E90833">
      <w:pPr>
        <w:spacing w:after="160"/>
        <w:jc w:val="left"/>
      </w:pPr>
      <w:r>
        <w:t>פיצוח הבעיה ומציאת כיווני פתרון יצירתיים. הצוות מגבש תפישת פתרון בתהליך מובנה — התהליך עצמו מואץ בכלי AI.</w:t>
      </w:r>
    </w:p>
    <w:p w14:paraId="7E8CAD91" w14:textId="77777777" w:rsidR="00341D45" w:rsidRDefault="00032883" w:rsidP="00E90833">
      <w:pPr>
        <w:pStyle w:val="Heading3"/>
        <w:spacing w:before="260" w:after="120"/>
        <w:jc w:val="left"/>
      </w:pPr>
      <w:bookmarkStart w:id="258" w:name="_Toc236339114"/>
      <w:r>
        <w:rPr>
          <w:b/>
          <w:bCs/>
          <w:color w:val="2F5496"/>
        </w:rPr>
        <w:t>עיקרון מרכזי: AI-</w:t>
      </w:r>
      <w:proofErr w:type="spellStart"/>
      <w:r>
        <w:rPr>
          <w:b/>
          <w:bCs/>
          <w:color w:val="2F5496"/>
        </w:rPr>
        <w:t>first</w:t>
      </w:r>
      <w:proofErr w:type="spellEnd"/>
      <w:r>
        <w:rPr>
          <w:b/>
          <w:bCs/>
          <w:color w:val="2F5496"/>
        </w:rPr>
        <w:t xml:space="preserve"> לא AI-</w:t>
      </w:r>
      <w:proofErr w:type="spellStart"/>
      <w:r>
        <w:rPr>
          <w:b/>
          <w:bCs/>
          <w:color w:val="2F5496"/>
        </w:rPr>
        <w:t>added</w:t>
      </w:r>
      <w:bookmarkEnd w:id="258"/>
      <w:proofErr w:type="spellEnd"/>
    </w:p>
    <w:tbl>
      <w:tblPr>
        <w:bidiVisual/>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341D45" w14:paraId="7E8CAD94" w14:textId="77777777">
        <w:trPr>
          <w:tblHeader/>
        </w:trPr>
        <w:tc>
          <w:tcPr>
            <w:tcW w:w="4513" w:type="dxa"/>
            <w:shd w:val="clear" w:color="auto" w:fill="2F5496"/>
            <w:tcMar>
              <w:top w:w="80" w:type="dxa"/>
              <w:left w:w="120" w:type="dxa"/>
              <w:bottom w:w="80" w:type="dxa"/>
              <w:right w:w="120" w:type="dxa"/>
            </w:tcMar>
            <w:vAlign w:val="center"/>
          </w:tcPr>
          <w:p w14:paraId="7E8CAD92" w14:textId="77777777" w:rsidR="00341D45" w:rsidRDefault="00032883" w:rsidP="00E90833">
            <w:pPr>
              <w:jc w:val="left"/>
            </w:pPr>
            <w:proofErr w:type="spellStart"/>
            <w:r>
              <w:rPr>
                <w:b/>
                <w:bCs/>
                <w:color w:val="FFFFFF"/>
              </w:rPr>
              <w:t>Ideation</w:t>
            </w:r>
            <w:proofErr w:type="spellEnd"/>
            <w:r>
              <w:rPr>
                <w:b/>
                <w:bCs/>
                <w:color w:val="FFFFFF"/>
              </w:rPr>
              <w:t xml:space="preserve"> רגיל</w:t>
            </w:r>
          </w:p>
        </w:tc>
        <w:tc>
          <w:tcPr>
            <w:tcW w:w="4513" w:type="dxa"/>
            <w:shd w:val="clear" w:color="auto" w:fill="2F5496"/>
            <w:tcMar>
              <w:top w:w="80" w:type="dxa"/>
              <w:left w:w="120" w:type="dxa"/>
              <w:bottom w:w="80" w:type="dxa"/>
              <w:right w:w="120" w:type="dxa"/>
            </w:tcMar>
            <w:vAlign w:val="center"/>
          </w:tcPr>
          <w:p w14:paraId="7E8CAD93" w14:textId="77777777" w:rsidR="00341D45" w:rsidRDefault="00032883" w:rsidP="00E90833">
            <w:pPr>
              <w:jc w:val="left"/>
            </w:pPr>
            <w:r>
              <w:rPr>
                <w:b/>
                <w:bCs/>
                <w:color w:val="FFFFFF"/>
              </w:rPr>
              <w:t>התהליך שלנו</w:t>
            </w:r>
          </w:p>
        </w:tc>
      </w:tr>
      <w:tr w:rsidR="00341D45" w14:paraId="7E8CAD97" w14:textId="77777777">
        <w:tc>
          <w:tcPr>
            <w:tcW w:w="4513" w:type="dxa"/>
            <w:shd w:val="clear" w:color="auto" w:fill="FFFFFF"/>
            <w:tcMar>
              <w:top w:w="80" w:type="dxa"/>
              <w:left w:w="120" w:type="dxa"/>
              <w:bottom w:w="80" w:type="dxa"/>
              <w:right w:w="120" w:type="dxa"/>
            </w:tcMar>
          </w:tcPr>
          <w:p w14:paraId="7E8CAD95" w14:textId="77777777" w:rsidR="00341D45" w:rsidRDefault="00032883" w:rsidP="00E90833">
            <w:pPr>
              <w:jc w:val="left"/>
            </w:pPr>
            <w:r>
              <w:t>שאלת הפתיחה: "מה הפתרון?"</w:t>
            </w:r>
          </w:p>
        </w:tc>
        <w:tc>
          <w:tcPr>
            <w:tcW w:w="4513" w:type="dxa"/>
            <w:shd w:val="clear" w:color="auto" w:fill="FFFFFF"/>
            <w:tcMar>
              <w:top w:w="80" w:type="dxa"/>
              <w:left w:w="120" w:type="dxa"/>
              <w:bottom w:w="80" w:type="dxa"/>
              <w:right w:w="120" w:type="dxa"/>
            </w:tcMar>
          </w:tcPr>
          <w:p w14:paraId="7E8CAD96" w14:textId="77777777" w:rsidR="00341D45" w:rsidRDefault="00032883" w:rsidP="00E90833">
            <w:pPr>
              <w:jc w:val="left"/>
            </w:pPr>
            <w:r>
              <w:t>שאלת הפתיחה: "מה ה-AI מאפשר שלא היה אפשרי לפני שנה?"</w:t>
            </w:r>
          </w:p>
        </w:tc>
      </w:tr>
      <w:tr w:rsidR="00341D45" w14:paraId="7E8CAD9A" w14:textId="77777777">
        <w:tc>
          <w:tcPr>
            <w:tcW w:w="4513" w:type="dxa"/>
            <w:shd w:val="clear" w:color="auto" w:fill="F5F7FA"/>
            <w:tcMar>
              <w:top w:w="80" w:type="dxa"/>
              <w:left w:w="120" w:type="dxa"/>
              <w:bottom w:w="80" w:type="dxa"/>
              <w:right w:w="120" w:type="dxa"/>
            </w:tcMar>
          </w:tcPr>
          <w:p w14:paraId="7E8CAD98" w14:textId="77777777" w:rsidR="00341D45" w:rsidRDefault="00032883" w:rsidP="00E90833">
            <w:pPr>
              <w:jc w:val="left"/>
            </w:pPr>
            <w:r>
              <w:t>בודקים אם אפשר לשלב AI</w:t>
            </w:r>
          </w:p>
        </w:tc>
        <w:tc>
          <w:tcPr>
            <w:tcW w:w="4513" w:type="dxa"/>
            <w:shd w:val="clear" w:color="auto" w:fill="F5F7FA"/>
            <w:tcMar>
              <w:top w:w="80" w:type="dxa"/>
              <w:left w:w="120" w:type="dxa"/>
              <w:bottom w:w="80" w:type="dxa"/>
              <w:right w:w="120" w:type="dxa"/>
            </w:tcMar>
          </w:tcPr>
          <w:p w14:paraId="7E8CAD99" w14:textId="77777777" w:rsidR="00341D45" w:rsidRDefault="00032883" w:rsidP="00E90833">
            <w:pPr>
              <w:jc w:val="left"/>
            </w:pPr>
            <w:r>
              <w:t>מחברים את יכולת ה-AI לשורש הבעיה</w:t>
            </w:r>
          </w:p>
        </w:tc>
      </w:tr>
      <w:tr w:rsidR="00341D45" w14:paraId="7E8CAD9D" w14:textId="77777777">
        <w:tc>
          <w:tcPr>
            <w:tcW w:w="4513" w:type="dxa"/>
            <w:shd w:val="clear" w:color="auto" w:fill="FFFFFF"/>
            <w:tcMar>
              <w:top w:w="80" w:type="dxa"/>
              <w:left w:w="120" w:type="dxa"/>
              <w:bottom w:w="80" w:type="dxa"/>
              <w:right w:w="120" w:type="dxa"/>
            </w:tcMar>
          </w:tcPr>
          <w:p w14:paraId="7E8CAD9B" w14:textId="77777777" w:rsidR="00341D45" w:rsidRDefault="00032883" w:rsidP="00E90833">
            <w:pPr>
              <w:jc w:val="left"/>
            </w:pPr>
            <w:r>
              <w:t>תוצאה: AI-</w:t>
            </w:r>
            <w:proofErr w:type="spellStart"/>
            <w:r>
              <w:t>added</w:t>
            </w:r>
            <w:proofErr w:type="spellEnd"/>
          </w:p>
        </w:tc>
        <w:tc>
          <w:tcPr>
            <w:tcW w:w="4513" w:type="dxa"/>
            <w:shd w:val="clear" w:color="auto" w:fill="FFFFFF"/>
            <w:tcMar>
              <w:top w:w="80" w:type="dxa"/>
              <w:left w:w="120" w:type="dxa"/>
              <w:bottom w:w="80" w:type="dxa"/>
              <w:right w:w="120" w:type="dxa"/>
            </w:tcMar>
          </w:tcPr>
          <w:p w14:paraId="7E8CAD9C" w14:textId="77777777" w:rsidR="00341D45" w:rsidRDefault="00032883" w:rsidP="00E90833">
            <w:pPr>
              <w:jc w:val="left"/>
            </w:pPr>
            <w:r>
              <w:t>תוצאה: AI-</w:t>
            </w:r>
            <w:proofErr w:type="spellStart"/>
            <w:r>
              <w:t>first</w:t>
            </w:r>
            <w:proofErr w:type="spellEnd"/>
            <w:r>
              <w:t xml:space="preserve"> ✓</w:t>
            </w:r>
          </w:p>
        </w:tc>
      </w:tr>
    </w:tbl>
    <w:p w14:paraId="7E8CAD9E" w14:textId="5CB62486" w:rsidR="00341D45" w:rsidRDefault="00032883" w:rsidP="00E90833">
      <w:pPr>
        <w:pBdr>
          <w:right w:val="single" w:sz="18" w:space="8" w:color="2F5496"/>
        </w:pBdr>
        <w:shd w:val="clear" w:color="auto" w:fill="EEF2F7"/>
        <w:spacing w:before="120" w:after="200"/>
        <w:ind w:right="200"/>
        <w:jc w:val="left"/>
      </w:pPr>
      <w:r>
        <w:t>ה-</w:t>
      </w:r>
      <w:proofErr w:type="spellStart"/>
      <w:r>
        <w:t>Ideation</w:t>
      </w:r>
      <w:proofErr w:type="spellEnd"/>
      <w:r>
        <w:t xml:space="preserve"> לא מתחיל מדף ריק — הוא מתחיל מהבנה עמוקה של השורש (ראו </w:t>
      </w:r>
      <w:hyperlink w:anchor="b02_research" w:history="1">
        <w:r>
          <w:rPr>
            <w:color w:val="1155CC"/>
            <w:u w:val="single"/>
          </w:rPr>
          <w:t>חקר הבעיה</w:t>
        </w:r>
      </w:hyperlink>
      <w:r>
        <w:t>), סריקת העולם וצמצום מרחב הפתרונות.</w:t>
      </w:r>
    </w:p>
    <w:p w14:paraId="7E8CAD9F" w14:textId="77777777" w:rsidR="00341D45" w:rsidRDefault="00032883" w:rsidP="00E90833">
      <w:pPr>
        <w:pStyle w:val="Heading3"/>
        <w:spacing w:before="260" w:after="120"/>
        <w:jc w:val="left"/>
      </w:pPr>
      <w:bookmarkStart w:id="259" w:name="_Toc236339115"/>
      <w:r>
        <w:rPr>
          <w:b/>
          <w:bCs/>
          <w:color w:val="2F5496"/>
        </w:rPr>
        <w:t>תהליך — 5 שלבים (כ-שבוע)</w:t>
      </w:r>
      <w:bookmarkEnd w:id="259"/>
    </w:p>
    <w:p w14:paraId="7E8CADA0" w14:textId="77777777" w:rsidR="00341D45" w:rsidRDefault="00032883" w:rsidP="00E90833">
      <w:pPr>
        <w:spacing w:after="160"/>
        <w:jc w:val="left"/>
      </w:pPr>
      <w:r>
        <w:rPr>
          <w:b/>
          <w:bCs/>
        </w:rPr>
        <w:t xml:space="preserve">שלב 1 · הכנה — </w:t>
      </w:r>
      <w:proofErr w:type="spellStart"/>
      <w:r>
        <w:rPr>
          <w:b/>
          <w:bCs/>
        </w:rPr>
        <w:t>Agent</w:t>
      </w:r>
      <w:proofErr w:type="spellEnd"/>
      <w:r>
        <w:rPr>
          <w:b/>
          <w:bCs/>
        </w:rPr>
        <w:t xml:space="preserve"> סורק לפני המפגש</w:t>
      </w:r>
      <w:r>
        <w:t xml:space="preserve"> — קלט: מסמך הגדרת הבעיה הסופי. פלט:</w:t>
      </w:r>
    </w:p>
    <w:tbl>
      <w:tblPr>
        <w:bidiVisual/>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341D45" w14:paraId="7E8CADA3" w14:textId="77777777">
        <w:trPr>
          <w:tblHeader/>
        </w:trPr>
        <w:tc>
          <w:tcPr>
            <w:tcW w:w="2600" w:type="dxa"/>
            <w:shd w:val="clear" w:color="auto" w:fill="2F5496"/>
            <w:tcMar>
              <w:top w:w="80" w:type="dxa"/>
              <w:left w:w="120" w:type="dxa"/>
              <w:bottom w:w="80" w:type="dxa"/>
              <w:right w:w="120" w:type="dxa"/>
            </w:tcMar>
            <w:vAlign w:val="center"/>
          </w:tcPr>
          <w:p w14:paraId="7E8CADA1" w14:textId="77777777" w:rsidR="00341D45" w:rsidRDefault="00032883" w:rsidP="00E90833">
            <w:pPr>
              <w:jc w:val="left"/>
            </w:pPr>
            <w:r>
              <w:rPr>
                <w:b/>
                <w:bCs/>
                <w:color w:val="FFFFFF"/>
              </w:rPr>
              <w:t>נושא</w:t>
            </w:r>
          </w:p>
        </w:tc>
        <w:tc>
          <w:tcPr>
            <w:tcW w:w="6426" w:type="dxa"/>
            <w:shd w:val="clear" w:color="auto" w:fill="2F5496"/>
            <w:tcMar>
              <w:top w:w="80" w:type="dxa"/>
              <w:left w:w="120" w:type="dxa"/>
              <w:bottom w:w="80" w:type="dxa"/>
              <w:right w:w="120" w:type="dxa"/>
            </w:tcMar>
            <w:vAlign w:val="center"/>
          </w:tcPr>
          <w:p w14:paraId="7E8CADA2" w14:textId="77777777" w:rsidR="00341D45" w:rsidRDefault="00032883" w:rsidP="00E90833">
            <w:pPr>
              <w:jc w:val="left"/>
            </w:pPr>
            <w:r>
              <w:rPr>
                <w:b/>
                <w:bCs/>
                <w:color w:val="FFFFFF"/>
              </w:rPr>
              <w:t>תוכן</w:t>
            </w:r>
          </w:p>
        </w:tc>
      </w:tr>
      <w:tr w:rsidR="00341D45" w14:paraId="7E8CADA6" w14:textId="77777777">
        <w:tc>
          <w:tcPr>
            <w:tcW w:w="2600" w:type="dxa"/>
            <w:shd w:val="clear" w:color="auto" w:fill="FFFFFF"/>
            <w:tcMar>
              <w:top w:w="80" w:type="dxa"/>
              <w:left w:w="120" w:type="dxa"/>
              <w:bottom w:w="80" w:type="dxa"/>
              <w:right w:w="120" w:type="dxa"/>
            </w:tcMar>
          </w:tcPr>
          <w:p w14:paraId="7E8CADA4" w14:textId="77777777" w:rsidR="00341D45" w:rsidRDefault="00032883" w:rsidP="00E90833">
            <w:pPr>
              <w:jc w:val="left"/>
            </w:pPr>
            <w:r>
              <w:t>פתרונות קיימים בעולם</w:t>
            </w:r>
          </w:p>
        </w:tc>
        <w:tc>
          <w:tcPr>
            <w:tcW w:w="6426" w:type="dxa"/>
            <w:shd w:val="clear" w:color="auto" w:fill="FFFFFF"/>
            <w:tcMar>
              <w:top w:w="80" w:type="dxa"/>
              <w:left w:w="120" w:type="dxa"/>
              <w:bottom w:w="80" w:type="dxa"/>
              <w:right w:w="120" w:type="dxa"/>
            </w:tcMar>
          </w:tcPr>
          <w:p w14:paraId="7E8CADA5" w14:textId="77777777" w:rsidR="00341D45" w:rsidRDefault="00032883" w:rsidP="00E90833">
            <w:pPr>
              <w:jc w:val="left"/>
            </w:pPr>
            <w:r>
              <w:t>מה כבר נוסה, מה עבד/לא, ולמה</w:t>
            </w:r>
          </w:p>
        </w:tc>
      </w:tr>
      <w:tr w:rsidR="00341D45" w14:paraId="7E8CADA9" w14:textId="77777777">
        <w:tc>
          <w:tcPr>
            <w:tcW w:w="2600" w:type="dxa"/>
            <w:shd w:val="clear" w:color="auto" w:fill="F5F7FA"/>
            <w:tcMar>
              <w:top w:w="80" w:type="dxa"/>
              <w:left w:w="120" w:type="dxa"/>
              <w:bottom w:w="80" w:type="dxa"/>
              <w:right w:w="120" w:type="dxa"/>
            </w:tcMar>
          </w:tcPr>
          <w:p w14:paraId="7E8CADA7" w14:textId="77777777" w:rsidR="00341D45" w:rsidRDefault="00032883" w:rsidP="00E90833">
            <w:pPr>
              <w:jc w:val="left"/>
            </w:pPr>
            <w:r>
              <w:t>יכולות AI רלוונטיות</w:t>
            </w:r>
          </w:p>
        </w:tc>
        <w:tc>
          <w:tcPr>
            <w:tcW w:w="6426" w:type="dxa"/>
            <w:shd w:val="clear" w:color="auto" w:fill="F5F7FA"/>
            <w:tcMar>
              <w:top w:w="80" w:type="dxa"/>
              <w:left w:w="120" w:type="dxa"/>
              <w:bottom w:w="80" w:type="dxa"/>
              <w:right w:w="120" w:type="dxa"/>
            </w:tcMar>
          </w:tcPr>
          <w:p w14:paraId="7E8CADA8" w14:textId="77777777" w:rsidR="00341D45" w:rsidRDefault="00032883" w:rsidP="00E90833">
            <w:pPr>
              <w:jc w:val="left"/>
            </w:pPr>
            <w:r>
              <w:t>זיהוי תבניות, חיזוי, NLP, ראייה ממוחשבת, רב-סוכנים</w:t>
            </w:r>
          </w:p>
        </w:tc>
      </w:tr>
      <w:tr w:rsidR="00341D45" w14:paraId="7E8CADAC" w14:textId="77777777">
        <w:tc>
          <w:tcPr>
            <w:tcW w:w="2600" w:type="dxa"/>
            <w:shd w:val="clear" w:color="auto" w:fill="FFFFFF"/>
            <w:tcMar>
              <w:top w:w="80" w:type="dxa"/>
              <w:left w:w="120" w:type="dxa"/>
              <w:bottom w:w="80" w:type="dxa"/>
              <w:right w:w="120" w:type="dxa"/>
            </w:tcMar>
          </w:tcPr>
          <w:p w14:paraId="7E8CADAA" w14:textId="77777777" w:rsidR="00341D45" w:rsidRDefault="00032883" w:rsidP="00E90833">
            <w:pPr>
              <w:jc w:val="left"/>
            </w:pPr>
            <w:r>
              <w:t>הזדמנויות AI חדשות</w:t>
            </w:r>
          </w:p>
        </w:tc>
        <w:tc>
          <w:tcPr>
            <w:tcW w:w="6426" w:type="dxa"/>
            <w:shd w:val="clear" w:color="auto" w:fill="FFFFFF"/>
            <w:tcMar>
              <w:top w:w="80" w:type="dxa"/>
              <w:left w:w="120" w:type="dxa"/>
              <w:bottom w:w="80" w:type="dxa"/>
              <w:right w:w="120" w:type="dxa"/>
            </w:tcMar>
          </w:tcPr>
          <w:p w14:paraId="7E8CADAB" w14:textId="77777777" w:rsidR="00341D45" w:rsidRDefault="00032883" w:rsidP="00E90833">
            <w:pPr>
              <w:jc w:val="left"/>
            </w:pPr>
            <w:r>
              <w:t>יכולות מ-12–24 החודשים האחרונים</w:t>
            </w:r>
          </w:p>
        </w:tc>
      </w:tr>
      <w:tr w:rsidR="00341D45" w14:paraId="7E8CADAF" w14:textId="77777777">
        <w:tc>
          <w:tcPr>
            <w:tcW w:w="2600" w:type="dxa"/>
            <w:shd w:val="clear" w:color="auto" w:fill="F5F7FA"/>
            <w:tcMar>
              <w:top w:w="80" w:type="dxa"/>
              <w:left w:w="120" w:type="dxa"/>
              <w:bottom w:w="80" w:type="dxa"/>
              <w:right w:w="120" w:type="dxa"/>
            </w:tcMar>
          </w:tcPr>
          <w:p w14:paraId="7E8CADAD" w14:textId="77777777" w:rsidR="00341D45" w:rsidRDefault="00032883" w:rsidP="00E90833">
            <w:pPr>
              <w:jc w:val="left"/>
            </w:pPr>
            <w:r>
              <w:t>אנלוגיות מתחומים אחרים</w:t>
            </w:r>
          </w:p>
        </w:tc>
        <w:tc>
          <w:tcPr>
            <w:tcW w:w="6426" w:type="dxa"/>
            <w:shd w:val="clear" w:color="auto" w:fill="F5F7FA"/>
            <w:tcMar>
              <w:top w:w="80" w:type="dxa"/>
              <w:left w:w="120" w:type="dxa"/>
              <w:bottom w:w="80" w:type="dxa"/>
              <w:right w:w="120" w:type="dxa"/>
            </w:tcMar>
          </w:tcPr>
          <w:p w14:paraId="7E8CADAE" w14:textId="77777777" w:rsidR="00341D45" w:rsidRDefault="00032883" w:rsidP="00E90833">
            <w:pPr>
              <w:jc w:val="left"/>
            </w:pPr>
            <w:r>
              <w:t>בעיות דומות שנפתרו יצירתית בתחומים שונים</w:t>
            </w:r>
          </w:p>
        </w:tc>
      </w:tr>
    </w:tbl>
    <w:p w14:paraId="7E8CADB0" w14:textId="77777777" w:rsidR="00341D45" w:rsidRDefault="00032883" w:rsidP="00E90833">
      <w:pPr>
        <w:spacing w:after="160"/>
        <w:jc w:val="left"/>
      </w:pPr>
      <w:r>
        <w:t>פלט מוכן: מסמך הכנה (3–5 עמ׳) + 5–8 "זרעי רעיון" מבטיחים.</w:t>
      </w:r>
    </w:p>
    <w:p w14:paraId="7E8CADB1" w14:textId="77777777" w:rsidR="00341D45" w:rsidRDefault="00032883" w:rsidP="00E90833">
      <w:pPr>
        <w:spacing w:after="160"/>
        <w:jc w:val="left"/>
      </w:pPr>
      <w:r>
        <w:rPr>
          <w:b/>
          <w:bCs/>
        </w:rPr>
        <w:t>שלב 2 · מפגש פיזי 1 — הרחבה (</w:t>
      </w:r>
      <w:proofErr w:type="spellStart"/>
      <w:r>
        <w:rPr>
          <w:b/>
          <w:bCs/>
        </w:rPr>
        <w:t>Diverge</w:t>
      </w:r>
      <w:proofErr w:type="spellEnd"/>
      <w:r>
        <w:rPr>
          <w:b/>
          <w:bCs/>
        </w:rPr>
        <w:t>)</w:t>
      </w:r>
      <w:r>
        <w:t xml:space="preserve"> (</w:t>
      </w:r>
      <w:proofErr w:type="spellStart"/>
      <w:r>
        <w:t>Core</w:t>
      </w:r>
      <w:proofErr w:type="spellEnd"/>
      <w:r>
        <w:t xml:space="preserve"> </w:t>
      </w:r>
      <w:proofErr w:type="spellStart"/>
      <w:r>
        <w:t>Team</w:t>
      </w:r>
      <w:proofErr w:type="spellEnd"/>
      <w:r>
        <w:t xml:space="preserve"> + מומחה תוכן 1–2 + איש טכנולוגיה, שעתיים):</w:t>
      </w:r>
    </w:p>
    <w:tbl>
      <w:tblPr>
        <w:bidiVisual/>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300"/>
        <w:gridCol w:w="5926"/>
      </w:tblGrid>
      <w:tr w:rsidR="00341D45" w14:paraId="7E8CADB5" w14:textId="77777777">
        <w:trPr>
          <w:tblHeader/>
        </w:trPr>
        <w:tc>
          <w:tcPr>
            <w:tcW w:w="1800" w:type="dxa"/>
            <w:shd w:val="clear" w:color="auto" w:fill="2F5496"/>
            <w:tcMar>
              <w:top w:w="80" w:type="dxa"/>
              <w:left w:w="120" w:type="dxa"/>
              <w:bottom w:w="80" w:type="dxa"/>
              <w:right w:w="120" w:type="dxa"/>
            </w:tcMar>
            <w:vAlign w:val="center"/>
          </w:tcPr>
          <w:p w14:paraId="7E8CADB2" w14:textId="77777777" w:rsidR="00341D45" w:rsidRDefault="00032883" w:rsidP="00E90833">
            <w:pPr>
              <w:jc w:val="left"/>
            </w:pPr>
            <w:r>
              <w:rPr>
                <w:b/>
                <w:bCs/>
                <w:color w:val="FFFFFF"/>
              </w:rPr>
              <w:t>שלב</w:t>
            </w:r>
          </w:p>
        </w:tc>
        <w:tc>
          <w:tcPr>
            <w:tcW w:w="1300" w:type="dxa"/>
            <w:shd w:val="clear" w:color="auto" w:fill="2F5496"/>
            <w:tcMar>
              <w:top w:w="80" w:type="dxa"/>
              <w:left w:w="120" w:type="dxa"/>
              <w:bottom w:w="80" w:type="dxa"/>
              <w:right w:w="120" w:type="dxa"/>
            </w:tcMar>
            <w:vAlign w:val="center"/>
          </w:tcPr>
          <w:p w14:paraId="7E8CADB3" w14:textId="77777777" w:rsidR="00341D45" w:rsidRDefault="00032883" w:rsidP="00E90833">
            <w:pPr>
              <w:jc w:val="left"/>
            </w:pPr>
            <w:r>
              <w:rPr>
                <w:b/>
                <w:bCs/>
                <w:color w:val="FFFFFF"/>
              </w:rPr>
              <w:t>משך</w:t>
            </w:r>
          </w:p>
        </w:tc>
        <w:tc>
          <w:tcPr>
            <w:tcW w:w="5926" w:type="dxa"/>
            <w:shd w:val="clear" w:color="auto" w:fill="2F5496"/>
            <w:tcMar>
              <w:top w:w="80" w:type="dxa"/>
              <w:left w:w="120" w:type="dxa"/>
              <w:bottom w:w="80" w:type="dxa"/>
              <w:right w:w="120" w:type="dxa"/>
            </w:tcMar>
            <w:vAlign w:val="center"/>
          </w:tcPr>
          <w:p w14:paraId="7E8CADB4" w14:textId="77777777" w:rsidR="00341D45" w:rsidRDefault="00032883" w:rsidP="00E90833">
            <w:pPr>
              <w:jc w:val="left"/>
            </w:pPr>
            <w:r>
              <w:rPr>
                <w:b/>
                <w:bCs/>
                <w:color w:val="FFFFFF"/>
              </w:rPr>
              <w:t>תוכן</w:t>
            </w:r>
          </w:p>
        </w:tc>
      </w:tr>
      <w:tr w:rsidR="00341D45" w14:paraId="7E8CADB9" w14:textId="77777777">
        <w:tc>
          <w:tcPr>
            <w:tcW w:w="1800" w:type="dxa"/>
            <w:shd w:val="clear" w:color="auto" w:fill="FFFFFF"/>
            <w:tcMar>
              <w:top w:w="80" w:type="dxa"/>
              <w:left w:w="120" w:type="dxa"/>
              <w:bottom w:w="80" w:type="dxa"/>
              <w:right w:w="120" w:type="dxa"/>
            </w:tcMar>
          </w:tcPr>
          <w:p w14:paraId="7E8CADB6" w14:textId="77777777" w:rsidR="00341D45" w:rsidRDefault="00032883" w:rsidP="00E90833">
            <w:pPr>
              <w:jc w:val="left"/>
            </w:pPr>
            <w:r>
              <w:t>פתיחה</w:t>
            </w:r>
          </w:p>
        </w:tc>
        <w:tc>
          <w:tcPr>
            <w:tcW w:w="1300" w:type="dxa"/>
            <w:shd w:val="clear" w:color="auto" w:fill="FFFFFF"/>
            <w:tcMar>
              <w:top w:w="80" w:type="dxa"/>
              <w:left w:w="120" w:type="dxa"/>
              <w:bottom w:w="80" w:type="dxa"/>
              <w:right w:w="120" w:type="dxa"/>
            </w:tcMar>
          </w:tcPr>
          <w:p w14:paraId="7E8CADB7" w14:textId="77777777" w:rsidR="00341D45" w:rsidRDefault="00032883" w:rsidP="00E90833">
            <w:pPr>
              <w:jc w:val="left"/>
            </w:pPr>
            <w:r>
              <w:t>20 דק׳</w:t>
            </w:r>
          </w:p>
        </w:tc>
        <w:tc>
          <w:tcPr>
            <w:tcW w:w="5926" w:type="dxa"/>
            <w:shd w:val="clear" w:color="auto" w:fill="FFFFFF"/>
            <w:tcMar>
              <w:top w:w="80" w:type="dxa"/>
              <w:left w:w="120" w:type="dxa"/>
              <w:bottom w:w="80" w:type="dxa"/>
              <w:right w:w="120" w:type="dxa"/>
            </w:tcMar>
          </w:tcPr>
          <w:p w14:paraId="7E8CADB8" w14:textId="77777777" w:rsidR="00341D45" w:rsidRDefault="00032883" w:rsidP="00E90833">
            <w:pPr>
              <w:jc w:val="left"/>
            </w:pPr>
            <w:r>
              <w:t>קריאת מסמך ההכנה בשקט + רישום שאלות</w:t>
            </w:r>
          </w:p>
        </w:tc>
      </w:tr>
      <w:tr w:rsidR="00341D45" w14:paraId="7E8CADBD" w14:textId="77777777">
        <w:tc>
          <w:tcPr>
            <w:tcW w:w="1800" w:type="dxa"/>
            <w:shd w:val="clear" w:color="auto" w:fill="F5F7FA"/>
            <w:tcMar>
              <w:top w:w="80" w:type="dxa"/>
              <w:left w:w="120" w:type="dxa"/>
              <w:bottom w:w="80" w:type="dxa"/>
              <w:right w:w="120" w:type="dxa"/>
            </w:tcMar>
          </w:tcPr>
          <w:p w14:paraId="7E8CADBA" w14:textId="77777777" w:rsidR="00341D45" w:rsidRDefault="00032883" w:rsidP="00E90833">
            <w:pPr>
              <w:jc w:val="left"/>
            </w:pPr>
            <w:r>
              <w:t>שאלות מרחיבות</w:t>
            </w:r>
          </w:p>
        </w:tc>
        <w:tc>
          <w:tcPr>
            <w:tcW w:w="1300" w:type="dxa"/>
            <w:shd w:val="clear" w:color="auto" w:fill="F5F7FA"/>
            <w:tcMar>
              <w:top w:w="80" w:type="dxa"/>
              <w:left w:w="120" w:type="dxa"/>
              <w:bottom w:w="80" w:type="dxa"/>
              <w:right w:w="120" w:type="dxa"/>
            </w:tcMar>
          </w:tcPr>
          <w:p w14:paraId="7E8CADBB" w14:textId="77777777" w:rsidR="00341D45" w:rsidRDefault="00032883" w:rsidP="00E90833">
            <w:pPr>
              <w:jc w:val="left"/>
            </w:pPr>
            <w:r>
              <w:t>30 דק׳</w:t>
            </w:r>
          </w:p>
        </w:tc>
        <w:tc>
          <w:tcPr>
            <w:tcW w:w="5926" w:type="dxa"/>
            <w:shd w:val="clear" w:color="auto" w:fill="F5F7FA"/>
            <w:tcMar>
              <w:top w:w="80" w:type="dxa"/>
              <w:left w:w="120" w:type="dxa"/>
              <w:bottom w:w="80" w:type="dxa"/>
              <w:right w:w="120" w:type="dxa"/>
            </w:tcMar>
          </w:tcPr>
          <w:p w14:paraId="7E8CADBC" w14:textId="77777777" w:rsidR="00341D45" w:rsidRDefault="00032883" w:rsidP="00E90833">
            <w:pPr>
              <w:jc w:val="left"/>
            </w:pPr>
            <w:proofErr w:type="spellStart"/>
            <w:r>
              <w:t>How</w:t>
            </w:r>
            <w:proofErr w:type="spellEnd"/>
            <w:r>
              <w:t xml:space="preserve"> </w:t>
            </w:r>
            <w:proofErr w:type="spellStart"/>
            <w:r>
              <w:t>Might</w:t>
            </w:r>
            <w:proofErr w:type="spellEnd"/>
            <w:r>
              <w:t xml:space="preserve"> </w:t>
            </w:r>
            <w:proofErr w:type="spellStart"/>
            <w:r>
              <w:t>We</w:t>
            </w:r>
            <w:proofErr w:type="spellEnd"/>
            <w:r>
              <w:t xml:space="preserve"> (5+ ניסוחים) + </w:t>
            </w:r>
            <w:proofErr w:type="spellStart"/>
            <w:r>
              <w:t>What</w:t>
            </w:r>
            <w:proofErr w:type="spellEnd"/>
            <w:r>
              <w:t xml:space="preserve"> </w:t>
            </w:r>
            <w:proofErr w:type="spellStart"/>
            <w:r>
              <w:t>If</w:t>
            </w:r>
            <w:proofErr w:type="spellEnd"/>
          </w:p>
        </w:tc>
      </w:tr>
      <w:tr w:rsidR="00341D45" w14:paraId="7E8CADC1" w14:textId="77777777">
        <w:tc>
          <w:tcPr>
            <w:tcW w:w="1800" w:type="dxa"/>
            <w:shd w:val="clear" w:color="auto" w:fill="FFFFFF"/>
            <w:tcMar>
              <w:top w:w="80" w:type="dxa"/>
              <w:left w:w="120" w:type="dxa"/>
              <w:bottom w:w="80" w:type="dxa"/>
              <w:right w:w="120" w:type="dxa"/>
            </w:tcMar>
          </w:tcPr>
          <w:p w14:paraId="7E8CADBE" w14:textId="77777777" w:rsidR="00341D45" w:rsidRDefault="00032883" w:rsidP="00E90833">
            <w:pPr>
              <w:jc w:val="left"/>
            </w:pPr>
            <w:proofErr w:type="spellStart"/>
            <w:r>
              <w:t>Ideation</w:t>
            </w:r>
            <w:proofErr w:type="spellEnd"/>
          </w:p>
        </w:tc>
        <w:tc>
          <w:tcPr>
            <w:tcW w:w="1300" w:type="dxa"/>
            <w:shd w:val="clear" w:color="auto" w:fill="FFFFFF"/>
            <w:tcMar>
              <w:top w:w="80" w:type="dxa"/>
              <w:left w:w="120" w:type="dxa"/>
              <w:bottom w:w="80" w:type="dxa"/>
              <w:right w:w="120" w:type="dxa"/>
            </w:tcMar>
          </w:tcPr>
          <w:p w14:paraId="7E8CADBF" w14:textId="77777777" w:rsidR="00341D45" w:rsidRDefault="00032883" w:rsidP="00E90833">
            <w:pPr>
              <w:jc w:val="left"/>
            </w:pPr>
            <w:r>
              <w:t>30 דק׳</w:t>
            </w:r>
          </w:p>
        </w:tc>
        <w:tc>
          <w:tcPr>
            <w:tcW w:w="5926" w:type="dxa"/>
            <w:shd w:val="clear" w:color="auto" w:fill="FFFFFF"/>
            <w:tcMar>
              <w:top w:w="80" w:type="dxa"/>
              <w:left w:w="120" w:type="dxa"/>
              <w:bottom w:w="80" w:type="dxa"/>
              <w:right w:w="120" w:type="dxa"/>
            </w:tcMar>
          </w:tcPr>
          <w:p w14:paraId="7E8CADC0" w14:textId="77777777" w:rsidR="00341D45" w:rsidRDefault="00032883" w:rsidP="00E90833">
            <w:pPr>
              <w:jc w:val="left"/>
            </w:pPr>
            <w:r>
              <w:t>יצירת כיווני פתרון מבוססי AI מהשאלות המרחיבות</w:t>
            </w:r>
          </w:p>
        </w:tc>
      </w:tr>
      <w:tr w:rsidR="00341D45" w14:paraId="7E8CADC5" w14:textId="77777777">
        <w:tc>
          <w:tcPr>
            <w:tcW w:w="1800" w:type="dxa"/>
            <w:shd w:val="clear" w:color="auto" w:fill="F5F7FA"/>
            <w:tcMar>
              <w:top w:w="80" w:type="dxa"/>
              <w:left w:w="120" w:type="dxa"/>
              <w:bottom w:w="80" w:type="dxa"/>
              <w:right w:w="120" w:type="dxa"/>
            </w:tcMar>
          </w:tcPr>
          <w:p w14:paraId="7E8CADC2" w14:textId="77777777" w:rsidR="00341D45" w:rsidRDefault="00032883" w:rsidP="00E90833">
            <w:pPr>
              <w:jc w:val="left"/>
            </w:pPr>
            <w:proofErr w:type="spellStart"/>
            <w:r>
              <w:t>Clustering</w:t>
            </w:r>
            <w:proofErr w:type="spellEnd"/>
          </w:p>
        </w:tc>
        <w:tc>
          <w:tcPr>
            <w:tcW w:w="1300" w:type="dxa"/>
            <w:shd w:val="clear" w:color="auto" w:fill="F5F7FA"/>
            <w:tcMar>
              <w:top w:w="80" w:type="dxa"/>
              <w:left w:w="120" w:type="dxa"/>
              <w:bottom w:w="80" w:type="dxa"/>
              <w:right w:w="120" w:type="dxa"/>
            </w:tcMar>
          </w:tcPr>
          <w:p w14:paraId="7E8CADC3" w14:textId="77777777" w:rsidR="00341D45" w:rsidRDefault="00032883" w:rsidP="00E90833">
            <w:pPr>
              <w:jc w:val="left"/>
            </w:pPr>
            <w:r>
              <w:t>30 דק׳</w:t>
            </w:r>
          </w:p>
        </w:tc>
        <w:tc>
          <w:tcPr>
            <w:tcW w:w="5926" w:type="dxa"/>
            <w:shd w:val="clear" w:color="auto" w:fill="F5F7FA"/>
            <w:tcMar>
              <w:top w:w="80" w:type="dxa"/>
              <w:left w:w="120" w:type="dxa"/>
              <w:bottom w:w="80" w:type="dxa"/>
              <w:right w:w="120" w:type="dxa"/>
            </w:tcMar>
          </w:tcPr>
          <w:p w14:paraId="7E8CADC4" w14:textId="41D6DEA5" w:rsidR="00341D45" w:rsidRDefault="00032883" w:rsidP="00E90833">
            <w:pPr>
              <w:jc w:val="left"/>
            </w:pPr>
            <w:r>
              <w:t xml:space="preserve">הצגה קצרה + </w:t>
            </w:r>
            <w:del w:id="260" w:author="אורית קורמן נגרי" w:date="2026-08-16T16:24:00Z" w16du:dateUtc="2026-08-16T13:24:00Z">
              <w:r w:rsidDel="0040540B">
                <w:delText xml:space="preserve">מיקוץ </w:delText>
              </w:r>
            </w:del>
            <w:ins w:id="261" w:author="אורית קורמן נגרי" w:date="2026-08-16T16:24:00Z" w16du:dateUtc="2026-08-16T13:24:00Z">
              <w:r w:rsidR="0040540B">
                <w:t>מיקו</w:t>
              </w:r>
              <w:r w:rsidR="0040540B">
                <w:rPr>
                  <w:rFonts w:hint="cs"/>
                </w:rPr>
                <w:t xml:space="preserve">ד </w:t>
              </w:r>
            </w:ins>
            <w:r>
              <w:t>לאשכולות → 4–7 כיוונים</w:t>
            </w:r>
          </w:p>
        </w:tc>
      </w:tr>
      <w:tr w:rsidR="00341D45" w14:paraId="7E8CADC9" w14:textId="77777777">
        <w:tc>
          <w:tcPr>
            <w:tcW w:w="1800" w:type="dxa"/>
            <w:shd w:val="clear" w:color="auto" w:fill="FFFFFF"/>
            <w:tcMar>
              <w:top w:w="80" w:type="dxa"/>
              <w:left w:w="120" w:type="dxa"/>
              <w:bottom w:w="80" w:type="dxa"/>
              <w:right w:w="120" w:type="dxa"/>
            </w:tcMar>
          </w:tcPr>
          <w:p w14:paraId="7E8CADC6" w14:textId="77777777" w:rsidR="00341D45" w:rsidRDefault="00032883" w:rsidP="00E90833">
            <w:pPr>
              <w:jc w:val="left"/>
            </w:pPr>
            <w:r>
              <w:t xml:space="preserve">AI </w:t>
            </w:r>
            <w:proofErr w:type="spellStart"/>
            <w:r>
              <w:t>Fit</w:t>
            </w:r>
            <w:proofErr w:type="spellEnd"/>
            <w:r>
              <w:t xml:space="preserve"> </w:t>
            </w:r>
            <w:proofErr w:type="spellStart"/>
            <w:r>
              <w:t>Check</w:t>
            </w:r>
            <w:proofErr w:type="spellEnd"/>
          </w:p>
        </w:tc>
        <w:tc>
          <w:tcPr>
            <w:tcW w:w="1300" w:type="dxa"/>
            <w:shd w:val="clear" w:color="auto" w:fill="FFFFFF"/>
            <w:tcMar>
              <w:top w:w="80" w:type="dxa"/>
              <w:left w:w="120" w:type="dxa"/>
              <w:bottom w:w="80" w:type="dxa"/>
              <w:right w:w="120" w:type="dxa"/>
            </w:tcMar>
          </w:tcPr>
          <w:p w14:paraId="7E8CADC7" w14:textId="77777777" w:rsidR="00341D45" w:rsidRDefault="00032883" w:rsidP="00E90833">
            <w:pPr>
              <w:jc w:val="left"/>
            </w:pPr>
            <w:r>
              <w:t>20 דק׳</w:t>
            </w:r>
          </w:p>
        </w:tc>
        <w:tc>
          <w:tcPr>
            <w:tcW w:w="5926" w:type="dxa"/>
            <w:shd w:val="clear" w:color="auto" w:fill="FFFFFF"/>
            <w:tcMar>
              <w:top w:w="80" w:type="dxa"/>
              <w:left w:w="120" w:type="dxa"/>
              <w:bottom w:w="80" w:type="dxa"/>
              <w:right w:w="120" w:type="dxa"/>
            </w:tcMar>
          </w:tcPr>
          <w:p w14:paraId="7E8CADC8" w14:textId="77777777" w:rsidR="00341D45" w:rsidRDefault="00032883" w:rsidP="00E90833">
            <w:pPr>
              <w:jc w:val="left"/>
            </w:pPr>
            <w:r>
              <w:t>כיוונים שאינם AI-</w:t>
            </w:r>
            <w:proofErr w:type="spellStart"/>
            <w:r>
              <w:t>first</w:t>
            </w:r>
            <w:proofErr w:type="spellEnd"/>
            <w:r>
              <w:t xml:space="preserve"> — יוצאים מהתחרות</w:t>
            </w:r>
          </w:p>
        </w:tc>
      </w:tr>
    </w:tbl>
    <w:p w14:paraId="7E8CADCA" w14:textId="77777777" w:rsidR="00341D45" w:rsidRDefault="00032883" w:rsidP="00E90833">
      <w:pPr>
        <w:spacing w:after="160"/>
        <w:jc w:val="left"/>
      </w:pPr>
      <w:r>
        <w:t>תוצר: 3–4 כיווני פתרון מובחנים — כל אחד במשפט אחד + 3 שורות הסבר.</w:t>
      </w:r>
    </w:p>
    <w:p w14:paraId="7E8CADCB" w14:textId="77777777" w:rsidR="00341D45" w:rsidRDefault="00032883" w:rsidP="00E90833">
      <w:pPr>
        <w:spacing w:after="160"/>
        <w:jc w:val="left"/>
      </w:pPr>
      <w:r>
        <w:rPr>
          <w:b/>
          <w:bCs/>
        </w:rPr>
        <w:t xml:space="preserve">שלב 3 · בין המפגשים — </w:t>
      </w:r>
      <w:proofErr w:type="spellStart"/>
      <w:r>
        <w:rPr>
          <w:b/>
          <w:bCs/>
        </w:rPr>
        <w:t>Agent</w:t>
      </w:r>
      <w:proofErr w:type="spellEnd"/>
      <w:r>
        <w:rPr>
          <w:b/>
          <w:bCs/>
        </w:rPr>
        <w:t xml:space="preserve"> מעמיק ומתקף:</w:t>
      </w:r>
    </w:p>
    <w:tbl>
      <w:tblPr>
        <w:bidiVisual/>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341D45" w14:paraId="7E8CADCE" w14:textId="77777777">
        <w:trPr>
          <w:tblHeader/>
        </w:trPr>
        <w:tc>
          <w:tcPr>
            <w:tcW w:w="2200" w:type="dxa"/>
            <w:shd w:val="clear" w:color="auto" w:fill="2F5496"/>
            <w:tcMar>
              <w:top w:w="80" w:type="dxa"/>
              <w:left w:w="120" w:type="dxa"/>
              <w:bottom w:w="80" w:type="dxa"/>
              <w:right w:w="120" w:type="dxa"/>
            </w:tcMar>
            <w:vAlign w:val="center"/>
          </w:tcPr>
          <w:p w14:paraId="7E8CADCC" w14:textId="77777777" w:rsidR="00341D45" w:rsidRDefault="00032883" w:rsidP="00E90833">
            <w:pPr>
              <w:jc w:val="left"/>
            </w:pPr>
            <w:r>
              <w:rPr>
                <w:b/>
                <w:bCs/>
                <w:color w:val="FFFFFF"/>
              </w:rPr>
              <w:lastRenderedPageBreak/>
              <w:t>בדיקה</w:t>
            </w:r>
          </w:p>
        </w:tc>
        <w:tc>
          <w:tcPr>
            <w:tcW w:w="6826" w:type="dxa"/>
            <w:shd w:val="clear" w:color="auto" w:fill="2F5496"/>
            <w:tcMar>
              <w:top w:w="80" w:type="dxa"/>
              <w:left w:w="120" w:type="dxa"/>
              <w:bottom w:w="80" w:type="dxa"/>
              <w:right w:w="120" w:type="dxa"/>
            </w:tcMar>
            <w:vAlign w:val="center"/>
          </w:tcPr>
          <w:p w14:paraId="7E8CADCD" w14:textId="77777777" w:rsidR="00341D45" w:rsidRDefault="00032883" w:rsidP="00E90833">
            <w:pPr>
              <w:jc w:val="left"/>
            </w:pPr>
            <w:r>
              <w:rPr>
                <w:b/>
                <w:bCs/>
                <w:color w:val="FFFFFF"/>
              </w:rPr>
              <w:t>שאלה</w:t>
            </w:r>
          </w:p>
        </w:tc>
      </w:tr>
      <w:tr w:rsidR="00341D45" w14:paraId="7E8CADD1" w14:textId="77777777">
        <w:tc>
          <w:tcPr>
            <w:tcW w:w="2200" w:type="dxa"/>
            <w:shd w:val="clear" w:color="auto" w:fill="FFFFFF"/>
            <w:tcMar>
              <w:top w:w="80" w:type="dxa"/>
              <w:left w:w="120" w:type="dxa"/>
              <w:bottom w:w="80" w:type="dxa"/>
              <w:right w:w="120" w:type="dxa"/>
            </w:tcMar>
          </w:tcPr>
          <w:p w14:paraId="7E8CADCF" w14:textId="77777777" w:rsidR="00341D45" w:rsidRDefault="00032883" w:rsidP="00E90833">
            <w:pPr>
              <w:jc w:val="left"/>
            </w:pPr>
            <w:r>
              <w:t>היתכנות טכנית</w:t>
            </w:r>
          </w:p>
        </w:tc>
        <w:tc>
          <w:tcPr>
            <w:tcW w:w="6826" w:type="dxa"/>
            <w:shd w:val="clear" w:color="auto" w:fill="FFFFFF"/>
            <w:tcMar>
              <w:top w:w="80" w:type="dxa"/>
              <w:left w:w="120" w:type="dxa"/>
              <w:bottom w:w="80" w:type="dxa"/>
              <w:right w:w="120" w:type="dxa"/>
            </w:tcMar>
          </w:tcPr>
          <w:p w14:paraId="7E8CADD0" w14:textId="77777777" w:rsidR="00341D45" w:rsidRDefault="00032883" w:rsidP="00E90833">
            <w:pPr>
              <w:jc w:val="left"/>
            </w:pPr>
            <w:r>
              <w:t xml:space="preserve">יש </w:t>
            </w:r>
            <w:proofErr w:type="spellStart"/>
            <w:r>
              <w:t>Proof</w:t>
            </w:r>
            <w:proofErr w:type="spellEnd"/>
            <w:r>
              <w:t xml:space="preserve"> </w:t>
            </w:r>
            <w:proofErr w:type="spellStart"/>
            <w:r>
              <w:t>of</w:t>
            </w:r>
            <w:proofErr w:type="spellEnd"/>
            <w:r>
              <w:t xml:space="preserve"> </w:t>
            </w:r>
            <w:proofErr w:type="spellStart"/>
            <w:r>
              <w:t>Concept</w:t>
            </w:r>
            <w:proofErr w:type="spellEnd"/>
            <w:r>
              <w:t xml:space="preserve"> דומה בעולם? מהו ה-AI </w:t>
            </w:r>
            <w:proofErr w:type="spellStart"/>
            <w:r>
              <w:t>Stack</w:t>
            </w:r>
            <w:proofErr w:type="spellEnd"/>
            <w:r>
              <w:t xml:space="preserve"> הנדרש?</w:t>
            </w:r>
          </w:p>
        </w:tc>
      </w:tr>
      <w:tr w:rsidR="00341D45" w14:paraId="7E8CADD4" w14:textId="77777777">
        <w:tc>
          <w:tcPr>
            <w:tcW w:w="2200" w:type="dxa"/>
            <w:shd w:val="clear" w:color="auto" w:fill="F5F7FA"/>
            <w:tcMar>
              <w:top w:w="80" w:type="dxa"/>
              <w:left w:w="120" w:type="dxa"/>
              <w:bottom w:w="80" w:type="dxa"/>
              <w:right w:w="120" w:type="dxa"/>
            </w:tcMar>
          </w:tcPr>
          <w:p w14:paraId="7E8CADD2" w14:textId="77777777" w:rsidR="00341D45" w:rsidRDefault="00032883" w:rsidP="00E90833">
            <w:pPr>
              <w:jc w:val="left"/>
            </w:pPr>
            <w:r>
              <w:t>זמינות דאטה</w:t>
            </w:r>
          </w:p>
        </w:tc>
        <w:tc>
          <w:tcPr>
            <w:tcW w:w="6826" w:type="dxa"/>
            <w:shd w:val="clear" w:color="auto" w:fill="F5F7FA"/>
            <w:tcMar>
              <w:top w:w="80" w:type="dxa"/>
              <w:left w:w="120" w:type="dxa"/>
              <w:bottom w:w="80" w:type="dxa"/>
              <w:right w:w="120" w:type="dxa"/>
            </w:tcMar>
          </w:tcPr>
          <w:p w14:paraId="7E8CADD3" w14:textId="77777777" w:rsidR="00341D45" w:rsidRDefault="00032883" w:rsidP="00E90833">
            <w:pPr>
              <w:jc w:val="left"/>
            </w:pPr>
            <w:r>
              <w:t>מהו הדאטה הנדרש? מי מחזיק בו? האם נגיש?</w:t>
            </w:r>
          </w:p>
        </w:tc>
      </w:tr>
      <w:tr w:rsidR="00341D45" w14:paraId="7E8CADD7" w14:textId="77777777">
        <w:tc>
          <w:tcPr>
            <w:tcW w:w="2200" w:type="dxa"/>
            <w:shd w:val="clear" w:color="auto" w:fill="FFFFFF"/>
            <w:tcMar>
              <w:top w:w="80" w:type="dxa"/>
              <w:left w:w="120" w:type="dxa"/>
              <w:bottom w:w="80" w:type="dxa"/>
              <w:right w:w="120" w:type="dxa"/>
            </w:tcMar>
          </w:tcPr>
          <w:p w14:paraId="7E8CADD5" w14:textId="77777777" w:rsidR="00341D45" w:rsidRDefault="00032883" w:rsidP="00E90833">
            <w:pPr>
              <w:jc w:val="left"/>
            </w:pPr>
            <w:r>
              <w:t>אנלוגיות הצלחה</w:t>
            </w:r>
          </w:p>
        </w:tc>
        <w:tc>
          <w:tcPr>
            <w:tcW w:w="6826" w:type="dxa"/>
            <w:shd w:val="clear" w:color="auto" w:fill="FFFFFF"/>
            <w:tcMar>
              <w:top w:w="80" w:type="dxa"/>
              <w:left w:w="120" w:type="dxa"/>
              <w:bottom w:w="80" w:type="dxa"/>
              <w:right w:w="120" w:type="dxa"/>
            </w:tcMar>
          </w:tcPr>
          <w:p w14:paraId="7E8CADD6" w14:textId="77777777" w:rsidR="00341D45" w:rsidRDefault="00032883" w:rsidP="00E90833">
            <w:pPr>
              <w:jc w:val="left"/>
            </w:pPr>
            <w:r>
              <w:t>מקרים שבהם גישה דומה עבדה בתחום אחר</w:t>
            </w:r>
          </w:p>
        </w:tc>
      </w:tr>
      <w:tr w:rsidR="00341D45" w14:paraId="7E8CADDA" w14:textId="77777777">
        <w:tc>
          <w:tcPr>
            <w:tcW w:w="2200" w:type="dxa"/>
            <w:shd w:val="clear" w:color="auto" w:fill="F5F7FA"/>
            <w:tcMar>
              <w:top w:w="80" w:type="dxa"/>
              <w:left w:w="120" w:type="dxa"/>
              <w:bottom w:w="80" w:type="dxa"/>
              <w:right w:w="120" w:type="dxa"/>
            </w:tcMar>
          </w:tcPr>
          <w:p w14:paraId="7E8CADD8" w14:textId="77777777" w:rsidR="00341D45" w:rsidRDefault="00032883" w:rsidP="00E90833">
            <w:pPr>
              <w:jc w:val="left"/>
            </w:pPr>
            <w:r>
              <w:t>סיכוני כשל מוקדמים</w:t>
            </w:r>
          </w:p>
        </w:tc>
        <w:tc>
          <w:tcPr>
            <w:tcW w:w="6826" w:type="dxa"/>
            <w:shd w:val="clear" w:color="auto" w:fill="F5F7FA"/>
            <w:tcMar>
              <w:top w:w="80" w:type="dxa"/>
              <w:left w:w="120" w:type="dxa"/>
              <w:bottom w:w="80" w:type="dxa"/>
              <w:right w:w="120" w:type="dxa"/>
            </w:tcMar>
          </w:tcPr>
          <w:p w14:paraId="7E8CADD9" w14:textId="77777777" w:rsidR="00341D45" w:rsidRDefault="00032883" w:rsidP="00E90833">
            <w:pPr>
              <w:jc w:val="left"/>
            </w:pPr>
            <w:r>
              <w:t>סיבות נפוצות שפתרונות דומים נכשלו</w:t>
            </w:r>
          </w:p>
        </w:tc>
      </w:tr>
    </w:tbl>
    <w:p w14:paraId="7E8CADDB" w14:textId="77777777" w:rsidR="00341D45" w:rsidRDefault="00032883" w:rsidP="00E90833">
      <w:pPr>
        <w:spacing w:after="160"/>
        <w:jc w:val="left"/>
      </w:pPr>
      <w:r>
        <w:t>פלט: כרטיס הערכה לכל כיוון (חצי עמוד) — פוטנציאל · דאטה · סיכון · דוגמאות עולמיות.</w:t>
      </w:r>
    </w:p>
    <w:p w14:paraId="7E8CADDC" w14:textId="77777777" w:rsidR="00341D45" w:rsidRDefault="00032883" w:rsidP="00E90833">
      <w:pPr>
        <w:spacing w:after="160"/>
        <w:jc w:val="left"/>
      </w:pPr>
      <w:r>
        <w:rPr>
          <w:b/>
          <w:bCs/>
        </w:rPr>
        <w:t>שלב 4 · מפגש פיזי 2 — צמצום (</w:t>
      </w:r>
      <w:proofErr w:type="spellStart"/>
      <w:r>
        <w:rPr>
          <w:b/>
          <w:bCs/>
        </w:rPr>
        <w:t>Converge</w:t>
      </w:r>
      <w:proofErr w:type="spellEnd"/>
      <w:r>
        <w:rPr>
          <w:b/>
          <w:bCs/>
        </w:rPr>
        <w:t>)</w:t>
      </w:r>
      <w:r>
        <w:t xml:space="preserve"> (</w:t>
      </w:r>
      <w:proofErr w:type="spellStart"/>
      <w:r>
        <w:t>Core</w:t>
      </w:r>
      <w:proofErr w:type="spellEnd"/>
      <w:r>
        <w:t xml:space="preserve"> </w:t>
      </w:r>
      <w:proofErr w:type="spellStart"/>
      <w:r>
        <w:t>Team</w:t>
      </w:r>
      <w:proofErr w:type="spellEnd"/>
      <w:r>
        <w:t>, שעה וחצי):</w:t>
      </w:r>
    </w:p>
    <w:p w14:paraId="7E8CADDD" w14:textId="77777777" w:rsidR="00341D45" w:rsidRDefault="00032883" w:rsidP="00E90833">
      <w:pPr>
        <w:spacing w:after="160"/>
        <w:jc w:val="left"/>
      </w:pPr>
      <w:r>
        <w:t>תרגיל "הכרטיס האחד" — כל משתתף מציג (2 דקות, ללא מצגת): "הפתרון הוא ___" · "הוא עובד כי ___" · "ה-AI עושה ___" · "מדד ההצלחה הוא ___".</w:t>
      </w:r>
    </w:p>
    <w:p w14:paraId="7E8CADDE" w14:textId="77777777" w:rsidR="00341D45" w:rsidRDefault="00032883" w:rsidP="00E90833">
      <w:pPr>
        <w:spacing w:after="160"/>
        <w:jc w:val="left"/>
      </w:pPr>
      <w:r>
        <w:t>הצבעה מולטי-</w:t>
      </w:r>
      <w:proofErr w:type="spellStart"/>
      <w:r>
        <w:t>קריטריונית</w:t>
      </w:r>
      <w:proofErr w:type="spellEnd"/>
      <w:r>
        <w:t xml:space="preserve"> (1–5): </w:t>
      </w:r>
      <w:r>
        <w:rPr>
          <w:b/>
          <w:bCs/>
        </w:rPr>
        <w:t>מנוף</w:t>
      </w:r>
      <w:r>
        <w:t xml:space="preserve"> (כמה מהבעיה נפתר) · </w:t>
      </w:r>
      <w:r>
        <w:rPr>
          <w:b/>
          <w:bCs/>
        </w:rPr>
        <w:t>AI-</w:t>
      </w:r>
      <w:proofErr w:type="spellStart"/>
      <w:r>
        <w:rPr>
          <w:b/>
          <w:bCs/>
        </w:rPr>
        <w:t>first</w:t>
      </w:r>
      <w:proofErr w:type="spellEnd"/>
      <w:r>
        <w:t xml:space="preserve"> (עד כמה AI לב הפתרון) · </w:t>
      </w:r>
      <w:r>
        <w:rPr>
          <w:b/>
          <w:bCs/>
        </w:rPr>
        <w:t>ישימות</w:t>
      </w:r>
      <w:r>
        <w:t xml:space="preserve"> (כמה קרוב לבנייה תוך 6 חודשים).</w:t>
      </w:r>
    </w:p>
    <w:p w14:paraId="7E8CADDF" w14:textId="77777777" w:rsidR="00341D45" w:rsidRDefault="00032883" w:rsidP="00E90833">
      <w:pPr>
        <w:pBdr>
          <w:right w:val="single" w:sz="18" w:space="8" w:color="2F5496"/>
        </w:pBdr>
        <w:shd w:val="clear" w:color="auto" w:fill="EEF2F7"/>
        <w:spacing w:before="120" w:after="200"/>
        <w:ind w:right="200"/>
        <w:jc w:val="left"/>
      </w:pPr>
      <w:r>
        <w:t>לרוב כיוון אחד מנצח בשניים מתוך שלושה — הדיון מתמקד בפרמטר השלישי.</w:t>
      </w:r>
    </w:p>
    <w:p w14:paraId="7E8CADE0" w14:textId="77777777" w:rsidR="00341D45" w:rsidRDefault="00032883" w:rsidP="00E90833">
      <w:pPr>
        <w:spacing w:after="160"/>
        <w:jc w:val="left"/>
      </w:pPr>
      <w:r>
        <w:rPr>
          <w:b/>
          <w:bCs/>
        </w:rPr>
        <w:t>שלב 5 · גיבוש כרטיס הפתרון</w:t>
      </w:r>
      <w:r>
        <w:t xml:space="preserve"> (</w:t>
      </w:r>
      <w:proofErr w:type="spellStart"/>
      <w:r>
        <w:t>Problem</w:t>
      </w:r>
      <w:proofErr w:type="spellEnd"/>
      <w:r>
        <w:t xml:space="preserve"> </w:t>
      </w:r>
      <w:proofErr w:type="spellStart"/>
      <w:r>
        <w:t>Owner</w:t>
      </w:r>
      <w:proofErr w:type="spellEnd"/>
      <w:r>
        <w:t>):</w:t>
      </w:r>
    </w:p>
    <w:tbl>
      <w:tblPr>
        <w:bidiVisual/>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341D45" w14:paraId="7E8CADE3" w14:textId="77777777">
        <w:trPr>
          <w:tblHeader/>
        </w:trPr>
        <w:tc>
          <w:tcPr>
            <w:tcW w:w="2600" w:type="dxa"/>
            <w:shd w:val="clear" w:color="auto" w:fill="2F5496"/>
            <w:tcMar>
              <w:top w:w="80" w:type="dxa"/>
              <w:left w:w="120" w:type="dxa"/>
              <w:bottom w:w="80" w:type="dxa"/>
              <w:right w:w="120" w:type="dxa"/>
            </w:tcMar>
            <w:vAlign w:val="center"/>
          </w:tcPr>
          <w:p w14:paraId="7E8CADE1" w14:textId="77777777" w:rsidR="00341D45" w:rsidRDefault="00032883" w:rsidP="00E90833">
            <w:pPr>
              <w:jc w:val="left"/>
            </w:pPr>
            <w:r>
              <w:rPr>
                <w:b/>
                <w:bCs/>
                <w:color w:val="FFFFFF"/>
              </w:rPr>
              <w:t>סעיף</w:t>
            </w:r>
          </w:p>
        </w:tc>
        <w:tc>
          <w:tcPr>
            <w:tcW w:w="6426" w:type="dxa"/>
            <w:shd w:val="clear" w:color="auto" w:fill="2F5496"/>
            <w:tcMar>
              <w:top w:w="80" w:type="dxa"/>
              <w:left w:w="120" w:type="dxa"/>
              <w:bottom w:w="80" w:type="dxa"/>
              <w:right w:w="120" w:type="dxa"/>
            </w:tcMar>
            <w:vAlign w:val="center"/>
          </w:tcPr>
          <w:p w14:paraId="7E8CADE2" w14:textId="77777777" w:rsidR="00341D45" w:rsidRDefault="00032883" w:rsidP="00E90833">
            <w:pPr>
              <w:jc w:val="left"/>
            </w:pPr>
            <w:r>
              <w:rPr>
                <w:b/>
                <w:bCs/>
                <w:color w:val="FFFFFF"/>
              </w:rPr>
              <w:t>תוכן</w:t>
            </w:r>
          </w:p>
        </w:tc>
      </w:tr>
      <w:tr w:rsidR="00341D45" w14:paraId="7E8CADE6" w14:textId="77777777">
        <w:tc>
          <w:tcPr>
            <w:tcW w:w="2600" w:type="dxa"/>
            <w:shd w:val="clear" w:color="auto" w:fill="FFFFFF"/>
            <w:tcMar>
              <w:top w:w="80" w:type="dxa"/>
              <w:left w:w="120" w:type="dxa"/>
              <w:bottom w:w="80" w:type="dxa"/>
              <w:right w:w="120" w:type="dxa"/>
            </w:tcMar>
          </w:tcPr>
          <w:p w14:paraId="7E8CADE4" w14:textId="77777777" w:rsidR="00341D45" w:rsidRDefault="00032883" w:rsidP="00E90833">
            <w:pPr>
              <w:jc w:val="left"/>
            </w:pPr>
            <w:r>
              <w:t>כיוון הפתרון</w:t>
            </w:r>
          </w:p>
        </w:tc>
        <w:tc>
          <w:tcPr>
            <w:tcW w:w="6426" w:type="dxa"/>
            <w:shd w:val="clear" w:color="auto" w:fill="FFFFFF"/>
            <w:tcMar>
              <w:top w:w="80" w:type="dxa"/>
              <w:left w:w="120" w:type="dxa"/>
              <w:bottom w:w="80" w:type="dxa"/>
              <w:right w:w="120" w:type="dxa"/>
            </w:tcMar>
          </w:tcPr>
          <w:p w14:paraId="7E8CADE5" w14:textId="77777777" w:rsidR="00341D45" w:rsidRDefault="00032883" w:rsidP="00E90833">
            <w:pPr>
              <w:jc w:val="left"/>
            </w:pPr>
            <w:r>
              <w:t>משפט אחד שמסכם את הפתרון</w:t>
            </w:r>
          </w:p>
        </w:tc>
      </w:tr>
      <w:tr w:rsidR="00341D45" w14:paraId="7E8CADE9" w14:textId="77777777">
        <w:tc>
          <w:tcPr>
            <w:tcW w:w="2600" w:type="dxa"/>
            <w:shd w:val="clear" w:color="auto" w:fill="F5F7FA"/>
            <w:tcMar>
              <w:top w:w="80" w:type="dxa"/>
              <w:left w:w="120" w:type="dxa"/>
              <w:bottom w:w="80" w:type="dxa"/>
              <w:right w:w="120" w:type="dxa"/>
            </w:tcMar>
          </w:tcPr>
          <w:p w14:paraId="7E8CADE7" w14:textId="77777777" w:rsidR="00341D45" w:rsidRDefault="00032883" w:rsidP="00E90833">
            <w:pPr>
              <w:jc w:val="left"/>
            </w:pPr>
            <w:r>
              <w:t>מה ה-AI עושה</w:t>
            </w:r>
          </w:p>
        </w:tc>
        <w:tc>
          <w:tcPr>
            <w:tcW w:w="6426" w:type="dxa"/>
            <w:shd w:val="clear" w:color="auto" w:fill="F5F7FA"/>
            <w:tcMar>
              <w:top w:w="80" w:type="dxa"/>
              <w:left w:w="120" w:type="dxa"/>
              <w:bottom w:w="80" w:type="dxa"/>
              <w:right w:w="120" w:type="dxa"/>
            </w:tcMar>
          </w:tcPr>
          <w:p w14:paraId="7E8CADE8" w14:textId="77777777" w:rsidR="00341D45" w:rsidRDefault="00032883" w:rsidP="00E90833">
            <w:pPr>
              <w:jc w:val="left"/>
            </w:pPr>
            <w:r>
              <w:t>היכולת הספציפית שמאפשרת את הפתרון</w:t>
            </w:r>
          </w:p>
        </w:tc>
      </w:tr>
      <w:tr w:rsidR="00341D45" w14:paraId="7E8CADEC" w14:textId="77777777">
        <w:tc>
          <w:tcPr>
            <w:tcW w:w="2600" w:type="dxa"/>
            <w:shd w:val="clear" w:color="auto" w:fill="FFFFFF"/>
            <w:tcMar>
              <w:top w:w="80" w:type="dxa"/>
              <w:left w:w="120" w:type="dxa"/>
              <w:bottom w:w="80" w:type="dxa"/>
              <w:right w:w="120" w:type="dxa"/>
            </w:tcMar>
          </w:tcPr>
          <w:p w14:paraId="7E8CADEA" w14:textId="77777777" w:rsidR="00341D45" w:rsidRDefault="00032883" w:rsidP="00E90833">
            <w:pPr>
              <w:jc w:val="left"/>
            </w:pPr>
            <w:r>
              <w:t>הדאטה הנדרש</w:t>
            </w:r>
          </w:p>
        </w:tc>
        <w:tc>
          <w:tcPr>
            <w:tcW w:w="6426" w:type="dxa"/>
            <w:shd w:val="clear" w:color="auto" w:fill="FFFFFF"/>
            <w:tcMar>
              <w:top w:w="80" w:type="dxa"/>
              <w:left w:w="120" w:type="dxa"/>
              <w:bottom w:w="80" w:type="dxa"/>
              <w:right w:w="120" w:type="dxa"/>
            </w:tcMar>
          </w:tcPr>
          <w:p w14:paraId="7E8CADEB" w14:textId="77777777" w:rsidR="00341D45" w:rsidRDefault="00032883" w:rsidP="00E90833">
            <w:pPr>
              <w:jc w:val="left"/>
            </w:pPr>
            <w:r>
              <w:t>מה נדרש, ממי, והאם זמין</w:t>
            </w:r>
          </w:p>
        </w:tc>
      </w:tr>
      <w:tr w:rsidR="00341D45" w14:paraId="7E8CADEF" w14:textId="77777777">
        <w:tc>
          <w:tcPr>
            <w:tcW w:w="2600" w:type="dxa"/>
            <w:shd w:val="clear" w:color="auto" w:fill="F5F7FA"/>
            <w:tcMar>
              <w:top w:w="80" w:type="dxa"/>
              <w:left w:w="120" w:type="dxa"/>
              <w:bottom w:w="80" w:type="dxa"/>
              <w:right w:w="120" w:type="dxa"/>
            </w:tcMar>
          </w:tcPr>
          <w:p w14:paraId="7E8CADED" w14:textId="77777777" w:rsidR="00341D45" w:rsidRDefault="00032883" w:rsidP="00E90833">
            <w:pPr>
              <w:jc w:val="left"/>
            </w:pPr>
            <w:r>
              <w:t>הנחת הליבה</w:t>
            </w:r>
          </w:p>
        </w:tc>
        <w:tc>
          <w:tcPr>
            <w:tcW w:w="6426" w:type="dxa"/>
            <w:shd w:val="clear" w:color="auto" w:fill="F5F7FA"/>
            <w:tcMar>
              <w:top w:w="80" w:type="dxa"/>
              <w:left w:w="120" w:type="dxa"/>
              <w:bottom w:w="80" w:type="dxa"/>
              <w:right w:w="120" w:type="dxa"/>
            </w:tcMar>
          </w:tcPr>
          <w:p w14:paraId="7E8CADEE" w14:textId="77777777" w:rsidR="00341D45" w:rsidRDefault="00032883" w:rsidP="00E90833">
            <w:pPr>
              <w:jc w:val="left"/>
            </w:pPr>
            <w:r>
              <w:t>הנחת היסוד שאם אינה נכונה — הכל קורס</w:t>
            </w:r>
          </w:p>
        </w:tc>
      </w:tr>
      <w:tr w:rsidR="00341D45" w14:paraId="7E8CADF2" w14:textId="77777777">
        <w:tc>
          <w:tcPr>
            <w:tcW w:w="2600" w:type="dxa"/>
            <w:shd w:val="clear" w:color="auto" w:fill="FFFFFF"/>
            <w:tcMar>
              <w:top w:w="80" w:type="dxa"/>
              <w:left w:w="120" w:type="dxa"/>
              <w:bottom w:w="80" w:type="dxa"/>
              <w:right w:w="120" w:type="dxa"/>
            </w:tcMar>
          </w:tcPr>
          <w:p w14:paraId="7E8CADF0" w14:textId="77777777" w:rsidR="00341D45" w:rsidRDefault="00032883" w:rsidP="00E90833">
            <w:pPr>
              <w:jc w:val="left"/>
            </w:pPr>
            <w:r>
              <w:t>POC מינימלי</w:t>
            </w:r>
          </w:p>
        </w:tc>
        <w:tc>
          <w:tcPr>
            <w:tcW w:w="6426" w:type="dxa"/>
            <w:shd w:val="clear" w:color="auto" w:fill="FFFFFF"/>
            <w:tcMar>
              <w:top w:w="80" w:type="dxa"/>
              <w:left w:w="120" w:type="dxa"/>
              <w:bottom w:w="80" w:type="dxa"/>
              <w:right w:w="120" w:type="dxa"/>
            </w:tcMar>
          </w:tcPr>
          <w:p w14:paraId="7E8CADF1" w14:textId="77777777" w:rsidR="00341D45" w:rsidRDefault="00032883" w:rsidP="00E90833">
            <w:pPr>
              <w:jc w:val="left"/>
            </w:pPr>
            <w:r>
              <w:t>הדבר הקטן ביותר שאפשר לבנות לתיקוף הנחת הליבה</w:t>
            </w:r>
          </w:p>
        </w:tc>
      </w:tr>
    </w:tbl>
    <w:p w14:paraId="7E8CADF3" w14:textId="77777777" w:rsidR="00341D45" w:rsidRDefault="00032883" w:rsidP="00E90833">
      <w:pPr>
        <w:pBdr>
          <w:right w:val="single" w:sz="18" w:space="8" w:color="2F5496"/>
        </w:pBdr>
        <w:shd w:val="clear" w:color="auto" w:fill="EEF2F7"/>
        <w:spacing w:before="120" w:after="200"/>
        <w:ind w:right="200"/>
        <w:jc w:val="left"/>
      </w:pPr>
      <w:r>
        <w:t xml:space="preserve">הנחת הליבה </w:t>
      </w:r>
      <w:proofErr w:type="spellStart"/>
      <w:r>
        <w:t>וה</w:t>
      </w:r>
      <w:proofErr w:type="spellEnd"/>
      <w:r>
        <w:t>-POC המינימלי הם הלב — הם מה שממשיך לתיקוף בפועל.</w:t>
      </w:r>
    </w:p>
    <w:p w14:paraId="7E8CADF4" w14:textId="77777777" w:rsidR="00341D45" w:rsidRDefault="00032883" w:rsidP="00E90833">
      <w:pPr>
        <w:pStyle w:val="Heading3"/>
        <w:spacing w:before="260" w:after="120"/>
        <w:jc w:val="left"/>
      </w:pPr>
      <w:bookmarkStart w:id="262" w:name="_Toc236339116"/>
      <w:proofErr w:type="spellStart"/>
      <w:r>
        <w:rPr>
          <w:b/>
          <w:bCs/>
          <w:color w:val="2F5496"/>
        </w:rPr>
        <w:t>Gate</w:t>
      </w:r>
      <w:proofErr w:type="spellEnd"/>
      <w:r>
        <w:rPr>
          <w:b/>
          <w:bCs/>
          <w:color w:val="2F5496"/>
        </w:rPr>
        <w:t xml:space="preserve"> — מעבר לאסטרטגיה </w:t>
      </w:r>
      <w:proofErr w:type="spellStart"/>
      <w:r>
        <w:rPr>
          <w:b/>
          <w:bCs/>
          <w:color w:val="2F5496"/>
        </w:rPr>
        <w:t>מוצרית</w:t>
      </w:r>
      <w:bookmarkEnd w:id="262"/>
      <w:proofErr w:type="spellEnd"/>
    </w:p>
    <w:p w14:paraId="7E8CADF5" w14:textId="77777777" w:rsidR="00341D45" w:rsidRDefault="00032883" w:rsidP="00E90833">
      <w:pPr>
        <w:pStyle w:val="ListParagraph"/>
        <w:numPr>
          <w:ilvl w:val="0"/>
          <w:numId w:val="2"/>
        </w:numPr>
        <w:spacing w:after="80"/>
        <w:jc w:val="left"/>
      </w:pPr>
      <w:r>
        <w:t>כרטיס פתרון מאושר — כיוון אחד ברור</w:t>
      </w:r>
    </w:p>
    <w:p w14:paraId="7E8CADF6" w14:textId="77777777" w:rsidR="00341D45" w:rsidRDefault="00032883" w:rsidP="00E90833">
      <w:pPr>
        <w:pStyle w:val="ListParagraph"/>
        <w:numPr>
          <w:ilvl w:val="0"/>
          <w:numId w:val="2"/>
        </w:numPr>
        <w:spacing w:after="80"/>
        <w:jc w:val="left"/>
      </w:pPr>
      <w:r>
        <w:t>AI-</w:t>
      </w:r>
      <w:proofErr w:type="spellStart"/>
      <w:r>
        <w:t>first</w:t>
      </w:r>
      <w:proofErr w:type="spellEnd"/>
      <w:r>
        <w:t xml:space="preserve"> מוכח — לא "נוח לשלב"</w:t>
      </w:r>
    </w:p>
    <w:p w14:paraId="7E8CADF7" w14:textId="77777777" w:rsidR="00341D45" w:rsidRDefault="00032883" w:rsidP="00E90833">
      <w:pPr>
        <w:pStyle w:val="ListParagraph"/>
        <w:numPr>
          <w:ilvl w:val="0"/>
          <w:numId w:val="2"/>
        </w:numPr>
        <w:spacing w:after="80"/>
        <w:jc w:val="left"/>
      </w:pPr>
      <w:r>
        <w:t>תיעוד כיוונים שלא נבחרו — שמורים במערכת לשחזור עתידי</w:t>
      </w:r>
    </w:p>
    <w:tbl>
      <w:tblPr>
        <w:bidiVisual/>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341D45" w14:paraId="7E8CADFD" w14:textId="77777777">
        <w:tc>
          <w:tcPr>
            <w:tcW w:w="9026" w:type="dxa"/>
            <w:tcBorders>
              <w:top w:val="single" w:sz="6" w:space="0" w:color="2F5496"/>
              <w:left w:val="single" w:sz="6" w:space="0" w:color="2F5496"/>
              <w:bottom w:val="single" w:sz="6" w:space="0" w:color="2F5496"/>
              <w:right w:val="single" w:sz="6" w:space="0" w:color="2F5496"/>
            </w:tcBorders>
            <w:shd w:val="clear" w:color="auto" w:fill="F7F7F7"/>
            <w:tcMar>
              <w:top w:w="160" w:type="dxa"/>
              <w:left w:w="220" w:type="dxa"/>
              <w:bottom w:w="160" w:type="dxa"/>
              <w:right w:w="220" w:type="dxa"/>
            </w:tcMar>
          </w:tcPr>
          <w:p w14:paraId="7E8CADF8" w14:textId="77777777" w:rsidR="00341D45" w:rsidRDefault="00032883" w:rsidP="00E90833">
            <w:pPr>
              <w:jc w:val="left"/>
            </w:pPr>
            <w:r>
              <w:rPr>
                <w:rFonts w:ascii="Consolas" w:eastAsia="Consolas" w:hAnsi="Consolas" w:cs="Consolas"/>
                <w:sz w:val="18"/>
                <w:szCs w:val="18"/>
              </w:rPr>
              <w:t xml:space="preserve">יום 1    → סריקת </w:t>
            </w:r>
            <w:proofErr w:type="spellStart"/>
            <w:r>
              <w:rPr>
                <w:rFonts w:ascii="Consolas" w:eastAsia="Consolas" w:hAnsi="Consolas" w:cs="Consolas"/>
                <w:sz w:val="18"/>
                <w:szCs w:val="18"/>
              </w:rPr>
              <w:t>האייג׳נט</w:t>
            </w:r>
            <w:proofErr w:type="spellEnd"/>
            <w:r>
              <w:rPr>
                <w:rFonts w:ascii="Consolas" w:eastAsia="Consolas" w:hAnsi="Consolas" w:cs="Consolas"/>
                <w:sz w:val="18"/>
                <w:szCs w:val="18"/>
              </w:rPr>
              <w:t xml:space="preserve"> (מקבילה לתכנון מפגש)</w:t>
            </w:r>
          </w:p>
          <w:p w14:paraId="7E8CADF9" w14:textId="77777777" w:rsidR="00341D45" w:rsidRDefault="00032883" w:rsidP="00E90833">
            <w:pPr>
              <w:jc w:val="left"/>
            </w:pPr>
            <w:r>
              <w:rPr>
                <w:rFonts w:ascii="Consolas" w:eastAsia="Consolas" w:hAnsi="Consolas" w:cs="Consolas"/>
                <w:sz w:val="18"/>
                <w:szCs w:val="18"/>
              </w:rPr>
              <w:t>ימים 2–3 → מפגש 1 — הרחבה (</w:t>
            </w:r>
            <w:proofErr w:type="spellStart"/>
            <w:r>
              <w:rPr>
                <w:rFonts w:ascii="Consolas" w:eastAsia="Consolas" w:hAnsi="Consolas" w:cs="Consolas"/>
                <w:sz w:val="18"/>
                <w:szCs w:val="18"/>
              </w:rPr>
              <w:t>Diverge</w:t>
            </w:r>
            <w:proofErr w:type="spellEnd"/>
            <w:r>
              <w:rPr>
                <w:rFonts w:ascii="Consolas" w:eastAsia="Consolas" w:hAnsi="Consolas" w:cs="Consolas"/>
                <w:sz w:val="18"/>
                <w:szCs w:val="18"/>
              </w:rPr>
              <w:t>)</w:t>
            </w:r>
          </w:p>
          <w:p w14:paraId="7E8CADFA" w14:textId="77777777" w:rsidR="00341D45" w:rsidRDefault="00032883" w:rsidP="00E90833">
            <w:pPr>
              <w:jc w:val="left"/>
            </w:pPr>
            <w:r>
              <w:rPr>
                <w:rFonts w:ascii="Consolas" w:eastAsia="Consolas" w:hAnsi="Consolas" w:cs="Consolas"/>
                <w:sz w:val="18"/>
                <w:szCs w:val="18"/>
              </w:rPr>
              <w:t xml:space="preserve">ימים 4–5 → עיבוד </w:t>
            </w:r>
            <w:proofErr w:type="spellStart"/>
            <w:r>
              <w:rPr>
                <w:rFonts w:ascii="Consolas" w:eastAsia="Consolas" w:hAnsi="Consolas" w:cs="Consolas"/>
                <w:sz w:val="18"/>
                <w:szCs w:val="18"/>
              </w:rPr>
              <w:t>האייג׳נט</w:t>
            </w:r>
            <w:proofErr w:type="spellEnd"/>
          </w:p>
          <w:p w14:paraId="7E8CADFB" w14:textId="77777777" w:rsidR="00341D45" w:rsidRDefault="00032883" w:rsidP="00E90833">
            <w:pPr>
              <w:jc w:val="left"/>
            </w:pPr>
            <w:r>
              <w:rPr>
                <w:rFonts w:ascii="Consolas" w:eastAsia="Consolas" w:hAnsi="Consolas" w:cs="Consolas"/>
                <w:sz w:val="18"/>
                <w:szCs w:val="18"/>
              </w:rPr>
              <w:t>יום 6    → מפגש 2 — צמצום (</w:t>
            </w:r>
            <w:proofErr w:type="spellStart"/>
            <w:r>
              <w:rPr>
                <w:rFonts w:ascii="Consolas" w:eastAsia="Consolas" w:hAnsi="Consolas" w:cs="Consolas"/>
                <w:sz w:val="18"/>
                <w:szCs w:val="18"/>
              </w:rPr>
              <w:t>Converge</w:t>
            </w:r>
            <w:proofErr w:type="spellEnd"/>
            <w:r>
              <w:rPr>
                <w:rFonts w:ascii="Consolas" w:eastAsia="Consolas" w:hAnsi="Consolas" w:cs="Consolas"/>
                <w:sz w:val="18"/>
                <w:szCs w:val="18"/>
              </w:rPr>
              <w:t>)</w:t>
            </w:r>
          </w:p>
          <w:p w14:paraId="7E8CADFC" w14:textId="77777777" w:rsidR="00341D45" w:rsidRDefault="00032883" w:rsidP="00E90833">
            <w:pPr>
              <w:jc w:val="left"/>
            </w:pPr>
            <w:r>
              <w:rPr>
                <w:rFonts w:ascii="Consolas" w:eastAsia="Consolas" w:hAnsi="Consolas" w:cs="Consolas"/>
                <w:sz w:val="18"/>
                <w:szCs w:val="18"/>
              </w:rPr>
              <w:t>יום 7    → גיבוש כרטיס הפתרון</w:t>
            </w:r>
          </w:p>
        </w:tc>
      </w:tr>
    </w:tbl>
    <w:p w14:paraId="7E8CADFE" w14:textId="77777777" w:rsidR="00341D45" w:rsidRDefault="00032883" w:rsidP="00E90833">
      <w:pPr>
        <w:pStyle w:val="Heading2"/>
        <w:spacing w:before="320" w:after="160"/>
        <w:jc w:val="left"/>
      </w:pPr>
      <w:bookmarkStart w:id="263" w:name="b02_canvas"/>
      <w:bookmarkStart w:id="264" w:name="_Toc236339117"/>
      <w:r>
        <w:rPr>
          <w:b/>
          <w:bCs/>
          <w:color w:val="2F5496"/>
          <w:sz w:val="28"/>
          <w:szCs w:val="28"/>
        </w:rPr>
        <w:t xml:space="preserve">תת-שלב 3 · אסטרטגיה </w:t>
      </w:r>
      <w:proofErr w:type="spellStart"/>
      <w:r>
        <w:rPr>
          <w:b/>
          <w:bCs/>
          <w:color w:val="2F5496"/>
          <w:sz w:val="28"/>
          <w:szCs w:val="28"/>
        </w:rPr>
        <w:t>מוצרית</w:t>
      </w:r>
      <w:proofErr w:type="spellEnd"/>
      <w:r>
        <w:rPr>
          <w:b/>
          <w:bCs/>
          <w:color w:val="2F5496"/>
          <w:sz w:val="28"/>
          <w:szCs w:val="28"/>
        </w:rPr>
        <w:t xml:space="preserve"> — </w:t>
      </w:r>
      <w:proofErr w:type="spellStart"/>
      <w:r>
        <w:rPr>
          <w:b/>
          <w:bCs/>
          <w:color w:val="2F5496"/>
          <w:sz w:val="28"/>
          <w:szCs w:val="28"/>
        </w:rPr>
        <w:t>Lean</w:t>
      </w:r>
      <w:proofErr w:type="spellEnd"/>
      <w:r>
        <w:rPr>
          <w:b/>
          <w:bCs/>
          <w:color w:val="2F5496"/>
          <w:sz w:val="28"/>
          <w:szCs w:val="28"/>
        </w:rPr>
        <w:t xml:space="preserve"> </w:t>
      </w:r>
      <w:proofErr w:type="spellStart"/>
      <w:r>
        <w:rPr>
          <w:b/>
          <w:bCs/>
          <w:color w:val="2F5496"/>
          <w:sz w:val="28"/>
          <w:szCs w:val="28"/>
        </w:rPr>
        <w:t>Canvas</w:t>
      </w:r>
      <w:bookmarkEnd w:id="263"/>
      <w:bookmarkEnd w:id="264"/>
      <w:proofErr w:type="spellEnd"/>
    </w:p>
    <w:p w14:paraId="7E8CADFF" w14:textId="77777777" w:rsidR="00341D45" w:rsidRDefault="00032883" w:rsidP="00E90833">
      <w:pPr>
        <w:pStyle w:val="Heading3"/>
        <w:spacing w:before="260" w:after="120"/>
        <w:jc w:val="left"/>
      </w:pPr>
      <w:bookmarkStart w:id="265" w:name="_Toc236339118"/>
      <w:r>
        <w:rPr>
          <w:b/>
          <w:bCs/>
          <w:color w:val="2F5496"/>
        </w:rPr>
        <w:t>מטרה</w:t>
      </w:r>
      <w:bookmarkEnd w:id="265"/>
    </w:p>
    <w:p w14:paraId="7E8CAE00" w14:textId="77777777" w:rsidR="00341D45" w:rsidRDefault="00032883" w:rsidP="00E90833">
      <w:pPr>
        <w:spacing w:after="160"/>
        <w:jc w:val="left"/>
      </w:pPr>
      <w:r>
        <w:lastRenderedPageBreak/>
        <w:t xml:space="preserve">בניית המצפן העסקי של המיזם: הגדרת סגמנטים, הצעת ערך, ערוצים, שותפים, מדדי הצלחה ומודל עסקי — בתבנית </w:t>
      </w:r>
      <w:proofErr w:type="spellStart"/>
      <w:r>
        <w:t>Lean</w:t>
      </w:r>
      <w:proofErr w:type="spellEnd"/>
      <w:r>
        <w:t xml:space="preserve"> </w:t>
      </w:r>
      <w:proofErr w:type="spellStart"/>
      <w:r>
        <w:t>Canvas</w:t>
      </w:r>
      <w:proofErr w:type="spellEnd"/>
      <w:r>
        <w:t xml:space="preserve"> מותאמת למטה.</w:t>
      </w:r>
    </w:p>
    <w:p w14:paraId="7E8CAE01" w14:textId="77777777" w:rsidR="00341D45" w:rsidRDefault="00032883" w:rsidP="00E90833">
      <w:pPr>
        <w:pStyle w:val="Heading3"/>
        <w:spacing w:before="260" w:after="120"/>
        <w:jc w:val="left"/>
      </w:pPr>
      <w:bookmarkStart w:id="266" w:name="_Toc236339119"/>
      <w:r>
        <w:rPr>
          <w:b/>
          <w:bCs/>
          <w:color w:val="2F5496"/>
        </w:rPr>
        <w:t>עיקרון מרכזי: שני פנים לקנבס</w:t>
      </w:r>
      <w:bookmarkEnd w:id="266"/>
    </w:p>
    <w:p w14:paraId="7E8CAE02" w14:textId="77777777" w:rsidR="00341D45" w:rsidRDefault="00032883" w:rsidP="00E90833">
      <w:pPr>
        <w:pStyle w:val="ListParagraph"/>
        <w:numPr>
          <w:ilvl w:val="0"/>
          <w:numId w:val="2"/>
        </w:numPr>
        <w:spacing w:after="80"/>
        <w:jc w:val="left"/>
      </w:pPr>
      <w:r>
        <w:rPr>
          <w:b/>
          <w:bCs/>
        </w:rPr>
        <w:t>אימפקט לאומי</w:t>
      </w:r>
      <w:r>
        <w:t xml:space="preserve"> — איך תיראה הצלחה במונחי מציאות חדשה לאזרח</w:t>
      </w:r>
    </w:p>
    <w:p w14:paraId="7E8CAE03" w14:textId="77777777" w:rsidR="00341D45" w:rsidRDefault="00032883" w:rsidP="00E90833">
      <w:pPr>
        <w:pStyle w:val="ListParagraph"/>
        <w:numPr>
          <w:ilvl w:val="0"/>
          <w:numId w:val="2"/>
        </w:numPr>
        <w:spacing w:after="80"/>
        <w:jc w:val="left"/>
      </w:pPr>
      <w:r>
        <w:rPr>
          <w:b/>
          <w:bCs/>
        </w:rPr>
        <w:t>מודל עסקי לשותף</w:t>
      </w:r>
      <w:r>
        <w:t xml:space="preserve"> — מה התמורה לשותף המיישם (חיסכון למשרד / רווח לחברה פרטית) — תמריץ לקחת בעלות</w:t>
      </w:r>
    </w:p>
    <w:p w14:paraId="7E8CAE04" w14:textId="77777777" w:rsidR="00341D45" w:rsidRDefault="00032883" w:rsidP="00E90833">
      <w:pPr>
        <w:pStyle w:val="Heading3"/>
        <w:spacing w:before="260" w:after="120"/>
        <w:jc w:val="left"/>
      </w:pPr>
      <w:bookmarkStart w:id="267" w:name="_Toc236339120"/>
      <w:r>
        <w:rPr>
          <w:b/>
          <w:bCs/>
          <w:color w:val="2F5496"/>
        </w:rPr>
        <w:t>מבנה ה-</w:t>
      </w:r>
      <w:proofErr w:type="spellStart"/>
      <w:r>
        <w:rPr>
          <w:b/>
          <w:bCs/>
          <w:color w:val="2F5496"/>
        </w:rPr>
        <w:t>Lean</w:t>
      </w:r>
      <w:proofErr w:type="spellEnd"/>
      <w:r>
        <w:rPr>
          <w:b/>
          <w:bCs/>
          <w:color w:val="2F5496"/>
        </w:rPr>
        <w:t xml:space="preserve"> </w:t>
      </w:r>
      <w:proofErr w:type="spellStart"/>
      <w:r>
        <w:rPr>
          <w:b/>
          <w:bCs/>
          <w:color w:val="2F5496"/>
        </w:rPr>
        <w:t>Canvas</w:t>
      </w:r>
      <w:proofErr w:type="spellEnd"/>
      <w:r>
        <w:rPr>
          <w:b/>
          <w:bCs/>
          <w:color w:val="2F5496"/>
        </w:rPr>
        <w:t xml:space="preserve"> המותאם</w:t>
      </w:r>
      <w:bookmarkEnd w:id="267"/>
    </w:p>
    <w:p w14:paraId="7E8CAE05" w14:textId="4F226E98" w:rsidR="00341D45" w:rsidRDefault="00032883" w:rsidP="00E90833">
      <w:pPr>
        <w:spacing w:after="160"/>
        <w:jc w:val="left"/>
      </w:pPr>
      <w:r>
        <w:t xml:space="preserve">נבנה על-ידי </w:t>
      </w:r>
      <w:proofErr w:type="spellStart"/>
      <w:r>
        <w:t>Core</w:t>
      </w:r>
      <w:proofErr w:type="spellEnd"/>
      <w:r>
        <w:t xml:space="preserve"> </w:t>
      </w:r>
      <w:proofErr w:type="spellStart"/>
      <w:r>
        <w:t>Team</w:t>
      </w:r>
      <w:proofErr w:type="spellEnd"/>
      <w:r>
        <w:t xml:space="preserve"> על-סמך כל המידע מ</w:t>
      </w:r>
      <w:hyperlink w:anchor="b02_research" w:history="1">
        <w:r>
          <w:rPr>
            <w:color w:val="1155CC"/>
            <w:u w:val="single"/>
          </w:rPr>
          <w:t>חקר הבעיה</w:t>
        </w:r>
      </w:hyperlink>
      <w:r>
        <w:t xml:space="preserve"> ומ</w:t>
      </w:r>
      <w:hyperlink w:anchor="b02_ideation" w:history="1">
        <w:r>
          <w:rPr>
            <w:color w:val="1155CC"/>
            <w:u w:val="single"/>
          </w:rPr>
          <w:t>הרעיונאות</w:t>
        </w:r>
      </w:hyperlink>
      <w:r>
        <w:t>.</w:t>
      </w:r>
    </w:p>
    <w:p w14:paraId="7E8CAE06" w14:textId="77777777" w:rsidR="00341D45" w:rsidRDefault="00032883" w:rsidP="00E90833">
      <w:pPr>
        <w:spacing w:after="160"/>
        <w:jc w:val="left"/>
      </w:pPr>
      <w:r>
        <w:rPr>
          <w:b/>
          <w:bCs/>
        </w:rPr>
        <w:t>עקרונות הבנייה:</w:t>
      </w:r>
      <w:r>
        <w:t xml:space="preserve"> נבנה LC אחד לכל פרסונה מרכזית שהוגדרה · על-פי כלל ה-LC שנערכו, מגדירים את מרכיבי ה-AI המאוחדים של המוצר.</w:t>
      </w:r>
    </w:p>
    <w:p w14:paraId="7E8CAE07" w14:textId="77777777" w:rsidR="00341D45" w:rsidRDefault="00032883" w:rsidP="00E90833">
      <w:pPr>
        <w:spacing w:after="160"/>
        <w:jc w:val="left"/>
      </w:pPr>
      <w:r>
        <w:rPr>
          <w:b/>
          <w:bCs/>
        </w:rPr>
        <w:t>סעיפי חובה בקנבס:</w:t>
      </w:r>
    </w:p>
    <w:tbl>
      <w:tblPr>
        <w:bidiVisual/>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341D45" w14:paraId="7E8CAE0A" w14:textId="77777777">
        <w:trPr>
          <w:tblHeader/>
        </w:trPr>
        <w:tc>
          <w:tcPr>
            <w:tcW w:w="2600" w:type="dxa"/>
            <w:shd w:val="clear" w:color="auto" w:fill="2F5496"/>
            <w:tcMar>
              <w:top w:w="80" w:type="dxa"/>
              <w:left w:w="120" w:type="dxa"/>
              <w:bottom w:w="80" w:type="dxa"/>
              <w:right w:w="120" w:type="dxa"/>
            </w:tcMar>
            <w:vAlign w:val="center"/>
          </w:tcPr>
          <w:p w14:paraId="7E8CAE08" w14:textId="77777777" w:rsidR="00341D45" w:rsidRDefault="00032883" w:rsidP="00E90833">
            <w:pPr>
              <w:jc w:val="left"/>
            </w:pPr>
            <w:r>
              <w:rPr>
                <w:b/>
                <w:bCs/>
                <w:color w:val="FFFFFF"/>
              </w:rPr>
              <w:t>סעיף</w:t>
            </w:r>
          </w:p>
        </w:tc>
        <w:tc>
          <w:tcPr>
            <w:tcW w:w="6426" w:type="dxa"/>
            <w:shd w:val="clear" w:color="auto" w:fill="2F5496"/>
            <w:tcMar>
              <w:top w:w="80" w:type="dxa"/>
              <w:left w:w="120" w:type="dxa"/>
              <w:bottom w:w="80" w:type="dxa"/>
              <w:right w:w="120" w:type="dxa"/>
            </w:tcMar>
            <w:vAlign w:val="center"/>
          </w:tcPr>
          <w:p w14:paraId="7E8CAE09" w14:textId="77777777" w:rsidR="00341D45" w:rsidRDefault="00032883" w:rsidP="00E90833">
            <w:pPr>
              <w:jc w:val="left"/>
            </w:pPr>
            <w:r>
              <w:rPr>
                <w:b/>
                <w:bCs/>
                <w:color w:val="FFFFFF"/>
              </w:rPr>
              <w:t>תוכן</w:t>
            </w:r>
          </w:p>
        </w:tc>
      </w:tr>
      <w:tr w:rsidR="00341D45" w14:paraId="7E8CAE0D" w14:textId="77777777">
        <w:tc>
          <w:tcPr>
            <w:tcW w:w="2600" w:type="dxa"/>
            <w:shd w:val="clear" w:color="auto" w:fill="FFFFFF"/>
            <w:tcMar>
              <w:top w:w="80" w:type="dxa"/>
              <w:left w:w="120" w:type="dxa"/>
              <w:bottom w:w="80" w:type="dxa"/>
              <w:right w:w="120" w:type="dxa"/>
            </w:tcMar>
          </w:tcPr>
          <w:p w14:paraId="7E8CAE0B" w14:textId="77777777" w:rsidR="00341D45" w:rsidRDefault="00032883" w:rsidP="00E90833">
            <w:pPr>
              <w:jc w:val="left"/>
            </w:pPr>
            <w:r>
              <w:t>בעיה</w:t>
            </w:r>
          </w:p>
        </w:tc>
        <w:tc>
          <w:tcPr>
            <w:tcW w:w="6426" w:type="dxa"/>
            <w:shd w:val="clear" w:color="auto" w:fill="FFFFFF"/>
            <w:tcMar>
              <w:top w:w="80" w:type="dxa"/>
              <w:left w:w="120" w:type="dxa"/>
              <w:bottom w:w="80" w:type="dxa"/>
              <w:right w:w="120" w:type="dxa"/>
            </w:tcMar>
          </w:tcPr>
          <w:p w14:paraId="7E8CAE0C" w14:textId="77777777" w:rsidR="00341D45" w:rsidRDefault="00032883" w:rsidP="00E90833">
            <w:pPr>
              <w:jc w:val="left"/>
            </w:pPr>
            <w:r>
              <w:t>בעיות השורש שזוהו + חלופות קיימות</w:t>
            </w:r>
          </w:p>
        </w:tc>
      </w:tr>
      <w:tr w:rsidR="00341D45" w14:paraId="7E8CAE10" w14:textId="77777777">
        <w:tc>
          <w:tcPr>
            <w:tcW w:w="2600" w:type="dxa"/>
            <w:shd w:val="clear" w:color="auto" w:fill="F5F7FA"/>
            <w:tcMar>
              <w:top w:w="80" w:type="dxa"/>
              <w:left w:w="120" w:type="dxa"/>
              <w:bottom w:w="80" w:type="dxa"/>
              <w:right w:w="120" w:type="dxa"/>
            </w:tcMar>
          </w:tcPr>
          <w:p w14:paraId="7E8CAE0E" w14:textId="77777777" w:rsidR="00341D45" w:rsidRDefault="00032883" w:rsidP="00E90833">
            <w:pPr>
              <w:jc w:val="left"/>
            </w:pPr>
            <w:r>
              <w:t>פתרון</w:t>
            </w:r>
          </w:p>
        </w:tc>
        <w:tc>
          <w:tcPr>
            <w:tcW w:w="6426" w:type="dxa"/>
            <w:shd w:val="clear" w:color="auto" w:fill="F5F7FA"/>
            <w:tcMar>
              <w:top w:w="80" w:type="dxa"/>
              <w:left w:w="120" w:type="dxa"/>
              <w:bottom w:w="80" w:type="dxa"/>
              <w:right w:w="120" w:type="dxa"/>
            </w:tcMar>
          </w:tcPr>
          <w:p w14:paraId="7E8CAE0F" w14:textId="77777777" w:rsidR="00341D45" w:rsidRDefault="00032883" w:rsidP="00E90833">
            <w:pPr>
              <w:jc w:val="left"/>
            </w:pPr>
            <w:r>
              <w:t>מרכיבי הפתרון + תפקיד ה-AI</w:t>
            </w:r>
          </w:p>
        </w:tc>
      </w:tr>
      <w:tr w:rsidR="00341D45" w14:paraId="7E8CAE13" w14:textId="77777777">
        <w:tc>
          <w:tcPr>
            <w:tcW w:w="2600" w:type="dxa"/>
            <w:shd w:val="clear" w:color="auto" w:fill="FFFFFF"/>
            <w:tcMar>
              <w:top w:w="80" w:type="dxa"/>
              <w:left w:w="120" w:type="dxa"/>
              <w:bottom w:w="80" w:type="dxa"/>
              <w:right w:w="120" w:type="dxa"/>
            </w:tcMar>
          </w:tcPr>
          <w:p w14:paraId="7E8CAE11" w14:textId="77777777" w:rsidR="00341D45" w:rsidRDefault="00032883" w:rsidP="00E90833">
            <w:pPr>
              <w:jc w:val="left"/>
            </w:pPr>
            <w:r>
              <w:t>הצעת ערך ייחודית</w:t>
            </w:r>
          </w:p>
        </w:tc>
        <w:tc>
          <w:tcPr>
            <w:tcW w:w="6426" w:type="dxa"/>
            <w:shd w:val="clear" w:color="auto" w:fill="FFFFFF"/>
            <w:tcMar>
              <w:top w:w="80" w:type="dxa"/>
              <w:left w:w="120" w:type="dxa"/>
              <w:bottom w:w="80" w:type="dxa"/>
              <w:right w:w="120" w:type="dxa"/>
            </w:tcMar>
          </w:tcPr>
          <w:p w14:paraId="7E8CAE12" w14:textId="77777777" w:rsidR="00341D45" w:rsidRDefault="00032883" w:rsidP="00E90833">
            <w:pPr>
              <w:jc w:val="left"/>
            </w:pPr>
            <w:r>
              <w:t>מה מייחד את הפתרון שלנו</w:t>
            </w:r>
          </w:p>
        </w:tc>
      </w:tr>
      <w:tr w:rsidR="00341D45" w14:paraId="7E8CAE16" w14:textId="77777777">
        <w:tc>
          <w:tcPr>
            <w:tcW w:w="2600" w:type="dxa"/>
            <w:shd w:val="clear" w:color="auto" w:fill="F5F7FA"/>
            <w:tcMar>
              <w:top w:w="80" w:type="dxa"/>
              <w:left w:w="120" w:type="dxa"/>
              <w:bottom w:w="80" w:type="dxa"/>
              <w:right w:w="120" w:type="dxa"/>
            </w:tcMar>
          </w:tcPr>
          <w:p w14:paraId="7E8CAE14" w14:textId="77777777" w:rsidR="00341D45" w:rsidRDefault="00032883" w:rsidP="00E90833">
            <w:pPr>
              <w:jc w:val="left"/>
            </w:pPr>
            <w:r>
              <w:t xml:space="preserve">AI </w:t>
            </w:r>
            <w:proofErr w:type="spellStart"/>
            <w:r>
              <w:t>Components</w:t>
            </w:r>
            <w:proofErr w:type="spellEnd"/>
          </w:p>
        </w:tc>
        <w:tc>
          <w:tcPr>
            <w:tcW w:w="6426" w:type="dxa"/>
            <w:shd w:val="clear" w:color="auto" w:fill="F5F7FA"/>
            <w:tcMar>
              <w:top w:w="80" w:type="dxa"/>
              <w:left w:w="120" w:type="dxa"/>
              <w:bottom w:w="80" w:type="dxa"/>
              <w:right w:w="120" w:type="dxa"/>
            </w:tcMar>
          </w:tcPr>
          <w:p w14:paraId="7E8CAE15" w14:textId="77777777" w:rsidR="00341D45" w:rsidRDefault="00032883" w:rsidP="00E90833">
            <w:pPr>
              <w:jc w:val="left"/>
            </w:pPr>
            <w:r>
              <w:t>היכולות הספציפיות של ה-AI במוצר</w:t>
            </w:r>
          </w:p>
        </w:tc>
      </w:tr>
      <w:tr w:rsidR="00341D45" w14:paraId="7E8CAE19" w14:textId="77777777">
        <w:tc>
          <w:tcPr>
            <w:tcW w:w="2600" w:type="dxa"/>
            <w:shd w:val="clear" w:color="auto" w:fill="FFFFFF"/>
            <w:tcMar>
              <w:top w:w="80" w:type="dxa"/>
              <w:left w:w="120" w:type="dxa"/>
              <w:bottom w:w="80" w:type="dxa"/>
              <w:right w:w="120" w:type="dxa"/>
            </w:tcMar>
          </w:tcPr>
          <w:p w14:paraId="7E8CAE17" w14:textId="77777777" w:rsidR="00341D45" w:rsidRDefault="00032883" w:rsidP="00E90833">
            <w:pPr>
              <w:jc w:val="left"/>
            </w:pPr>
            <w:r>
              <w:t>מדדי הצלחה</w:t>
            </w:r>
          </w:p>
        </w:tc>
        <w:tc>
          <w:tcPr>
            <w:tcW w:w="6426" w:type="dxa"/>
            <w:shd w:val="clear" w:color="auto" w:fill="FFFFFF"/>
            <w:tcMar>
              <w:top w:w="80" w:type="dxa"/>
              <w:left w:w="120" w:type="dxa"/>
              <w:bottom w:w="80" w:type="dxa"/>
              <w:right w:w="120" w:type="dxa"/>
            </w:tcMar>
          </w:tcPr>
          <w:p w14:paraId="7E8CAE18" w14:textId="77777777" w:rsidR="00341D45" w:rsidRDefault="00032883" w:rsidP="00E90833">
            <w:pPr>
              <w:jc w:val="left"/>
            </w:pPr>
            <w:proofErr w:type="spellStart"/>
            <w:r>
              <w:t>KPIs</w:t>
            </w:r>
            <w:proofErr w:type="spellEnd"/>
            <w:r>
              <w:t xml:space="preserve"> ומדדי אימפקט לאומי</w:t>
            </w:r>
          </w:p>
        </w:tc>
      </w:tr>
      <w:tr w:rsidR="00341D45" w14:paraId="7E8CAE1C" w14:textId="77777777">
        <w:tc>
          <w:tcPr>
            <w:tcW w:w="2600" w:type="dxa"/>
            <w:shd w:val="clear" w:color="auto" w:fill="F5F7FA"/>
            <w:tcMar>
              <w:top w:w="80" w:type="dxa"/>
              <w:left w:w="120" w:type="dxa"/>
              <w:bottom w:w="80" w:type="dxa"/>
              <w:right w:w="120" w:type="dxa"/>
            </w:tcMar>
          </w:tcPr>
          <w:p w14:paraId="7E8CAE1A" w14:textId="77777777" w:rsidR="00341D45" w:rsidRDefault="00032883" w:rsidP="00E90833">
            <w:pPr>
              <w:jc w:val="left"/>
            </w:pPr>
            <w:r>
              <w:t>קהל יעד</w:t>
            </w:r>
          </w:p>
        </w:tc>
        <w:tc>
          <w:tcPr>
            <w:tcW w:w="6426" w:type="dxa"/>
            <w:shd w:val="clear" w:color="auto" w:fill="F5F7FA"/>
            <w:tcMar>
              <w:top w:w="80" w:type="dxa"/>
              <w:left w:w="120" w:type="dxa"/>
              <w:bottom w:w="80" w:type="dxa"/>
              <w:right w:w="120" w:type="dxa"/>
            </w:tcMar>
          </w:tcPr>
          <w:p w14:paraId="7E8CAE1B" w14:textId="77777777" w:rsidR="00341D45" w:rsidRDefault="00032883" w:rsidP="00E90833">
            <w:pPr>
              <w:jc w:val="left"/>
            </w:pPr>
            <w:r>
              <w:t>סגמנטים ופרסונות מרכזיות</w:t>
            </w:r>
          </w:p>
        </w:tc>
      </w:tr>
      <w:tr w:rsidR="00341D45" w14:paraId="7E8CAE1F" w14:textId="77777777">
        <w:tc>
          <w:tcPr>
            <w:tcW w:w="2600" w:type="dxa"/>
            <w:shd w:val="clear" w:color="auto" w:fill="FFFFFF"/>
            <w:tcMar>
              <w:top w:w="80" w:type="dxa"/>
              <w:left w:w="120" w:type="dxa"/>
              <w:bottom w:w="80" w:type="dxa"/>
              <w:right w:w="120" w:type="dxa"/>
            </w:tcMar>
          </w:tcPr>
          <w:p w14:paraId="7E8CAE1D" w14:textId="77777777" w:rsidR="00341D45" w:rsidRDefault="00032883" w:rsidP="00E90833">
            <w:pPr>
              <w:jc w:val="left"/>
            </w:pPr>
            <w:r>
              <w:t>ערוצים</w:t>
            </w:r>
          </w:p>
        </w:tc>
        <w:tc>
          <w:tcPr>
            <w:tcW w:w="6426" w:type="dxa"/>
            <w:shd w:val="clear" w:color="auto" w:fill="FFFFFF"/>
            <w:tcMar>
              <w:top w:w="80" w:type="dxa"/>
              <w:left w:w="120" w:type="dxa"/>
              <w:bottom w:w="80" w:type="dxa"/>
              <w:right w:w="120" w:type="dxa"/>
            </w:tcMar>
          </w:tcPr>
          <w:p w14:paraId="7E8CAE1E" w14:textId="77777777" w:rsidR="00341D45" w:rsidRDefault="00032883" w:rsidP="00E90833">
            <w:pPr>
              <w:jc w:val="left"/>
            </w:pPr>
            <w:r>
              <w:t>כיצד מגיעים למשתמשי הקצה</w:t>
            </w:r>
          </w:p>
        </w:tc>
      </w:tr>
      <w:tr w:rsidR="00341D45" w14:paraId="7E8CAE22" w14:textId="77777777">
        <w:tc>
          <w:tcPr>
            <w:tcW w:w="2600" w:type="dxa"/>
            <w:shd w:val="clear" w:color="auto" w:fill="F5F7FA"/>
            <w:tcMar>
              <w:top w:w="80" w:type="dxa"/>
              <w:left w:w="120" w:type="dxa"/>
              <w:bottom w:w="80" w:type="dxa"/>
              <w:right w:w="120" w:type="dxa"/>
            </w:tcMar>
          </w:tcPr>
          <w:p w14:paraId="7E8CAE20" w14:textId="77777777" w:rsidR="00341D45" w:rsidRDefault="00032883" w:rsidP="00E90833">
            <w:pPr>
              <w:jc w:val="left"/>
            </w:pPr>
            <w:r>
              <w:t>מבנה עלויות</w:t>
            </w:r>
          </w:p>
        </w:tc>
        <w:tc>
          <w:tcPr>
            <w:tcW w:w="6426" w:type="dxa"/>
            <w:shd w:val="clear" w:color="auto" w:fill="F5F7FA"/>
            <w:tcMar>
              <w:top w:w="80" w:type="dxa"/>
              <w:left w:w="120" w:type="dxa"/>
              <w:bottom w:w="80" w:type="dxa"/>
              <w:right w:w="120" w:type="dxa"/>
            </w:tcMar>
          </w:tcPr>
          <w:p w14:paraId="7E8CAE21" w14:textId="77777777" w:rsidR="00341D45" w:rsidRDefault="00032883" w:rsidP="00E90833">
            <w:pPr>
              <w:jc w:val="left"/>
            </w:pPr>
            <w:r>
              <w:t>עלויות הקמה, תפעול, דאטה</w:t>
            </w:r>
          </w:p>
        </w:tc>
      </w:tr>
      <w:tr w:rsidR="00341D45" w14:paraId="7E8CAE25" w14:textId="77777777">
        <w:tc>
          <w:tcPr>
            <w:tcW w:w="2600" w:type="dxa"/>
            <w:shd w:val="clear" w:color="auto" w:fill="FFFFFF"/>
            <w:tcMar>
              <w:top w:w="80" w:type="dxa"/>
              <w:left w:w="120" w:type="dxa"/>
              <w:bottom w:w="80" w:type="dxa"/>
              <w:right w:w="120" w:type="dxa"/>
            </w:tcMar>
          </w:tcPr>
          <w:p w14:paraId="7E8CAE23" w14:textId="77777777" w:rsidR="00341D45" w:rsidRDefault="00032883" w:rsidP="00E90833">
            <w:pPr>
              <w:jc w:val="left"/>
            </w:pPr>
            <w:r>
              <w:t>מודל עסקי/תמורה</w:t>
            </w:r>
          </w:p>
        </w:tc>
        <w:tc>
          <w:tcPr>
            <w:tcW w:w="6426" w:type="dxa"/>
            <w:shd w:val="clear" w:color="auto" w:fill="FFFFFF"/>
            <w:tcMar>
              <w:top w:w="80" w:type="dxa"/>
              <w:left w:w="120" w:type="dxa"/>
              <w:bottom w:w="80" w:type="dxa"/>
              <w:right w:w="120" w:type="dxa"/>
            </w:tcMar>
          </w:tcPr>
          <w:p w14:paraId="7E8CAE24" w14:textId="77777777" w:rsidR="00341D45" w:rsidRDefault="00032883" w:rsidP="00E90833">
            <w:pPr>
              <w:jc w:val="left"/>
            </w:pPr>
            <w:r>
              <w:t>מה "מקבל" השותף המיישם</w:t>
            </w:r>
          </w:p>
        </w:tc>
      </w:tr>
      <w:tr w:rsidR="00341D45" w14:paraId="7E8CAE28" w14:textId="77777777">
        <w:tc>
          <w:tcPr>
            <w:tcW w:w="2600" w:type="dxa"/>
            <w:shd w:val="clear" w:color="auto" w:fill="F5F7FA"/>
            <w:tcMar>
              <w:top w:w="80" w:type="dxa"/>
              <w:left w:w="120" w:type="dxa"/>
              <w:bottom w:w="80" w:type="dxa"/>
              <w:right w:w="120" w:type="dxa"/>
            </w:tcMar>
          </w:tcPr>
          <w:p w14:paraId="7E8CAE26" w14:textId="77777777" w:rsidR="00341D45" w:rsidRDefault="00032883" w:rsidP="00E90833">
            <w:pPr>
              <w:jc w:val="left"/>
            </w:pPr>
            <w:r>
              <w:t>שותפים מרכזיים</w:t>
            </w:r>
          </w:p>
        </w:tc>
        <w:tc>
          <w:tcPr>
            <w:tcW w:w="6426" w:type="dxa"/>
            <w:shd w:val="clear" w:color="auto" w:fill="F5F7FA"/>
            <w:tcMar>
              <w:top w:w="80" w:type="dxa"/>
              <w:left w:w="120" w:type="dxa"/>
              <w:bottom w:w="80" w:type="dxa"/>
              <w:right w:w="120" w:type="dxa"/>
            </w:tcMar>
          </w:tcPr>
          <w:p w14:paraId="7E8CAE27" w14:textId="77777777" w:rsidR="00341D45" w:rsidRDefault="00032883" w:rsidP="00E90833">
            <w:pPr>
              <w:jc w:val="left"/>
            </w:pPr>
            <w:r>
              <w:t>גופים ממשלתיים, תעשייה, אקדמיה</w:t>
            </w:r>
          </w:p>
        </w:tc>
      </w:tr>
      <w:tr w:rsidR="00341D45" w14:paraId="7E8CAE35" w14:textId="77777777">
        <w:tc>
          <w:tcPr>
            <w:tcW w:w="9026" w:type="dxa"/>
            <w:gridSpan w:val="2"/>
            <w:tcBorders>
              <w:top w:val="single" w:sz="6" w:space="0" w:color="2F5496"/>
              <w:left w:val="single" w:sz="6" w:space="0" w:color="2F5496"/>
              <w:bottom w:val="single" w:sz="6" w:space="0" w:color="2F5496"/>
              <w:right w:val="single" w:sz="6" w:space="0" w:color="2F5496"/>
            </w:tcBorders>
            <w:shd w:val="clear" w:color="auto" w:fill="F4F6F9"/>
            <w:tcMar>
              <w:top w:w="160" w:type="dxa"/>
              <w:left w:w="220" w:type="dxa"/>
              <w:bottom w:w="160" w:type="dxa"/>
              <w:right w:w="220" w:type="dxa"/>
            </w:tcMar>
          </w:tcPr>
          <w:p w14:paraId="7E8CAE29" w14:textId="77777777" w:rsidR="00341D45" w:rsidRDefault="00032883" w:rsidP="00E90833">
            <w:pPr>
              <w:spacing w:after="120"/>
              <w:jc w:val="left"/>
            </w:pPr>
            <w:r>
              <w:rPr>
                <w:b/>
                <w:bCs/>
                <w:color w:val="1F4E79"/>
                <w:sz w:val="24"/>
                <w:szCs w:val="24"/>
              </w:rPr>
              <w:t xml:space="preserve">תבנית: </w:t>
            </w:r>
            <w:proofErr w:type="spellStart"/>
            <w:r>
              <w:rPr>
                <w:b/>
                <w:bCs/>
                <w:color w:val="1F4E79"/>
                <w:sz w:val="24"/>
                <w:szCs w:val="24"/>
              </w:rPr>
              <w:t>Lean</w:t>
            </w:r>
            <w:proofErr w:type="spellEnd"/>
            <w:r>
              <w:rPr>
                <w:b/>
                <w:bCs/>
                <w:color w:val="1F4E79"/>
                <w:sz w:val="24"/>
                <w:szCs w:val="24"/>
              </w:rPr>
              <w:t xml:space="preserve"> </w:t>
            </w:r>
            <w:proofErr w:type="spellStart"/>
            <w:r>
              <w:rPr>
                <w:b/>
                <w:bCs/>
                <w:color w:val="1F4E79"/>
                <w:sz w:val="24"/>
                <w:szCs w:val="24"/>
              </w:rPr>
              <w:t>Canvas</w:t>
            </w:r>
            <w:proofErr w:type="spellEnd"/>
            <w:r>
              <w:rPr>
                <w:b/>
                <w:bCs/>
                <w:color w:val="1F4E79"/>
                <w:sz w:val="24"/>
                <w:szCs w:val="24"/>
              </w:rPr>
              <w:t xml:space="preserve"> (מותאם לכור ההאצה) — בונים קנבס אחד לכל פרסונה מרכזית</w:t>
            </w:r>
          </w:p>
          <w:p w14:paraId="7E8CAE2A" w14:textId="77777777" w:rsidR="00341D45" w:rsidRDefault="00032883" w:rsidP="00E90833">
            <w:pPr>
              <w:pStyle w:val="ListParagraph"/>
              <w:numPr>
                <w:ilvl w:val="0"/>
                <w:numId w:val="2"/>
              </w:numPr>
              <w:spacing w:after="60"/>
              <w:jc w:val="left"/>
            </w:pPr>
            <w:r>
              <w:rPr>
                <w:b/>
                <w:bCs/>
              </w:rPr>
              <w:t>בעיה</w:t>
            </w:r>
            <w:r>
              <w:t xml:space="preserve"> (בעיות שורש + חלופות קיימות):</w:t>
            </w:r>
          </w:p>
          <w:p w14:paraId="7E8CAE2B" w14:textId="77777777" w:rsidR="00341D45" w:rsidRDefault="00032883" w:rsidP="00E90833">
            <w:pPr>
              <w:pStyle w:val="ListParagraph"/>
              <w:numPr>
                <w:ilvl w:val="0"/>
                <w:numId w:val="2"/>
              </w:numPr>
              <w:spacing w:after="60"/>
              <w:jc w:val="left"/>
            </w:pPr>
            <w:r>
              <w:rPr>
                <w:b/>
                <w:bCs/>
              </w:rPr>
              <w:t>פתרון</w:t>
            </w:r>
            <w:r>
              <w:t xml:space="preserve"> (מרכיבי הפתרון + תפקיד ה-AI):</w:t>
            </w:r>
          </w:p>
          <w:p w14:paraId="7E8CAE2C" w14:textId="77777777" w:rsidR="00341D45" w:rsidRDefault="00032883" w:rsidP="00E90833">
            <w:pPr>
              <w:pStyle w:val="ListParagraph"/>
              <w:numPr>
                <w:ilvl w:val="0"/>
                <w:numId w:val="2"/>
              </w:numPr>
              <w:spacing w:after="60"/>
              <w:jc w:val="left"/>
            </w:pPr>
            <w:r>
              <w:rPr>
                <w:b/>
                <w:bCs/>
              </w:rPr>
              <w:t>הצעת ערך ייחודית:</w:t>
            </w:r>
          </w:p>
          <w:p w14:paraId="7E8CAE2D" w14:textId="77777777" w:rsidR="00341D45" w:rsidRDefault="00032883" w:rsidP="00E90833">
            <w:pPr>
              <w:pStyle w:val="ListParagraph"/>
              <w:numPr>
                <w:ilvl w:val="0"/>
                <w:numId w:val="2"/>
              </w:numPr>
              <w:spacing w:after="60"/>
              <w:jc w:val="left"/>
            </w:pPr>
            <w:r>
              <w:rPr>
                <w:b/>
                <w:bCs/>
              </w:rPr>
              <w:t xml:space="preserve">AI </w:t>
            </w:r>
            <w:proofErr w:type="spellStart"/>
            <w:r>
              <w:rPr>
                <w:b/>
                <w:bCs/>
              </w:rPr>
              <w:t>Components</w:t>
            </w:r>
            <w:proofErr w:type="spellEnd"/>
            <w:r>
              <w:t xml:space="preserve"> (יכולות ספציפיות):</w:t>
            </w:r>
          </w:p>
          <w:p w14:paraId="7E8CAE2E" w14:textId="77777777" w:rsidR="00341D45" w:rsidRDefault="00032883" w:rsidP="00E90833">
            <w:pPr>
              <w:pStyle w:val="ListParagraph"/>
              <w:numPr>
                <w:ilvl w:val="0"/>
                <w:numId w:val="2"/>
              </w:numPr>
              <w:spacing w:after="60"/>
              <w:jc w:val="left"/>
            </w:pPr>
            <w:r>
              <w:rPr>
                <w:b/>
                <w:bCs/>
              </w:rPr>
              <w:t>מדדי הצלחה</w:t>
            </w:r>
            <w:r>
              <w:t xml:space="preserve"> (</w:t>
            </w:r>
            <w:proofErr w:type="spellStart"/>
            <w:r>
              <w:t>KPIs</w:t>
            </w:r>
            <w:proofErr w:type="spellEnd"/>
            <w:r>
              <w:t xml:space="preserve"> + אימפקט לאומי):</w:t>
            </w:r>
          </w:p>
          <w:p w14:paraId="7E8CAE2F" w14:textId="77777777" w:rsidR="00341D45" w:rsidRDefault="00032883" w:rsidP="00E90833">
            <w:pPr>
              <w:pStyle w:val="ListParagraph"/>
              <w:numPr>
                <w:ilvl w:val="0"/>
                <w:numId w:val="2"/>
              </w:numPr>
              <w:spacing w:after="60"/>
              <w:jc w:val="left"/>
            </w:pPr>
            <w:r>
              <w:rPr>
                <w:b/>
                <w:bCs/>
              </w:rPr>
              <w:t>קהל יעד</w:t>
            </w:r>
            <w:r>
              <w:t xml:space="preserve"> (סגמנטים/פרסונות):</w:t>
            </w:r>
          </w:p>
          <w:p w14:paraId="7E8CAE30" w14:textId="77777777" w:rsidR="00341D45" w:rsidRDefault="00032883" w:rsidP="00E90833">
            <w:pPr>
              <w:pStyle w:val="ListParagraph"/>
              <w:numPr>
                <w:ilvl w:val="0"/>
                <w:numId w:val="2"/>
              </w:numPr>
              <w:spacing w:after="60"/>
              <w:jc w:val="left"/>
            </w:pPr>
            <w:r>
              <w:rPr>
                <w:b/>
                <w:bCs/>
              </w:rPr>
              <w:t>ערוצים:</w:t>
            </w:r>
          </w:p>
          <w:p w14:paraId="7E8CAE31" w14:textId="77777777" w:rsidR="00341D45" w:rsidRDefault="00032883" w:rsidP="00E90833">
            <w:pPr>
              <w:pStyle w:val="ListParagraph"/>
              <w:numPr>
                <w:ilvl w:val="0"/>
                <w:numId w:val="2"/>
              </w:numPr>
              <w:spacing w:after="60"/>
              <w:jc w:val="left"/>
            </w:pPr>
            <w:r>
              <w:rPr>
                <w:b/>
                <w:bCs/>
              </w:rPr>
              <w:t>מבנה עלויות</w:t>
            </w:r>
            <w:r>
              <w:t xml:space="preserve"> (הקמה/תפעול/דאטה):</w:t>
            </w:r>
          </w:p>
          <w:p w14:paraId="7E8CAE32" w14:textId="77777777" w:rsidR="00341D45" w:rsidRDefault="00032883" w:rsidP="00E90833">
            <w:pPr>
              <w:pStyle w:val="ListParagraph"/>
              <w:numPr>
                <w:ilvl w:val="0"/>
                <w:numId w:val="2"/>
              </w:numPr>
              <w:spacing w:after="60"/>
              <w:jc w:val="left"/>
            </w:pPr>
            <w:r>
              <w:rPr>
                <w:b/>
                <w:bCs/>
              </w:rPr>
              <w:lastRenderedPageBreak/>
              <w:t>מודל עסקי/תמורה לשותף:</w:t>
            </w:r>
          </w:p>
          <w:p w14:paraId="7E8CAE33" w14:textId="77777777" w:rsidR="00341D45" w:rsidRDefault="00032883" w:rsidP="00E90833">
            <w:pPr>
              <w:pStyle w:val="ListParagraph"/>
              <w:numPr>
                <w:ilvl w:val="0"/>
                <w:numId w:val="2"/>
              </w:numPr>
              <w:spacing w:after="60"/>
              <w:jc w:val="left"/>
            </w:pPr>
            <w:r>
              <w:rPr>
                <w:b/>
                <w:bCs/>
              </w:rPr>
              <w:t>שותפים מרכזיים:</w:t>
            </w:r>
          </w:p>
          <w:p w14:paraId="7E8CAE34" w14:textId="77777777" w:rsidR="00341D45" w:rsidRDefault="00032883" w:rsidP="00E90833">
            <w:pPr>
              <w:pStyle w:val="ListParagraph"/>
              <w:numPr>
                <w:ilvl w:val="0"/>
                <w:numId w:val="2"/>
              </w:numPr>
              <w:spacing w:after="60"/>
              <w:jc w:val="left"/>
            </w:pPr>
            <w:r>
              <w:rPr>
                <w:b/>
                <w:bCs/>
              </w:rPr>
              <w:t>סיכונים</w:t>
            </w:r>
            <w:r>
              <w:t xml:space="preserve"> (טכנולוגי / רגולטורי / ארגוני / פוליטי):</w:t>
            </w:r>
          </w:p>
        </w:tc>
      </w:tr>
    </w:tbl>
    <w:p w14:paraId="7E8CAE36" w14:textId="77777777" w:rsidR="00341D45" w:rsidRDefault="00032883" w:rsidP="00E90833">
      <w:pPr>
        <w:pStyle w:val="Heading3"/>
        <w:spacing w:before="260" w:after="120"/>
        <w:jc w:val="left"/>
      </w:pPr>
      <w:bookmarkStart w:id="268" w:name="_Toc236339121"/>
      <w:r>
        <w:rPr>
          <w:b/>
          <w:bCs/>
          <w:color w:val="2F5496"/>
        </w:rPr>
        <w:lastRenderedPageBreak/>
        <w:t xml:space="preserve">מיפוי סיכונים </w:t>
      </w:r>
      <w:proofErr w:type="spellStart"/>
      <w:r>
        <w:rPr>
          <w:b/>
          <w:bCs/>
          <w:color w:val="2F5496"/>
        </w:rPr>
        <w:t>וכשלונות</w:t>
      </w:r>
      <w:proofErr w:type="spellEnd"/>
      <w:r>
        <w:rPr>
          <w:b/>
          <w:bCs/>
          <w:color w:val="2F5496"/>
        </w:rPr>
        <w:t xml:space="preserve"> מוקדמים</w:t>
      </w:r>
      <w:bookmarkEnd w:id="268"/>
    </w:p>
    <w:tbl>
      <w:tblPr>
        <w:bidiVisual/>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341D45" w14:paraId="7E8CAE39" w14:textId="77777777">
        <w:trPr>
          <w:tblHeader/>
        </w:trPr>
        <w:tc>
          <w:tcPr>
            <w:tcW w:w="2200" w:type="dxa"/>
            <w:shd w:val="clear" w:color="auto" w:fill="2F5496"/>
            <w:tcMar>
              <w:top w:w="80" w:type="dxa"/>
              <w:left w:w="120" w:type="dxa"/>
              <w:bottom w:w="80" w:type="dxa"/>
              <w:right w:w="120" w:type="dxa"/>
            </w:tcMar>
            <w:vAlign w:val="center"/>
          </w:tcPr>
          <w:p w14:paraId="7E8CAE37" w14:textId="77777777" w:rsidR="00341D45" w:rsidRDefault="00032883" w:rsidP="00E90833">
            <w:pPr>
              <w:jc w:val="left"/>
            </w:pPr>
            <w:r>
              <w:rPr>
                <w:b/>
                <w:bCs/>
                <w:color w:val="FFFFFF"/>
              </w:rPr>
              <w:t>סוג סיכון</w:t>
            </w:r>
          </w:p>
        </w:tc>
        <w:tc>
          <w:tcPr>
            <w:tcW w:w="6826" w:type="dxa"/>
            <w:shd w:val="clear" w:color="auto" w:fill="2F5496"/>
            <w:tcMar>
              <w:top w:w="80" w:type="dxa"/>
              <w:left w:w="120" w:type="dxa"/>
              <w:bottom w:w="80" w:type="dxa"/>
              <w:right w:w="120" w:type="dxa"/>
            </w:tcMar>
            <w:vAlign w:val="center"/>
          </w:tcPr>
          <w:p w14:paraId="7E8CAE38" w14:textId="77777777" w:rsidR="00341D45" w:rsidRDefault="00032883" w:rsidP="00E90833">
            <w:pPr>
              <w:jc w:val="left"/>
            </w:pPr>
            <w:r>
              <w:rPr>
                <w:b/>
                <w:bCs/>
                <w:color w:val="FFFFFF"/>
              </w:rPr>
              <w:t>דוגמאות</w:t>
            </w:r>
          </w:p>
        </w:tc>
      </w:tr>
      <w:tr w:rsidR="00341D45" w14:paraId="7E8CAE3C" w14:textId="77777777">
        <w:tc>
          <w:tcPr>
            <w:tcW w:w="2200" w:type="dxa"/>
            <w:shd w:val="clear" w:color="auto" w:fill="FFFFFF"/>
            <w:tcMar>
              <w:top w:w="80" w:type="dxa"/>
              <w:left w:w="120" w:type="dxa"/>
              <w:bottom w:w="80" w:type="dxa"/>
              <w:right w:w="120" w:type="dxa"/>
            </w:tcMar>
          </w:tcPr>
          <w:p w14:paraId="7E8CAE3A" w14:textId="77777777" w:rsidR="00341D45" w:rsidRDefault="00032883" w:rsidP="00E90833">
            <w:pPr>
              <w:jc w:val="left"/>
            </w:pPr>
            <w:r>
              <w:t>טכנולוגי</w:t>
            </w:r>
          </w:p>
        </w:tc>
        <w:tc>
          <w:tcPr>
            <w:tcW w:w="6826" w:type="dxa"/>
            <w:shd w:val="clear" w:color="auto" w:fill="FFFFFF"/>
            <w:tcMar>
              <w:top w:w="80" w:type="dxa"/>
              <w:left w:w="120" w:type="dxa"/>
              <w:bottom w:w="80" w:type="dxa"/>
              <w:right w:w="120" w:type="dxa"/>
            </w:tcMar>
          </w:tcPr>
          <w:p w14:paraId="7E8CAE3B" w14:textId="77777777" w:rsidR="00341D45" w:rsidRDefault="00032883" w:rsidP="00E90833">
            <w:pPr>
              <w:jc w:val="left"/>
            </w:pPr>
            <w:r>
              <w:t xml:space="preserve">אין דאטה, AI לא מספיק בשל, אין </w:t>
            </w:r>
            <w:proofErr w:type="spellStart"/>
            <w:r>
              <w:t>Proof</w:t>
            </w:r>
            <w:proofErr w:type="spellEnd"/>
            <w:r>
              <w:t xml:space="preserve"> </w:t>
            </w:r>
            <w:proofErr w:type="spellStart"/>
            <w:r>
              <w:t>of</w:t>
            </w:r>
            <w:proofErr w:type="spellEnd"/>
            <w:r>
              <w:t xml:space="preserve"> </w:t>
            </w:r>
            <w:proofErr w:type="spellStart"/>
            <w:r>
              <w:t>Concept</w:t>
            </w:r>
            <w:proofErr w:type="spellEnd"/>
          </w:p>
        </w:tc>
      </w:tr>
      <w:tr w:rsidR="00341D45" w14:paraId="7E8CAE3F" w14:textId="77777777">
        <w:tc>
          <w:tcPr>
            <w:tcW w:w="2200" w:type="dxa"/>
            <w:shd w:val="clear" w:color="auto" w:fill="F5F7FA"/>
            <w:tcMar>
              <w:top w:w="80" w:type="dxa"/>
              <w:left w:w="120" w:type="dxa"/>
              <w:bottom w:w="80" w:type="dxa"/>
              <w:right w:w="120" w:type="dxa"/>
            </w:tcMar>
          </w:tcPr>
          <w:p w14:paraId="7E8CAE3D" w14:textId="77777777" w:rsidR="00341D45" w:rsidRDefault="00032883" w:rsidP="00E90833">
            <w:pPr>
              <w:jc w:val="left"/>
            </w:pPr>
            <w:r>
              <w:t>רגולטורי</w:t>
            </w:r>
          </w:p>
        </w:tc>
        <w:tc>
          <w:tcPr>
            <w:tcW w:w="6826" w:type="dxa"/>
            <w:shd w:val="clear" w:color="auto" w:fill="F5F7FA"/>
            <w:tcMar>
              <w:top w:w="80" w:type="dxa"/>
              <w:left w:w="120" w:type="dxa"/>
              <w:bottom w:w="80" w:type="dxa"/>
              <w:right w:w="120" w:type="dxa"/>
            </w:tcMar>
          </w:tcPr>
          <w:p w14:paraId="7E8CAE3E" w14:textId="77777777" w:rsidR="00341D45" w:rsidRDefault="00032883" w:rsidP="00E90833">
            <w:pPr>
              <w:jc w:val="left"/>
            </w:pPr>
            <w:r>
              <w:t>נדרש שינוי חוק, בעיות פרטיות, חסמי אבטחה</w:t>
            </w:r>
          </w:p>
        </w:tc>
      </w:tr>
      <w:tr w:rsidR="00341D45" w14:paraId="7E8CAE42" w14:textId="77777777">
        <w:tc>
          <w:tcPr>
            <w:tcW w:w="2200" w:type="dxa"/>
            <w:shd w:val="clear" w:color="auto" w:fill="FFFFFF"/>
            <w:tcMar>
              <w:top w:w="80" w:type="dxa"/>
              <w:left w:w="120" w:type="dxa"/>
              <w:bottom w:w="80" w:type="dxa"/>
              <w:right w:w="120" w:type="dxa"/>
            </w:tcMar>
          </w:tcPr>
          <w:p w14:paraId="7E8CAE40" w14:textId="77777777" w:rsidR="00341D45" w:rsidRDefault="00032883" w:rsidP="00E90833">
            <w:pPr>
              <w:jc w:val="left"/>
            </w:pPr>
            <w:r>
              <w:t>ארגוני</w:t>
            </w:r>
          </w:p>
        </w:tc>
        <w:tc>
          <w:tcPr>
            <w:tcW w:w="6826" w:type="dxa"/>
            <w:shd w:val="clear" w:color="auto" w:fill="FFFFFF"/>
            <w:tcMar>
              <w:top w:w="80" w:type="dxa"/>
              <w:left w:w="120" w:type="dxa"/>
              <w:bottom w:w="80" w:type="dxa"/>
              <w:right w:w="120" w:type="dxa"/>
            </w:tcMar>
          </w:tcPr>
          <w:p w14:paraId="7E8CAE41" w14:textId="77777777" w:rsidR="00341D45" w:rsidRDefault="00032883" w:rsidP="00E90833">
            <w:pPr>
              <w:jc w:val="left"/>
            </w:pPr>
            <w:r>
              <w:t xml:space="preserve">אין </w:t>
            </w:r>
            <w:proofErr w:type="spellStart"/>
            <w:r>
              <w:t>Product</w:t>
            </w:r>
            <w:proofErr w:type="spellEnd"/>
            <w:r>
              <w:t xml:space="preserve"> </w:t>
            </w:r>
            <w:proofErr w:type="spellStart"/>
            <w:r>
              <w:t>Owner</w:t>
            </w:r>
            <w:proofErr w:type="spellEnd"/>
            <w:r>
              <w:t>, חוסר מחויבות ניהולית</w:t>
            </w:r>
          </w:p>
        </w:tc>
      </w:tr>
      <w:tr w:rsidR="00341D45" w14:paraId="7E8CAE45" w14:textId="77777777">
        <w:tc>
          <w:tcPr>
            <w:tcW w:w="2200" w:type="dxa"/>
            <w:shd w:val="clear" w:color="auto" w:fill="F5F7FA"/>
            <w:tcMar>
              <w:top w:w="80" w:type="dxa"/>
              <w:left w:w="120" w:type="dxa"/>
              <w:bottom w:w="80" w:type="dxa"/>
              <w:right w:w="120" w:type="dxa"/>
            </w:tcMar>
          </w:tcPr>
          <w:p w14:paraId="7E8CAE43" w14:textId="77777777" w:rsidR="00341D45" w:rsidRDefault="00032883" w:rsidP="00E90833">
            <w:pPr>
              <w:jc w:val="left"/>
            </w:pPr>
            <w:r>
              <w:t>פוליטי</w:t>
            </w:r>
          </w:p>
        </w:tc>
        <w:tc>
          <w:tcPr>
            <w:tcW w:w="6826" w:type="dxa"/>
            <w:shd w:val="clear" w:color="auto" w:fill="F5F7FA"/>
            <w:tcMar>
              <w:top w:w="80" w:type="dxa"/>
              <w:left w:w="120" w:type="dxa"/>
              <w:bottom w:w="80" w:type="dxa"/>
              <w:right w:w="120" w:type="dxa"/>
            </w:tcMar>
          </w:tcPr>
          <w:p w14:paraId="7E8CAE44" w14:textId="77777777" w:rsidR="00341D45" w:rsidRDefault="00032883" w:rsidP="00E90833">
            <w:pPr>
              <w:jc w:val="left"/>
            </w:pPr>
            <w:r>
              <w:t>שינוי ממשלה, התנגדות בעלי עניין</w:t>
            </w:r>
          </w:p>
        </w:tc>
      </w:tr>
    </w:tbl>
    <w:p w14:paraId="7E8CAE46" w14:textId="77777777" w:rsidR="00341D45" w:rsidRDefault="00032883" w:rsidP="00E90833">
      <w:pPr>
        <w:pBdr>
          <w:right w:val="single" w:sz="18" w:space="8" w:color="2F5496"/>
        </w:pBdr>
        <w:shd w:val="clear" w:color="auto" w:fill="EEF2F7"/>
        <w:spacing w:before="120" w:after="200"/>
        <w:ind w:right="200"/>
        <w:jc w:val="left"/>
      </w:pPr>
      <w:r>
        <w:t>עיקרון: שינוי רגולטורי לא פוסל מיזם — הוא מנוהל כסיכון ב"מפתחות להצלחה". מסלולי ההתקשרות והרכש (G2G, ספק יחיד, מכרז) מתוכננים מוקדם.</w:t>
      </w:r>
    </w:p>
    <w:p w14:paraId="7E8CAE47" w14:textId="77777777" w:rsidR="00341D45" w:rsidRDefault="00032883" w:rsidP="00E90833">
      <w:pPr>
        <w:pStyle w:val="Heading3"/>
        <w:spacing w:before="260" w:after="120"/>
        <w:jc w:val="left"/>
      </w:pPr>
      <w:bookmarkStart w:id="269" w:name="_Toc236339122"/>
      <w:proofErr w:type="spellStart"/>
      <w:r>
        <w:rPr>
          <w:b/>
          <w:bCs/>
          <w:color w:val="2F5496"/>
        </w:rPr>
        <w:t>Gate</w:t>
      </w:r>
      <w:proofErr w:type="spellEnd"/>
      <w:r>
        <w:rPr>
          <w:b/>
          <w:bCs/>
          <w:color w:val="2F5496"/>
        </w:rPr>
        <w:t xml:space="preserve"> — אישור </w:t>
      </w:r>
      <w:proofErr w:type="spellStart"/>
      <w:r>
        <w:rPr>
          <w:b/>
          <w:bCs/>
          <w:color w:val="2F5496"/>
        </w:rPr>
        <w:t>Canvas</w:t>
      </w:r>
      <w:proofErr w:type="spellEnd"/>
      <w:r>
        <w:rPr>
          <w:b/>
          <w:bCs/>
          <w:color w:val="2F5496"/>
        </w:rPr>
        <w:t xml:space="preserve"> ומעבר ל-</w:t>
      </w:r>
      <w:proofErr w:type="spellStart"/>
      <w:r>
        <w:rPr>
          <w:b/>
          <w:bCs/>
          <w:color w:val="2F5496"/>
        </w:rPr>
        <w:t>Roadshow</w:t>
      </w:r>
      <w:bookmarkEnd w:id="269"/>
      <w:proofErr w:type="spellEnd"/>
    </w:p>
    <w:p w14:paraId="7E8CAE48" w14:textId="710AC5EC" w:rsidR="00341D45" w:rsidRDefault="00032883" w:rsidP="00E90833">
      <w:pPr>
        <w:spacing w:after="160"/>
        <w:jc w:val="left"/>
      </w:pPr>
      <w:r>
        <w:rPr>
          <w:b/>
          <w:bCs/>
        </w:rPr>
        <w:t>מי מאשר:</w:t>
      </w:r>
      <w:r>
        <w:t xml:space="preserve"> ועדת ההיגוי של הנהלת המטה.</w:t>
      </w:r>
      <w:ins w:id="270" w:author="אורית קורמן נגרי" w:date="2026-08-16T16:29:00Z" w16du:dateUtc="2026-08-16T13:29:00Z">
        <w:r w:rsidR="00DA0677">
          <w:rPr>
            <w:rFonts w:hint="cs"/>
          </w:rPr>
          <w:t xml:space="preserve"> הועדה היא אחרי שלב מיפוי השותפים כי שותף הוא תנאי מעבר</w:t>
        </w:r>
      </w:ins>
      <w:ins w:id="271" w:author="אורית קורמן נגרי" w:date="2026-08-16T16:30:00Z" w16du:dateUtc="2026-08-16T13:30:00Z">
        <w:r w:rsidR="00DA0677">
          <w:rPr>
            <w:rFonts w:hint="cs"/>
          </w:rPr>
          <w:t>, להקפיץ את זה קדימה</w:t>
        </w:r>
      </w:ins>
    </w:p>
    <w:p w14:paraId="7E8CAE49" w14:textId="77777777" w:rsidR="00341D45" w:rsidRDefault="00032883" w:rsidP="00E90833">
      <w:pPr>
        <w:pStyle w:val="ListParagraph"/>
        <w:numPr>
          <w:ilvl w:val="0"/>
          <w:numId w:val="2"/>
        </w:numPr>
        <w:spacing w:after="80"/>
        <w:jc w:val="left"/>
      </w:pPr>
      <w:r>
        <w:t>כל סעיפי ה-</w:t>
      </w:r>
      <w:proofErr w:type="spellStart"/>
      <w:r>
        <w:t>Canvas</w:t>
      </w:r>
      <w:proofErr w:type="spellEnd"/>
      <w:r>
        <w:t xml:space="preserve"> מלאים</w:t>
      </w:r>
    </w:p>
    <w:p w14:paraId="7E8CAE4A" w14:textId="77777777" w:rsidR="00341D45" w:rsidRDefault="00032883" w:rsidP="00E90833">
      <w:pPr>
        <w:pStyle w:val="ListParagraph"/>
        <w:numPr>
          <w:ilvl w:val="0"/>
          <w:numId w:val="2"/>
        </w:numPr>
        <w:spacing w:after="80"/>
        <w:jc w:val="left"/>
      </w:pPr>
      <w:r>
        <w:t>אימפקט צפוי מוגדר בצורה מדידה</w:t>
      </w:r>
    </w:p>
    <w:p w14:paraId="7E8CAE4B" w14:textId="77777777" w:rsidR="00341D45" w:rsidRDefault="00032883" w:rsidP="00E90833">
      <w:pPr>
        <w:pStyle w:val="ListParagraph"/>
        <w:numPr>
          <w:ilvl w:val="0"/>
          <w:numId w:val="2"/>
        </w:numPr>
        <w:spacing w:after="80"/>
        <w:jc w:val="left"/>
      </w:pPr>
      <w:r>
        <w:t xml:space="preserve">AI </w:t>
      </w:r>
      <w:proofErr w:type="spellStart"/>
      <w:r>
        <w:t>Fit</w:t>
      </w:r>
      <w:proofErr w:type="spellEnd"/>
      <w:r>
        <w:t xml:space="preserve"> מאושר</w:t>
      </w:r>
    </w:p>
    <w:p w14:paraId="7E8CAE4C" w14:textId="77777777" w:rsidR="00341D45" w:rsidRDefault="00032883" w:rsidP="00E90833">
      <w:pPr>
        <w:pStyle w:val="ListParagraph"/>
        <w:numPr>
          <w:ilvl w:val="0"/>
          <w:numId w:val="2"/>
        </w:numPr>
        <w:spacing w:after="80"/>
        <w:jc w:val="left"/>
      </w:pPr>
      <w:r>
        <w:t>ישימות ראשונית מאושרת</w:t>
      </w:r>
    </w:p>
    <w:p w14:paraId="7E8CAE4D" w14:textId="77777777" w:rsidR="00341D45" w:rsidRDefault="00032883" w:rsidP="00E90833">
      <w:pPr>
        <w:pStyle w:val="ListParagraph"/>
        <w:numPr>
          <w:ilvl w:val="0"/>
          <w:numId w:val="2"/>
        </w:numPr>
        <w:spacing w:after="80"/>
        <w:jc w:val="left"/>
      </w:pPr>
      <w:r>
        <w:t>מועמדים ל-</w:t>
      </w:r>
      <w:proofErr w:type="spellStart"/>
      <w:r>
        <w:t>Owner</w:t>
      </w:r>
      <w:proofErr w:type="spellEnd"/>
      <w:r>
        <w:t xml:space="preserve"> מזוהים</w:t>
      </w:r>
    </w:p>
    <w:p w14:paraId="7E8CAE4E" w14:textId="77777777" w:rsidR="00341D45" w:rsidRDefault="00032883" w:rsidP="00E90833">
      <w:pPr>
        <w:pStyle w:val="ListParagraph"/>
        <w:numPr>
          <w:ilvl w:val="0"/>
          <w:numId w:val="2"/>
        </w:numPr>
        <w:spacing w:after="80"/>
        <w:jc w:val="left"/>
      </w:pPr>
      <w:r>
        <w:t>מסלול ההתקשרות מוגדר מראש</w:t>
      </w:r>
    </w:p>
    <w:p w14:paraId="7E8CAE4F" w14:textId="60CE847D" w:rsidR="00341D45" w:rsidRDefault="00032883" w:rsidP="00E90833">
      <w:pPr>
        <w:spacing w:after="160"/>
        <w:jc w:val="left"/>
        <w:rPr>
          <w:ins w:id="272" w:author="אורית קורמן נגרי" w:date="2026-08-16T16:28:00Z" w16du:dateUtc="2026-08-16T13:28:00Z"/>
        </w:rPr>
      </w:pPr>
      <w:r>
        <w:rPr>
          <w:b/>
          <w:bCs/>
        </w:rPr>
        <w:t>תוצר:</w:t>
      </w:r>
      <w:r>
        <w:t xml:space="preserve"> בריף מיזם מסכם — 1–2 עמודים, פורמט מכירתי, מותאם לגיוס שותף מוביל. ראה </w:t>
      </w:r>
      <w:hyperlink w:anchor="b02_roadshow" w:history="1">
        <w:proofErr w:type="spellStart"/>
        <w:r>
          <w:rPr>
            <w:color w:val="1155CC"/>
            <w:u w:val="single"/>
          </w:rPr>
          <w:t>Roadshow</w:t>
        </w:r>
        <w:proofErr w:type="spellEnd"/>
      </w:hyperlink>
      <w:r>
        <w:t>.</w:t>
      </w:r>
    </w:p>
    <w:p w14:paraId="64F8534B" w14:textId="77777777" w:rsidR="00DA0677" w:rsidRDefault="00DA0677" w:rsidP="00E90833">
      <w:pPr>
        <w:spacing w:after="160"/>
        <w:jc w:val="left"/>
        <w:rPr>
          <w:ins w:id="273" w:author="אורית קורמן נגרי" w:date="2026-08-16T16:28:00Z" w16du:dateUtc="2026-08-16T13:28:00Z"/>
        </w:rPr>
      </w:pPr>
    </w:p>
    <w:p w14:paraId="3A8AD556" w14:textId="544C353A" w:rsidR="00DA0677" w:rsidRPr="00DA0677" w:rsidRDefault="00DA0677" w:rsidP="00E90833">
      <w:pPr>
        <w:spacing w:after="160"/>
        <w:jc w:val="left"/>
        <w:rPr>
          <w:lang w:val="en-US"/>
          <w:rPrChange w:id="274" w:author="אורית קורמן נגרי" w:date="2026-08-16T16:28:00Z" w16du:dateUtc="2026-08-16T13:28:00Z">
            <w:rPr/>
          </w:rPrChange>
        </w:rPr>
      </w:pPr>
      <w:ins w:id="275" w:author="אורית קורמן נגרי" w:date="2026-08-16T16:28:00Z" w16du:dateUtc="2026-08-16T13:28:00Z">
        <w:r>
          <w:rPr>
            <w:rFonts w:hint="cs"/>
          </w:rPr>
          <w:t xml:space="preserve">באופן כללי בשלב הזה נדרש להגדיר תנאי סף כולל חתימת תקנון עם המוביל המיישם המתוכנן ל- </w:t>
        </w:r>
        <w:r>
          <w:rPr>
            <w:rtl w:val="0"/>
            <w:lang w:val="en-US"/>
          </w:rPr>
          <w:t>HANDOVER</w:t>
        </w:r>
      </w:ins>
    </w:p>
    <w:p w14:paraId="7E8CAE50" w14:textId="77777777" w:rsidR="00341D45" w:rsidRDefault="00032883" w:rsidP="00E90833">
      <w:pPr>
        <w:pStyle w:val="Heading2"/>
        <w:spacing w:before="320" w:after="160"/>
        <w:jc w:val="left"/>
      </w:pPr>
      <w:bookmarkStart w:id="276" w:name="b02_roadshow"/>
      <w:bookmarkStart w:id="277" w:name="_Toc236339123"/>
      <w:r>
        <w:rPr>
          <w:b/>
          <w:bCs/>
          <w:color w:val="2F5496"/>
          <w:sz w:val="28"/>
          <w:szCs w:val="28"/>
        </w:rPr>
        <w:t xml:space="preserve">תת-שלב 4 · הרחבת צוות / בחירת שותפים — </w:t>
      </w:r>
      <w:proofErr w:type="spellStart"/>
      <w:r>
        <w:rPr>
          <w:b/>
          <w:bCs/>
          <w:color w:val="2F5496"/>
          <w:sz w:val="28"/>
          <w:szCs w:val="28"/>
        </w:rPr>
        <w:t>Roadshow</w:t>
      </w:r>
      <w:bookmarkEnd w:id="276"/>
      <w:bookmarkEnd w:id="277"/>
      <w:proofErr w:type="spellEnd"/>
    </w:p>
    <w:p w14:paraId="7E8CAE51" w14:textId="77777777" w:rsidR="00341D45" w:rsidRDefault="00032883" w:rsidP="00E90833">
      <w:pPr>
        <w:pStyle w:val="Heading3"/>
        <w:spacing w:before="260" w:after="120"/>
        <w:jc w:val="left"/>
      </w:pPr>
      <w:bookmarkStart w:id="278" w:name="_Toc236339124"/>
      <w:r>
        <w:rPr>
          <w:b/>
          <w:bCs/>
          <w:color w:val="2F5496"/>
        </w:rPr>
        <w:t>מטרה</w:t>
      </w:r>
      <w:bookmarkEnd w:id="278"/>
    </w:p>
    <w:p w14:paraId="7E8CAE52" w14:textId="1F0742BB" w:rsidR="00341D45" w:rsidRDefault="00032883" w:rsidP="00E90833">
      <w:pPr>
        <w:spacing w:after="160"/>
        <w:jc w:val="left"/>
      </w:pPr>
      <w:r>
        <w:t>יציאה ל-</w:t>
      </w:r>
      <w:proofErr w:type="spellStart"/>
      <w:r>
        <w:t>Roadshow</w:t>
      </w:r>
      <w:proofErr w:type="spellEnd"/>
      <w:r>
        <w:t xml:space="preserve"> — הצגת בריף המיזם (תוצר </w:t>
      </w:r>
      <w:hyperlink w:anchor="b02_canvas" w:history="1">
        <w:proofErr w:type="spellStart"/>
        <w:r>
          <w:rPr>
            <w:color w:val="1155CC"/>
            <w:u w:val="single"/>
          </w:rPr>
          <w:t>Lean</w:t>
        </w:r>
        <w:proofErr w:type="spellEnd"/>
        <w:r>
          <w:rPr>
            <w:color w:val="1155CC"/>
            <w:u w:val="single"/>
          </w:rPr>
          <w:t xml:space="preserve"> </w:t>
        </w:r>
        <w:proofErr w:type="spellStart"/>
        <w:r>
          <w:rPr>
            <w:color w:val="1155CC"/>
            <w:u w:val="single"/>
          </w:rPr>
          <w:t>Canvas</w:t>
        </w:r>
        <w:proofErr w:type="spellEnd"/>
      </w:hyperlink>
      <w:r>
        <w:t>), גיוס שותף מוביל שיקבל בעלות, וגיבוש צוות ההקמה לקראת מימוש.</w:t>
      </w:r>
    </w:p>
    <w:p w14:paraId="7E8CAE53" w14:textId="77777777" w:rsidR="00341D45" w:rsidRDefault="00032883" w:rsidP="00E90833">
      <w:pPr>
        <w:pStyle w:val="Heading3"/>
        <w:spacing w:before="260" w:after="120"/>
        <w:jc w:val="left"/>
      </w:pPr>
      <w:bookmarkStart w:id="279" w:name="_Toc236339125"/>
      <w:r>
        <w:rPr>
          <w:b/>
          <w:bCs/>
          <w:color w:val="2F5496"/>
        </w:rPr>
        <w:t>פרמטרים לבחירת שותף מוביל</w:t>
      </w:r>
      <w:bookmarkEnd w:id="279"/>
    </w:p>
    <w:p w14:paraId="7E8CAE54" w14:textId="77777777" w:rsidR="00341D45" w:rsidRDefault="00032883" w:rsidP="00E90833">
      <w:pPr>
        <w:spacing w:after="160"/>
        <w:jc w:val="left"/>
      </w:pPr>
      <w:r>
        <w:rPr>
          <w:b/>
          <w:bCs/>
        </w:rPr>
        <w:lastRenderedPageBreak/>
        <w:t xml:space="preserve">בסיס המיפוי — שלושה </w:t>
      </w:r>
      <w:proofErr w:type="spellStart"/>
      <w:r>
        <w:rPr>
          <w:b/>
          <w:bCs/>
        </w:rPr>
        <w:t>פרופילי</w:t>
      </w:r>
      <w:proofErr w:type="spellEnd"/>
      <w:r>
        <w:rPr>
          <w:b/>
          <w:bCs/>
        </w:rPr>
        <w:t xml:space="preserve"> מועמדים:</w:t>
      </w:r>
      <w:r>
        <w:t xml:space="preserve"> גופים ממשלתיים · תעשייה וחברות עסקיות · אקדמיה.</w:t>
      </w:r>
    </w:p>
    <w:p w14:paraId="7E8CAE55" w14:textId="77777777" w:rsidR="00341D45" w:rsidRDefault="00032883" w:rsidP="00E90833">
      <w:pPr>
        <w:spacing w:after="160"/>
        <w:jc w:val="left"/>
      </w:pPr>
      <w:proofErr w:type="spellStart"/>
      <w:r>
        <w:rPr>
          <w:b/>
          <w:bCs/>
        </w:rPr>
        <w:t>קריטריוני</w:t>
      </w:r>
      <w:proofErr w:type="spellEnd"/>
      <w:r>
        <w:rPr>
          <w:b/>
          <w:bCs/>
        </w:rPr>
        <w:t xml:space="preserve"> ההתאמה:</w:t>
      </w:r>
      <w:r>
        <w:t xml:space="preserve"> גישה לדאטה הנדרש · קהל משתמשים רלוונטי · מנדט לפעולה · יכולת להוביל שינוי בתחום.</w:t>
      </w:r>
    </w:p>
    <w:p w14:paraId="7E8CAE56" w14:textId="1AFC6AE5" w:rsidR="00341D45" w:rsidRDefault="00032883" w:rsidP="00E90833">
      <w:pPr>
        <w:spacing w:after="160"/>
        <w:jc w:val="left"/>
      </w:pPr>
      <w:r>
        <w:rPr>
          <w:b/>
          <w:bCs/>
        </w:rPr>
        <w:t>התחייבויות מינימליות מהשותף:</w:t>
      </w:r>
      <w:r>
        <w:t xml:space="preserve"> </w:t>
      </w:r>
      <w:proofErr w:type="spellStart"/>
      <w:r>
        <w:t>Product</w:t>
      </w:r>
      <w:proofErr w:type="spellEnd"/>
      <w:r>
        <w:t xml:space="preserve"> </w:t>
      </w:r>
      <w:proofErr w:type="spellStart"/>
      <w:r>
        <w:t>Owner</w:t>
      </w:r>
      <w:proofErr w:type="spellEnd"/>
      <w:r>
        <w:t xml:space="preserve"> מוגדר · </w:t>
      </w:r>
      <w:del w:id="280" w:author="אורית קורמן נגרי" w:date="2026-08-16T16:29:00Z" w16du:dateUtc="2026-08-16T13:29:00Z">
        <w:r w:rsidDel="00DA0677">
          <w:delText>תקציב ראשוני</w:delText>
        </w:r>
      </w:del>
      <w:ins w:id="281" w:author="אורית קורמן נגרי" w:date="2026-08-16T16:29:00Z" w16du:dateUtc="2026-08-16T13:29:00Z">
        <w:r w:rsidR="00DA0677">
          <w:rPr>
            <w:rFonts w:hint="cs"/>
          </w:rPr>
          <w:t>דמי רצינות (יש ל</w:t>
        </w:r>
      </w:ins>
      <w:ins w:id="282" w:author="אורית קורמן נגרי" w:date="2026-08-16T16:30:00Z" w16du:dateUtc="2026-08-16T13:30:00Z">
        <w:r w:rsidR="00DA0677">
          <w:rPr>
            <w:rFonts w:hint="cs"/>
          </w:rPr>
          <w:t xml:space="preserve">ו </w:t>
        </w:r>
      </w:ins>
      <w:ins w:id="283" w:author="אורית קורמן נגרי" w:date="2026-08-16T16:29:00Z" w16du:dateUtc="2026-08-16T13:29:00Z">
        <w:r w:rsidR="00DA0677">
          <w:rPr>
            <w:rFonts w:hint="cs"/>
          </w:rPr>
          <w:t>מ</w:t>
        </w:r>
      </w:ins>
      <w:ins w:id="284" w:author="אורית קורמן נגרי" w:date="2026-08-16T16:30:00Z" w16du:dateUtc="2026-08-16T13:30:00Z">
        <w:r w:rsidR="00DA0677">
          <w:rPr>
            <w:rFonts w:hint="cs"/>
          </w:rPr>
          <w:t>ה להפסיד אם לא מימש את החלק שלו בעסקה)</w:t>
        </w:r>
      </w:ins>
      <w:r>
        <w:t xml:space="preserve"> · גישה לדאטה · מחויבות הנהלה.</w:t>
      </w:r>
    </w:p>
    <w:p w14:paraId="7E8CAE57" w14:textId="77777777" w:rsidR="00341D45" w:rsidRDefault="00032883" w:rsidP="00E90833">
      <w:pPr>
        <w:pBdr>
          <w:right w:val="single" w:sz="18" w:space="8" w:color="2F5496"/>
        </w:pBdr>
        <w:shd w:val="clear" w:color="auto" w:fill="EEF2F7"/>
        <w:spacing w:before="120" w:after="200"/>
        <w:ind w:right="200"/>
        <w:jc w:val="left"/>
      </w:pPr>
      <w:r>
        <w:t xml:space="preserve">עיקרון: "מה בשביל זה?" — חייב להיות לשותף תמריץ ברור לקחת בעלות: חיסכון בעלויות למשרד ממשלתי, רווח כלכלי לחברה פרטית, יתרון רגולטורי </w:t>
      </w:r>
      <w:proofErr w:type="spellStart"/>
      <w:r>
        <w:t>וכו</w:t>
      </w:r>
      <w:proofErr w:type="spellEnd"/>
      <w:r>
        <w:t>׳.</w:t>
      </w:r>
    </w:p>
    <w:p w14:paraId="7E8CAE58" w14:textId="77777777" w:rsidR="00341D45" w:rsidRDefault="00032883" w:rsidP="00E90833">
      <w:pPr>
        <w:pStyle w:val="Heading3"/>
        <w:spacing w:before="260" w:after="120"/>
        <w:jc w:val="left"/>
      </w:pPr>
      <w:bookmarkStart w:id="285" w:name="_Toc236339126"/>
      <w:r>
        <w:rPr>
          <w:b/>
          <w:bCs/>
          <w:color w:val="2F5496"/>
        </w:rPr>
        <w:t>מבנה ה-</w:t>
      </w:r>
      <w:proofErr w:type="spellStart"/>
      <w:r>
        <w:rPr>
          <w:b/>
          <w:bCs/>
          <w:color w:val="2F5496"/>
        </w:rPr>
        <w:t>Roadshow</w:t>
      </w:r>
      <w:bookmarkEnd w:id="285"/>
      <w:proofErr w:type="spellEnd"/>
    </w:p>
    <w:p w14:paraId="7E8CAE59" w14:textId="77777777" w:rsidR="00341D45" w:rsidRDefault="00032883" w:rsidP="00E90833">
      <w:pPr>
        <w:spacing w:after="160"/>
        <w:jc w:val="left"/>
      </w:pPr>
      <w:r>
        <w:rPr>
          <w:b/>
          <w:bCs/>
        </w:rPr>
        <w:t>אופן ההתקשרות:</w:t>
      </w:r>
      <w:r>
        <w:t xml:space="preserve"> מהיר, ישיר — ללא מכרז בשלב זה.</w:t>
      </w:r>
    </w:p>
    <w:p w14:paraId="7E8CAE5A" w14:textId="77777777" w:rsidR="00341D45" w:rsidRDefault="00032883" w:rsidP="00E90833">
      <w:pPr>
        <w:spacing w:after="160"/>
        <w:jc w:val="left"/>
      </w:pPr>
      <w:r>
        <w:rPr>
          <w:b/>
          <w:bCs/>
        </w:rPr>
        <w:t>תוצר הצלחה:</w:t>
      </w:r>
      <w:r>
        <w:t xml:space="preserve"> שותף מוביל חתום על התחייבויות הסף · </w:t>
      </w:r>
      <w:proofErr w:type="spellStart"/>
      <w:r>
        <w:t>Product</w:t>
      </w:r>
      <w:proofErr w:type="spellEnd"/>
      <w:r>
        <w:t xml:space="preserve"> </w:t>
      </w:r>
      <w:proofErr w:type="spellStart"/>
      <w:r>
        <w:t>Owner</w:t>
      </w:r>
      <w:proofErr w:type="spellEnd"/>
      <w:r>
        <w:t xml:space="preserve"> מוגדר מצד השותף · צוות הקמה ראשוני בנוי (</w:t>
      </w:r>
      <w:proofErr w:type="spellStart"/>
      <w:r>
        <w:t>Core</w:t>
      </w:r>
      <w:proofErr w:type="spellEnd"/>
      <w:r>
        <w:t xml:space="preserve"> </w:t>
      </w:r>
      <w:proofErr w:type="spellStart"/>
      <w:r>
        <w:t>Team</w:t>
      </w:r>
      <w:proofErr w:type="spellEnd"/>
      <w:r>
        <w:t xml:space="preserve"> + אנשי השותף) · הסכמה על מודל ההפעלה.</w:t>
      </w:r>
    </w:p>
    <w:p w14:paraId="7E8CAE5B" w14:textId="77777777" w:rsidR="00341D45" w:rsidRDefault="00032883" w:rsidP="00E90833">
      <w:pPr>
        <w:spacing w:after="160"/>
        <w:jc w:val="left"/>
      </w:pPr>
      <w:r>
        <w:rPr>
          <w:b/>
          <w:bCs/>
        </w:rPr>
        <w:t>מה קורה אם אין שותף מתאים:</w:t>
      </w:r>
      <w:r>
        <w:t xml:space="preserve"> הבעיה חוזרת למפעל עם תיעוד הידע שנצבר · שמורה ב"מאגר בעיות בשלות" לבחינה מחדש כשיתפתחו יכולות AI חדשות.</w:t>
      </w:r>
    </w:p>
    <w:p w14:paraId="7E8CAE5C" w14:textId="77777777" w:rsidR="00341D45" w:rsidRDefault="00032883" w:rsidP="00E90833">
      <w:pPr>
        <w:pStyle w:val="Heading3"/>
        <w:spacing w:before="260" w:after="120"/>
        <w:jc w:val="left"/>
      </w:pPr>
      <w:bookmarkStart w:id="286" w:name="_Toc236339127"/>
      <w:r>
        <w:rPr>
          <w:b/>
          <w:bCs/>
          <w:color w:val="2F5496"/>
        </w:rPr>
        <w:t>מה קורה אחרי חתימת השותף?</w:t>
      </w:r>
      <w:bookmarkEnd w:id="286"/>
    </w:p>
    <w:p w14:paraId="7E8CAE5D" w14:textId="7B6B8D92" w:rsidR="00341D45" w:rsidRDefault="00032883" w:rsidP="00E90833">
      <w:pPr>
        <w:spacing w:after="160"/>
        <w:jc w:val="left"/>
      </w:pPr>
      <w:r>
        <w:t>עם חתימת השותף, המיזם עובר מ"תכנון" ל"ביצוע" — כאן נכנסת מתודולוגיית ה-</w:t>
      </w:r>
      <w:proofErr w:type="spellStart"/>
      <w:r>
        <w:rPr>
          <w:b/>
          <w:bCs/>
        </w:rPr>
        <w:t>Business</w:t>
      </w:r>
      <w:proofErr w:type="spellEnd"/>
      <w:r>
        <w:rPr>
          <w:b/>
          <w:bCs/>
        </w:rPr>
        <w:t xml:space="preserve"> </w:t>
      </w:r>
      <w:proofErr w:type="spellStart"/>
      <w:r>
        <w:rPr>
          <w:b/>
          <w:bCs/>
        </w:rPr>
        <w:t>Wiki</w:t>
      </w:r>
      <w:proofErr w:type="spellEnd"/>
      <w:r>
        <w:rPr>
          <w:b/>
          <w:bCs/>
        </w:rPr>
        <w:t xml:space="preserve"> ו-SDLC </w:t>
      </w:r>
      <w:proofErr w:type="spellStart"/>
      <w:r>
        <w:rPr>
          <w:b/>
          <w:bCs/>
        </w:rPr>
        <w:t>אג׳נטי</w:t>
      </w:r>
      <w:proofErr w:type="spellEnd"/>
      <w:r>
        <w:t xml:space="preserve">: </w:t>
      </w:r>
      <w:hyperlink w:anchor="b06_readme" w:history="1">
        <w:r>
          <w:rPr>
            <w:color w:val="1155CC"/>
            <w:u w:val="single"/>
          </w:rPr>
          <w:t xml:space="preserve">שיטת פיתוח </w:t>
        </w:r>
        <w:proofErr w:type="spellStart"/>
        <w:r>
          <w:rPr>
            <w:color w:val="1155CC"/>
            <w:u w:val="single"/>
          </w:rPr>
          <w:t>אג׳נטי</w:t>
        </w:r>
        <w:proofErr w:type="spellEnd"/>
        <w:r>
          <w:rPr>
            <w:color w:val="1155CC"/>
            <w:u w:val="single"/>
          </w:rPr>
          <w:t xml:space="preserve"> ו-ADR</w:t>
        </w:r>
      </w:hyperlink>
      <w:r>
        <w:t xml:space="preserve">. דוגמה קונקרטית: </w:t>
      </w:r>
      <w:r>
        <w:rPr>
          <w:i/>
          <w:iCs/>
          <w:color w:val="666666"/>
        </w:rPr>
        <w:t>כור ביטוח לאומי, מחוץ למסמך זה</w:t>
      </w:r>
      <w:r>
        <w:t>.</w:t>
      </w:r>
    </w:p>
    <w:p w14:paraId="7E8CAE5E" w14:textId="77777777" w:rsidR="00341D45" w:rsidRDefault="00032883" w:rsidP="00E90833">
      <w:pPr>
        <w:pStyle w:val="Heading2"/>
        <w:spacing w:before="320" w:after="160"/>
        <w:jc w:val="left"/>
      </w:pPr>
      <w:bookmarkStart w:id="287" w:name="b02_gates"/>
      <w:bookmarkStart w:id="288" w:name="_Toc236339128"/>
      <w:r>
        <w:rPr>
          <w:b/>
          <w:bCs/>
          <w:color w:val="2F5496"/>
          <w:sz w:val="28"/>
          <w:szCs w:val="28"/>
        </w:rPr>
        <w:t xml:space="preserve">תקציר </w:t>
      </w:r>
      <w:proofErr w:type="spellStart"/>
      <w:r>
        <w:rPr>
          <w:b/>
          <w:bCs/>
          <w:color w:val="2F5496"/>
          <w:sz w:val="28"/>
          <w:szCs w:val="28"/>
        </w:rPr>
        <w:t>Gates</w:t>
      </w:r>
      <w:proofErr w:type="spellEnd"/>
      <w:r>
        <w:rPr>
          <w:b/>
          <w:bCs/>
          <w:color w:val="2F5496"/>
          <w:sz w:val="28"/>
          <w:szCs w:val="28"/>
        </w:rPr>
        <w:t xml:space="preserve"> וזמנים — הגדרת המיזם</w:t>
      </w:r>
      <w:bookmarkEnd w:id="287"/>
      <w:bookmarkEnd w:id="288"/>
    </w:p>
    <w:tbl>
      <w:tblPr>
        <w:bidiVisual/>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800"/>
        <w:gridCol w:w="2626"/>
        <w:gridCol w:w="1800"/>
      </w:tblGrid>
      <w:tr w:rsidR="00341D45" w14:paraId="7E8CAE63" w14:textId="77777777">
        <w:trPr>
          <w:tblHeader/>
        </w:trPr>
        <w:tc>
          <w:tcPr>
            <w:tcW w:w="1800" w:type="dxa"/>
            <w:shd w:val="clear" w:color="auto" w:fill="2F5496"/>
            <w:tcMar>
              <w:top w:w="80" w:type="dxa"/>
              <w:left w:w="120" w:type="dxa"/>
              <w:bottom w:w="80" w:type="dxa"/>
              <w:right w:w="120" w:type="dxa"/>
            </w:tcMar>
            <w:vAlign w:val="center"/>
          </w:tcPr>
          <w:p w14:paraId="7E8CAE5F" w14:textId="77777777" w:rsidR="00341D45" w:rsidRDefault="00032883" w:rsidP="00E90833">
            <w:pPr>
              <w:jc w:val="left"/>
            </w:pPr>
            <w:r>
              <w:rPr>
                <w:b/>
                <w:bCs/>
                <w:color w:val="FFFFFF"/>
              </w:rPr>
              <w:t>שלב</w:t>
            </w:r>
          </w:p>
        </w:tc>
        <w:tc>
          <w:tcPr>
            <w:tcW w:w="2800" w:type="dxa"/>
            <w:shd w:val="clear" w:color="auto" w:fill="2F5496"/>
            <w:tcMar>
              <w:top w:w="80" w:type="dxa"/>
              <w:left w:w="120" w:type="dxa"/>
              <w:bottom w:w="80" w:type="dxa"/>
              <w:right w:w="120" w:type="dxa"/>
            </w:tcMar>
            <w:vAlign w:val="center"/>
          </w:tcPr>
          <w:p w14:paraId="7E8CAE60" w14:textId="77777777" w:rsidR="00341D45" w:rsidRDefault="00032883" w:rsidP="00E90833">
            <w:pPr>
              <w:jc w:val="left"/>
            </w:pPr>
            <w:r>
              <w:rPr>
                <w:b/>
                <w:bCs/>
                <w:color w:val="FFFFFF"/>
              </w:rPr>
              <w:t>תוצר</w:t>
            </w:r>
          </w:p>
        </w:tc>
        <w:tc>
          <w:tcPr>
            <w:tcW w:w="2626" w:type="dxa"/>
            <w:shd w:val="clear" w:color="auto" w:fill="2F5496"/>
            <w:tcMar>
              <w:top w:w="80" w:type="dxa"/>
              <w:left w:w="120" w:type="dxa"/>
              <w:bottom w:w="80" w:type="dxa"/>
              <w:right w:w="120" w:type="dxa"/>
            </w:tcMar>
            <w:vAlign w:val="center"/>
          </w:tcPr>
          <w:p w14:paraId="7E8CAE61" w14:textId="77777777" w:rsidR="00341D45" w:rsidRDefault="00032883" w:rsidP="00E90833">
            <w:pPr>
              <w:jc w:val="left"/>
            </w:pPr>
            <w:proofErr w:type="spellStart"/>
            <w:r>
              <w:rPr>
                <w:b/>
                <w:bCs/>
                <w:color w:val="FFFFFF"/>
              </w:rPr>
              <w:t>Gate</w:t>
            </w:r>
            <w:proofErr w:type="spellEnd"/>
          </w:p>
        </w:tc>
        <w:tc>
          <w:tcPr>
            <w:tcW w:w="1800" w:type="dxa"/>
            <w:shd w:val="clear" w:color="auto" w:fill="2F5496"/>
            <w:tcMar>
              <w:top w:w="80" w:type="dxa"/>
              <w:left w:w="120" w:type="dxa"/>
              <w:bottom w:w="80" w:type="dxa"/>
              <w:right w:w="120" w:type="dxa"/>
            </w:tcMar>
            <w:vAlign w:val="center"/>
          </w:tcPr>
          <w:p w14:paraId="7E8CAE62" w14:textId="77777777" w:rsidR="00341D45" w:rsidRDefault="00032883" w:rsidP="00E90833">
            <w:pPr>
              <w:jc w:val="left"/>
            </w:pPr>
            <w:r>
              <w:rPr>
                <w:b/>
                <w:bCs/>
                <w:color w:val="FFFFFF"/>
              </w:rPr>
              <w:t>זמן</w:t>
            </w:r>
          </w:p>
        </w:tc>
      </w:tr>
      <w:tr w:rsidR="00341D45" w14:paraId="7E8CAE68" w14:textId="77777777">
        <w:tc>
          <w:tcPr>
            <w:tcW w:w="1800" w:type="dxa"/>
            <w:shd w:val="clear" w:color="auto" w:fill="FFFFFF"/>
            <w:tcMar>
              <w:top w:w="80" w:type="dxa"/>
              <w:left w:w="120" w:type="dxa"/>
              <w:bottom w:w="80" w:type="dxa"/>
              <w:right w:w="120" w:type="dxa"/>
            </w:tcMar>
          </w:tcPr>
          <w:p w14:paraId="7E8CAE64" w14:textId="258A5015" w:rsidR="00341D45" w:rsidRDefault="00032883" w:rsidP="00E90833">
            <w:pPr>
              <w:jc w:val="left"/>
            </w:pPr>
            <w:hyperlink w:anchor="b02_research" w:history="1">
              <w:r>
                <w:rPr>
                  <w:color w:val="1155CC"/>
                  <w:u w:val="single"/>
                </w:rPr>
                <w:t>חקר הבעיה</w:t>
              </w:r>
            </w:hyperlink>
          </w:p>
        </w:tc>
        <w:tc>
          <w:tcPr>
            <w:tcW w:w="2800" w:type="dxa"/>
            <w:shd w:val="clear" w:color="auto" w:fill="FFFFFF"/>
            <w:tcMar>
              <w:top w:w="80" w:type="dxa"/>
              <w:left w:w="120" w:type="dxa"/>
              <w:bottom w:w="80" w:type="dxa"/>
              <w:right w:w="120" w:type="dxa"/>
            </w:tcMar>
          </w:tcPr>
          <w:p w14:paraId="7E8CAE65" w14:textId="77777777" w:rsidR="00341D45" w:rsidRDefault="00032883" w:rsidP="00E90833">
            <w:pPr>
              <w:jc w:val="left"/>
            </w:pPr>
            <w:r>
              <w:t>מסמך הגדרת בעיה (1 עמוד, 6 סעיפים)</w:t>
            </w:r>
          </w:p>
        </w:tc>
        <w:tc>
          <w:tcPr>
            <w:tcW w:w="2626" w:type="dxa"/>
            <w:shd w:val="clear" w:color="auto" w:fill="FFFFFF"/>
            <w:tcMar>
              <w:top w:w="80" w:type="dxa"/>
              <w:left w:w="120" w:type="dxa"/>
              <w:bottom w:w="80" w:type="dxa"/>
              <w:right w:w="120" w:type="dxa"/>
            </w:tcMar>
          </w:tcPr>
          <w:p w14:paraId="7E8CAE66" w14:textId="77777777" w:rsidR="00341D45" w:rsidRDefault="00032883" w:rsidP="00E90833">
            <w:pPr>
              <w:jc w:val="left"/>
            </w:pPr>
            <w:proofErr w:type="spellStart"/>
            <w:r>
              <w:t>Domain</w:t>
            </w:r>
            <w:proofErr w:type="spellEnd"/>
            <w:r>
              <w:t xml:space="preserve"> </w:t>
            </w:r>
            <w:proofErr w:type="spellStart"/>
            <w:r>
              <w:t>Owner</w:t>
            </w:r>
            <w:proofErr w:type="spellEnd"/>
            <w:r>
              <w:t xml:space="preserve"> + AI </w:t>
            </w:r>
            <w:proofErr w:type="spellStart"/>
            <w:r>
              <w:t>Fit</w:t>
            </w:r>
            <w:proofErr w:type="spellEnd"/>
          </w:p>
        </w:tc>
        <w:tc>
          <w:tcPr>
            <w:tcW w:w="1800" w:type="dxa"/>
            <w:shd w:val="clear" w:color="auto" w:fill="FFFFFF"/>
            <w:tcMar>
              <w:top w:w="80" w:type="dxa"/>
              <w:left w:w="120" w:type="dxa"/>
              <w:bottom w:w="80" w:type="dxa"/>
              <w:right w:w="120" w:type="dxa"/>
            </w:tcMar>
          </w:tcPr>
          <w:p w14:paraId="7E8CAE67" w14:textId="77777777" w:rsidR="00341D45" w:rsidRDefault="00032883" w:rsidP="00E90833">
            <w:pPr>
              <w:jc w:val="left"/>
            </w:pPr>
            <w:r>
              <w:t>2–3 שבועות</w:t>
            </w:r>
          </w:p>
        </w:tc>
      </w:tr>
      <w:tr w:rsidR="00341D45" w14:paraId="7E8CAE6D" w14:textId="77777777">
        <w:tc>
          <w:tcPr>
            <w:tcW w:w="1800" w:type="dxa"/>
            <w:shd w:val="clear" w:color="auto" w:fill="F5F7FA"/>
            <w:tcMar>
              <w:top w:w="80" w:type="dxa"/>
              <w:left w:w="120" w:type="dxa"/>
              <w:bottom w:w="80" w:type="dxa"/>
              <w:right w:w="120" w:type="dxa"/>
            </w:tcMar>
          </w:tcPr>
          <w:p w14:paraId="7E8CAE69" w14:textId="149135DE" w:rsidR="00341D45" w:rsidRDefault="00032883" w:rsidP="00E90833">
            <w:pPr>
              <w:jc w:val="left"/>
            </w:pPr>
            <w:hyperlink w:anchor="b02_ideation" w:history="1">
              <w:r>
                <w:rPr>
                  <w:color w:val="1155CC"/>
                  <w:u w:val="single"/>
                </w:rPr>
                <w:t>רעיונאות</w:t>
              </w:r>
            </w:hyperlink>
          </w:p>
        </w:tc>
        <w:tc>
          <w:tcPr>
            <w:tcW w:w="2800" w:type="dxa"/>
            <w:shd w:val="clear" w:color="auto" w:fill="F5F7FA"/>
            <w:tcMar>
              <w:top w:w="80" w:type="dxa"/>
              <w:left w:w="120" w:type="dxa"/>
              <w:bottom w:w="80" w:type="dxa"/>
              <w:right w:w="120" w:type="dxa"/>
            </w:tcMar>
          </w:tcPr>
          <w:p w14:paraId="7E8CAE6A" w14:textId="77777777" w:rsidR="00341D45" w:rsidRDefault="00032883" w:rsidP="00E90833">
            <w:pPr>
              <w:jc w:val="left"/>
            </w:pPr>
            <w:r>
              <w:t>כרטיס פתרון</w:t>
            </w:r>
          </w:p>
        </w:tc>
        <w:tc>
          <w:tcPr>
            <w:tcW w:w="2626" w:type="dxa"/>
            <w:shd w:val="clear" w:color="auto" w:fill="F5F7FA"/>
            <w:tcMar>
              <w:top w:w="80" w:type="dxa"/>
              <w:left w:w="120" w:type="dxa"/>
              <w:bottom w:w="80" w:type="dxa"/>
              <w:right w:w="120" w:type="dxa"/>
            </w:tcMar>
          </w:tcPr>
          <w:p w14:paraId="7E8CAE6B" w14:textId="77777777" w:rsidR="00341D45" w:rsidRDefault="00032883" w:rsidP="00E90833">
            <w:pPr>
              <w:jc w:val="left"/>
            </w:pPr>
            <w:proofErr w:type="spellStart"/>
            <w:r>
              <w:t>Problem</w:t>
            </w:r>
            <w:proofErr w:type="spellEnd"/>
            <w:r>
              <w:t xml:space="preserve"> </w:t>
            </w:r>
            <w:proofErr w:type="spellStart"/>
            <w:r>
              <w:t>Owner</w:t>
            </w:r>
            <w:proofErr w:type="spellEnd"/>
          </w:p>
        </w:tc>
        <w:tc>
          <w:tcPr>
            <w:tcW w:w="1800" w:type="dxa"/>
            <w:shd w:val="clear" w:color="auto" w:fill="F5F7FA"/>
            <w:tcMar>
              <w:top w:w="80" w:type="dxa"/>
              <w:left w:w="120" w:type="dxa"/>
              <w:bottom w:w="80" w:type="dxa"/>
              <w:right w:w="120" w:type="dxa"/>
            </w:tcMar>
          </w:tcPr>
          <w:p w14:paraId="7E8CAE6C" w14:textId="77777777" w:rsidR="00341D45" w:rsidRDefault="00032883" w:rsidP="00E90833">
            <w:pPr>
              <w:jc w:val="left"/>
            </w:pPr>
            <w:r>
              <w:t>כשבוע</w:t>
            </w:r>
          </w:p>
        </w:tc>
      </w:tr>
      <w:tr w:rsidR="00341D45" w14:paraId="7E8CAE72" w14:textId="77777777">
        <w:tc>
          <w:tcPr>
            <w:tcW w:w="1800" w:type="dxa"/>
            <w:shd w:val="clear" w:color="auto" w:fill="FFFFFF"/>
            <w:tcMar>
              <w:top w:w="80" w:type="dxa"/>
              <w:left w:w="120" w:type="dxa"/>
              <w:bottom w:w="80" w:type="dxa"/>
              <w:right w:w="120" w:type="dxa"/>
            </w:tcMar>
          </w:tcPr>
          <w:p w14:paraId="7E8CAE6E" w14:textId="324DF715" w:rsidR="00341D45" w:rsidRDefault="00032883" w:rsidP="00E90833">
            <w:pPr>
              <w:jc w:val="left"/>
            </w:pPr>
            <w:hyperlink w:anchor="b02_canvas" w:history="1">
              <w:proofErr w:type="spellStart"/>
              <w:r>
                <w:rPr>
                  <w:color w:val="1155CC"/>
                  <w:u w:val="single"/>
                </w:rPr>
                <w:t>Lean</w:t>
              </w:r>
              <w:proofErr w:type="spellEnd"/>
              <w:r>
                <w:rPr>
                  <w:color w:val="1155CC"/>
                  <w:u w:val="single"/>
                </w:rPr>
                <w:t xml:space="preserve"> </w:t>
              </w:r>
              <w:proofErr w:type="spellStart"/>
              <w:r>
                <w:rPr>
                  <w:color w:val="1155CC"/>
                  <w:u w:val="single"/>
                </w:rPr>
                <w:t>Canvas</w:t>
              </w:r>
              <w:proofErr w:type="spellEnd"/>
            </w:hyperlink>
          </w:p>
        </w:tc>
        <w:tc>
          <w:tcPr>
            <w:tcW w:w="2800" w:type="dxa"/>
            <w:shd w:val="clear" w:color="auto" w:fill="FFFFFF"/>
            <w:tcMar>
              <w:top w:w="80" w:type="dxa"/>
              <w:left w:w="120" w:type="dxa"/>
              <w:bottom w:w="80" w:type="dxa"/>
              <w:right w:w="120" w:type="dxa"/>
            </w:tcMar>
          </w:tcPr>
          <w:p w14:paraId="7E8CAE6F" w14:textId="77777777" w:rsidR="00341D45" w:rsidRDefault="00032883" w:rsidP="00E90833">
            <w:pPr>
              <w:jc w:val="left"/>
            </w:pPr>
            <w:r>
              <w:t>בריף מיזם (1–2 עמ׳)</w:t>
            </w:r>
          </w:p>
        </w:tc>
        <w:tc>
          <w:tcPr>
            <w:tcW w:w="2626" w:type="dxa"/>
            <w:shd w:val="clear" w:color="auto" w:fill="FFFFFF"/>
            <w:tcMar>
              <w:top w:w="80" w:type="dxa"/>
              <w:left w:w="120" w:type="dxa"/>
              <w:bottom w:w="80" w:type="dxa"/>
              <w:right w:w="120" w:type="dxa"/>
            </w:tcMar>
          </w:tcPr>
          <w:p w14:paraId="7E8CAE70" w14:textId="77777777" w:rsidR="00341D45" w:rsidRDefault="00032883" w:rsidP="00E90833">
            <w:pPr>
              <w:jc w:val="left"/>
            </w:pPr>
            <w:r>
              <w:t>ועדת היגוי הנהלת המטה</w:t>
            </w:r>
          </w:p>
        </w:tc>
        <w:tc>
          <w:tcPr>
            <w:tcW w:w="1800" w:type="dxa"/>
            <w:shd w:val="clear" w:color="auto" w:fill="FFFFFF"/>
            <w:tcMar>
              <w:top w:w="80" w:type="dxa"/>
              <w:left w:w="120" w:type="dxa"/>
              <w:bottom w:w="80" w:type="dxa"/>
              <w:right w:w="120" w:type="dxa"/>
            </w:tcMar>
          </w:tcPr>
          <w:p w14:paraId="7E8CAE71" w14:textId="77777777" w:rsidR="00341D45" w:rsidRDefault="00032883" w:rsidP="00E90833">
            <w:pPr>
              <w:jc w:val="left"/>
            </w:pPr>
            <w:r>
              <w:t>גמיש</w:t>
            </w:r>
          </w:p>
        </w:tc>
      </w:tr>
      <w:tr w:rsidR="00341D45" w14:paraId="7E8CAE77" w14:textId="77777777">
        <w:tc>
          <w:tcPr>
            <w:tcW w:w="1800" w:type="dxa"/>
            <w:shd w:val="clear" w:color="auto" w:fill="F5F7FA"/>
            <w:tcMar>
              <w:top w:w="80" w:type="dxa"/>
              <w:left w:w="120" w:type="dxa"/>
              <w:bottom w:w="80" w:type="dxa"/>
              <w:right w:w="120" w:type="dxa"/>
            </w:tcMar>
          </w:tcPr>
          <w:p w14:paraId="7E8CAE73" w14:textId="2723C1BA" w:rsidR="00341D45" w:rsidRDefault="00032883" w:rsidP="00E90833">
            <w:pPr>
              <w:jc w:val="left"/>
            </w:pPr>
            <w:hyperlink w:anchor="b02_roadshow" w:history="1">
              <w:proofErr w:type="spellStart"/>
              <w:r>
                <w:rPr>
                  <w:color w:val="1155CC"/>
                  <w:u w:val="single"/>
                </w:rPr>
                <w:t>Roadshow</w:t>
              </w:r>
              <w:proofErr w:type="spellEnd"/>
            </w:hyperlink>
          </w:p>
        </w:tc>
        <w:tc>
          <w:tcPr>
            <w:tcW w:w="2800" w:type="dxa"/>
            <w:shd w:val="clear" w:color="auto" w:fill="F5F7FA"/>
            <w:tcMar>
              <w:top w:w="80" w:type="dxa"/>
              <w:left w:w="120" w:type="dxa"/>
              <w:bottom w:w="80" w:type="dxa"/>
              <w:right w:w="120" w:type="dxa"/>
            </w:tcMar>
          </w:tcPr>
          <w:p w14:paraId="7E8CAE74" w14:textId="77777777" w:rsidR="00341D45" w:rsidRDefault="00032883" w:rsidP="00E90833">
            <w:pPr>
              <w:jc w:val="left"/>
            </w:pPr>
            <w:r>
              <w:t>שותף מוביל + צוות הקמה</w:t>
            </w:r>
          </w:p>
        </w:tc>
        <w:tc>
          <w:tcPr>
            <w:tcW w:w="2626" w:type="dxa"/>
            <w:shd w:val="clear" w:color="auto" w:fill="F5F7FA"/>
            <w:tcMar>
              <w:top w:w="80" w:type="dxa"/>
              <w:left w:w="120" w:type="dxa"/>
              <w:bottom w:w="80" w:type="dxa"/>
              <w:right w:w="120" w:type="dxa"/>
            </w:tcMar>
          </w:tcPr>
          <w:p w14:paraId="7E8CAE75" w14:textId="77777777" w:rsidR="00341D45" w:rsidRDefault="00032883" w:rsidP="00E90833">
            <w:pPr>
              <w:jc w:val="left"/>
            </w:pPr>
            <w:r>
              <w:t>חתימת התחייבויות</w:t>
            </w:r>
          </w:p>
        </w:tc>
        <w:tc>
          <w:tcPr>
            <w:tcW w:w="1800" w:type="dxa"/>
            <w:shd w:val="clear" w:color="auto" w:fill="F5F7FA"/>
            <w:tcMar>
              <w:top w:w="80" w:type="dxa"/>
              <w:left w:w="120" w:type="dxa"/>
              <w:bottom w:w="80" w:type="dxa"/>
              <w:right w:w="120" w:type="dxa"/>
            </w:tcMar>
          </w:tcPr>
          <w:p w14:paraId="7E8CAE76" w14:textId="77777777" w:rsidR="00341D45" w:rsidRDefault="00032883" w:rsidP="00E90833">
            <w:pPr>
              <w:jc w:val="left"/>
            </w:pPr>
            <w:r>
              <w:t>גמיש</w:t>
            </w:r>
          </w:p>
        </w:tc>
      </w:tr>
    </w:tbl>
    <w:p w14:paraId="7E8CAE78" w14:textId="77777777" w:rsidR="00341D45" w:rsidRDefault="00032883" w:rsidP="00E90833">
      <w:pPr>
        <w:pStyle w:val="Heading3"/>
        <w:spacing w:before="260" w:after="120"/>
        <w:jc w:val="left"/>
      </w:pPr>
      <w:bookmarkStart w:id="289" w:name="_Toc236339129"/>
      <w:r>
        <w:rPr>
          <w:b/>
          <w:bCs/>
          <w:color w:val="2F5496"/>
        </w:rPr>
        <w:t>עקרונות מנחים חוצי-שלבים</w:t>
      </w:r>
      <w:bookmarkEnd w:id="289"/>
    </w:p>
    <w:p w14:paraId="7E8CAE79" w14:textId="77777777" w:rsidR="00341D45" w:rsidRDefault="00032883" w:rsidP="00E90833">
      <w:pPr>
        <w:pStyle w:val="ListParagraph"/>
        <w:numPr>
          <w:ilvl w:val="0"/>
          <w:numId w:val="2"/>
        </w:numPr>
        <w:spacing w:after="80"/>
        <w:jc w:val="left"/>
      </w:pPr>
      <w:r>
        <w:rPr>
          <w:b/>
          <w:bCs/>
        </w:rPr>
        <w:t>מידע שוק חובה</w:t>
      </w:r>
      <w:r>
        <w:t xml:space="preserve"> — חקר הבעיה חייב לכלול פתרונות וסטארט-אפים קיימים, לא רק פקידי ממשלה.</w:t>
      </w:r>
    </w:p>
    <w:p w14:paraId="7E8CAE7A" w14:textId="6351B692" w:rsidR="00341D45" w:rsidRDefault="00032883" w:rsidP="00E90833">
      <w:pPr>
        <w:pStyle w:val="ListParagraph"/>
        <w:numPr>
          <w:ilvl w:val="0"/>
          <w:numId w:val="2"/>
        </w:numPr>
        <w:spacing w:after="80"/>
        <w:jc w:val="left"/>
      </w:pPr>
      <w:r>
        <w:rPr>
          <w:b/>
          <w:bCs/>
        </w:rPr>
        <w:t>המטה לא הבעלים</w:t>
      </w:r>
      <w:ins w:id="290" w:author="אורית קורמן נגרי" w:date="2026-08-16T16:31:00Z" w16du:dateUtc="2026-08-16T13:31:00Z">
        <w:r w:rsidR="00216614">
          <w:rPr>
            <w:rFonts w:hint="cs"/>
            <w:b/>
            <w:bCs/>
          </w:rPr>
          <w:t xml:space="preserve"> (רק של כור ההאצה)</w:t>
        </w:r>
      </w:ins>
      <w:r>
        <w:t xml:space="preserve"> — מגדיר </w:t>
      </w:r>
      <w:proofErr w:type="spellStart"/>
      <w:r>
        <w:t>Value</w:t>
      </w:r>
      <w:proofErr w:type="spellEnd"/>
      <w:r>
        <w:t xml:space="preserve"> </w:t>
      </w:r>
      <w:proofErr w:type="spellStart"/>
      <w:r>
        <w:t>Proposition</w:t>
      </w:r>
      <w:proofErr w:type="spellEnd"/>
      <w:r>
        <w:t>, לא מפתח את הפתרון המלא.</w:t>
      </w:r>
    </w:p>
    <w:p w14:paraId="7E8CAE7B" w14:textId="77777777" w:rsidR="00341D45" w:rsidRDefault="00032883" w:rsidP="00E90833">
      <w:pPr>
        <w:pStyle w:val="ListParagraph"/>
        <w:numPr>
          <w:ilvl w:val="0"/>
          <w:numId w:val="2"/>
        </w:numPr>
        <w:spacing w:after="80"/>
        <w:jc w:val="left"/>
      </w:pPr>
      <w:r>
        <w:rPr>
          <w:b/>
          <w:bCs/>
        </w:rPr>
        <w:t>שני לקוחות תמיד</w:t>
      </w:r>
      <w:r>
        <w:t xml:space="preserve"> — האזרח (אימפקט) + השותף המיישם (תמריץ עסקי).</w:t>
      </w:r>
    </w:p>
    <w:p w14:paraId="7E8CAE7C" w14:textId="77777777" w:rsidR="00341D45" w:rsidRDefault="00032883" w:rsidP="00E90833">
      <w:pPr>
        <w:pStyle w:val="ListParagraph"/>
        <w:numPr>
          <w:ilvl w:val="0"/>
          <w:numId w:val="2"/>
        </w:numPr>
        <w:spacing w:after="80"/>
        <w:jc w:val="left"/>
      </w:pPr>
      <w:r>
        <w:rPr>
          <w:b/>
          <w:bCs/>
        </w:rPr>
        <w:t>סיכון רגולטורי = ניהול סיכונים</w:t>
      </w:r>
      <w:r>
        <w:t xml:space="preserve"> — שינוי חוק לא פוסל, מתוכנן מראש.</w:t>
      </w:r>
    </w:p>
    <w:p w14:paraId="7E8CAE7D" w14:textId="77777777" w:rsidR="00341D45" w:rsidRDefault="00032883" w:rsidP="00E90833">
      <w:pPr>
        <w:pStyle w:val="ListParagraph"/>
        <w:numPr>
          <w:ilvl w:val="0"/>
          <w:numId w:val="2"/>
        </w:numPr>
        <w:spacing w:after="80"/>
        <w:jc w:val="left"/>
      </w:pPr>
      <w:r>
        <w:rPr>
          <w:b/>
          <w:bCs/>
        </w:rPr>
        <w:t>מסלול רכש מוקדם</w:t>
      </w:r>
      <w:r>
        <w:t xml:space="preserve"> — G2G / ספק יחיד / מכרז מוגדר כבר בשלב התכנון.</w:t>
      </w:r>
    </w:p>
    <w:p w14:paraId="7E8CAE7E" w14:textId="77777777" w:rsidR="00341D45" w:rsidRDefault="00032883" w:rsidP="00E90833">
      <w:pPr>
        <w:pStyle w:val="ListParagraph"/>
        <w:numPr>
          <w:ilvl w:val="0"/>
          <w:numId w:val="2"/>
        </w:numPr>
        <w:spacing w:after="80"/>
        <w:jc w:val="left"/>
      </w:pPr>
      <w:r>
        <w:rPr>
          <w:b/>
          <w:bCs/>
        </w:rPr>
        <w:t>תיעוד ידע תמיד</w:t>
      </w:r>
      <w:r>
        <w:t xml:space="preserve"> — כל מיזם שלא ממשיך מתועד ונשמר למאגר הידע.</w:t>
      </w:r>
    </w:p>
    <w:p w14:paraId="7E8CAE7F" w14:textId="77777777" w:rsidR="00341D45" w:rsidRDefault="00032883" w:rsidP="00E90833">
      <w:pPr>
        <w:pStyle w:val="Heading1"/>
        <w:pageBreakBefore/>
        <w:pBdr>
          <w:bottom w:val="single" w:sz="6" w:space="4" w:color="1F4E79"/>
        </w:pBdr>
        <w:spacing w:before="400" w:after="240"/>
        <w:jc w:val="left"/>
      </w:pPr>
      <w:bookmarkStart w:id="291" w:name="b03_readme"/>
      <w:bookmarkStart w:id="292" w:name="_Toc236339130"/>
      <w:r>
        <w:rPr>
          <w:b/>
          <w:bCs/>
          <w:color w:val="1F4E79"/>
          <w:sz w:val="34"/>
          <w:szCs w:val="34"/>
        </w:rPr>
        <w:lastRenderedPageBreak/>
        <w:t>שלב 3 · פיתוח</w:t>
      </w:r>
      <w:bookmarkEnd w:id="291"/>
      <w:bookmarkEnd w:id="292"/>
    </w:p>
    <w:p w14:paraId="7E8CAE80" w14:textId="77777777" w:rsidR="00341D45" w:rsidRDefault="00032883" w:rsidP="00E90833">
      <w:pPr>
        <w:pBdr>
          <w:right w:val="single" w:sz="18" w:space="8" w:color="2F5496"/>
        </w:pBdr>
        <w:shd w:val="clear" w:color="auto" w:fill="EEF2F7"/>
        <w:spacing w:before="120" w:after="200"/>
        <w:ind w:right="200"/>
        <w:jc w:val="left"/>
      </w:pPr>
      <w:r>
        <w:t>הצוות מגדיר את מפת הדרכים המפורטת של המיזם ומתקדם מרעיון לביצוע מעשי ולהוכחת ערך מהירה (POV). בשלב זה מפותחת גרסת מוצר ראשונית (MVP) ונבחנת ההיתכנות הטכנולוגית והעסקית.</w:t>
      </w:r>
    </w:p>
    <w:p w14:paraId="7E8CAE81" w14:textId="77777777" w:rsidR="00341D45" w:rsidRDefault="00032883" w:rsidP="00E90833">
      <w:pPr>
        <w:pStyle w:val="Heading3"/>
        <w:spacing w:before="260" w:after="120"/>
        <w:jc w:val="left"/>
      </w:pPr>
      <w:bookmarkStart w:id="293" w:name="_Toc236339131"/>
      <w:r>
        <w:rPr>
          <w:b/>
          <w:bCs/>
          <w:color w:val="2F5496"/>
        </w:rPr>
        <w:t>מטרה</w:t>
      </w:r>
      <w:bookmarkEnd w:id="293"/>
    </w:p>
    <w:p w14:paraId="7E8CAE82" w14:textId="1E5B8BF7" w:rsidR="00341D45" w:rsidRDefault="00032883" w:rsidP="00E90833">
      <w:pPr>
        <w:spacing w:after="160"/>
        <w:jc w:val="left"/>
      </w:pPr>
      <w:r>
        <w:t>אחרי ש</w:t>
      </w:r>
      <w:hyperlink w:anchor="b02_readme" w:history="1">
        <w:r>
          <w:rPr>
            <w:color w:val="1155CC"/>
            <w:u w:val="single"/>
          </w:rPr>
          <w:t>הגדרת המיזם</w:t>
        </w:r>
      </w:hyperlink>
      <w:r>
        <w:t xml:space="preserve"> הניבה בריף מיזם ושותף מוביל, השלב הזה מתרגם את הרעיון למפת דרכים ממשית ולהוכחת ערך בשטח — לא רק על נייר. המתודולוגיה כאן ניטרלית-כלים: כל צוות ושותף מוביל בוחר את השיטה הספציפית המתאימה למיזם (</w:t>
      </w:r>
      <w:proofErr w:type="spellStart"/>
      <w:r>
        <w:t>Design</w:t>
      </w:r>
      <w:proofErr w:type="spellEnd"/>
      <w:r>
        <w:t xml:space="preserve"> </w:t>
      </w:r>
      <w:proofErr w:type="spellStart"/>
      <w:r>
        <w:t>Thinking</w:t>
      </w:r>
      <w:proofErr w:type="spellEnd"/>
      <w:r>
        <w:t xml:space="preserve">, </w:t>
      </w:r>
      <w:proofErr w:type="spellStart"/>
      <w:r>
        <w:t>Lean</w:t>
      </w:r>
      <w:proofErr w:type="spellEnd"/>
      <w:r>
        <w:t xml:space="preserve"> </w:t>
      </w:r>
      <w:proofErr w:type="spellStart"/>
      <w:r>
        <w:t>Startup</w:t>
      </w:r>
      <w:proofErr w:type="spellEnd"/>
      <w:r>
        <w:t xml:space="preserve"> וכו׳), אך שלושת תתי-השלבים ותוצריהם מחייבים.</w:t>
      </w:r>
    </w:p>
    <w:p w14:paraId="7E8CAE83" w14:textId="77777777" w:rsidR="00341D45" w:rsidRDefault="00032883" w:rsidP="00E90833">
      <w:pPr>
        <w:pStyle w:val="Heading3"/>
        <w:spacing w:before="260" w:after="120"/>
        <w:jc w:val="left"/>
      </w:pPr>
      <w:bookmarkStart w:id="294" w:name="_Toc236339132"/>
      <w:r>
        <w:rPr>
          <w:b/>
          <w:bCs/>
          <w:color w:val="2F5496"/>
        </w:rPr>
        <w:t>תתי-השלבים</w:t>
      </w:r>
      <w:bookmarkEnd w:id="294"/>
    </w:p>
    <w:tbl>
      <w:tblPr>
        <w:bidiVisual/>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3300"/>
        <w:gridCol w:w="2826"/>
      </w:tblGrid>
      <w:tr w:rsidR="00341D45" w14:paraId="7E8CAE87" w14:textId="77777777">
        <w:trPr>
          <w:tblHeader/>
        </w:trPr>
        <w:tc>
          <w:tcPr>
            <w:tcW w:w="2900" w:type="dxa"/>
            <w:shd w:val="clear" w:color="auto" w:fill="2F5496"/>
            <w:tcMar>
              <w:top w:w="80" w:type="dxa"/>
              <w:left w:w="120" w:type="dxa"/>
              <w:bottom w:w="80" w:type="dxa"/>
              <w:right w:w="120" w:type="dxa"/>
            </w:tcMar>
            <w:vAlign w:val="center"/>
          </w:tcPr>
          <w:p w14:paraId="7E8CAE84" w14:textId="77777777" w:rsidR="00341D45" w:rsidRDefault="00032883" w:rsidP="00E90833">
            <w:pPr>
              <w:jc w:val="left"/>
            </w:pPr>
            <w:r>
              <w:rPr>
                <w:b/>
                <w:bCs/>
                <w:color w:val="FFFFFF"/>
              </w:rPr>
              <w:t>תת-שלב</w:t>
            </w:r>
          </w:p>
        </w:tc>
        <w:tc>
          <w:tcPr>
            <w:tcW w:w="3300" w:type="dxa"/>
            <w:shd w:val="clear" w:color="auto" w:fill="2F5496"/>
            <w:tcMar>
              <w:top w:w="80" w:type="dxa"/>
              <w:left w:w="120" w:type="dxa"/>
              <w:bottom w:w="80" w:type="dxa"/>
              <w:right w:w="120" w:type="dxa"/>
            </w:tcMar>
            <w:vAlign w:val="center"/>
          </w:tcPr>
          <w:p w14:paraId="7E8CAE85" w14:textId="77777777" w:rsidR="00341D45" w:rsidRDefault="00032883" w:rsidP="00E90833">
            <w:pPr>
              <w:jc w:val="left"/>
            </w:pPr>
            <w:r>
              <w:rPr>
                <w:b/>
                <w:bCs/>
                <w:color w:val="FFFFFF"/>
              </w:rPr>
              <w:t>מטרה</w:t>
            </w:r>
          </w:p>
        </w:tc>
        <w:tc>
          <w:tcPr>
            <w:tcW w:w="2826" w:type="dxa"/>
            <w:shd w:val="clear" w:color="auto" w:fill="2F5496"/>
            <w:tcMar>
              <w:top w:w="80" w:type="dxa"/>
              <w:left w:w="120" w:type="dxa"/>
              <w:bottom w:w="80" w:type="dxa"/>
              <w:right w:w="120" w:type="dxa"/>
            </w:tcMar>
            <w:vAlign w:val="center"/>
          </w:tcPr>
          <w:p w14:paraId="7E8CAE86" w14:textId="77777777" w:rsidR="00341D45" w:rsidRDefault="00032883" w:rsidP="00E90833">
            <w:pPr>
              <w:jc w:val="left"/>
            </w:pPr>
            <w:r>
              <w:rPr>
                <w:b/>
                <w:bCs/>
                <w:color w:val="FFFFFF"/>
              </w:rPr>
              <w:t>תוצר</w:t>
            </w:r>
          </w:p>
        </w:tc>
      </w:tr>
      <w:tr w:rsidR="00341D45" w14:paraId="7E8CAE8B" w14:textId="77777777">
        <w:tc>
          <w:tcPr>
            <w:tcW w:w="2900" w:type="dxa"/>
            <w:shd w:val="clear" w:color="auto" w:fill="FFFFFF"/>
            <w:tcMar>
              <w:top w:w="80" w:type="dxa"/>
              <w:left w:w="120" w:type="dxa"/>
              <w:bottom w:w="80" w:type="dxa"/>
              <w:right w:w="120" w:type="dxa"/>
            </w:tcMar>
          </w:tcPr>
          <w:p w14:paraId="7E8CAE88" w14:textId="7F5A0F13" w:rsidR="00341D45" w:rsidRDefault="00032883" w:rsidP="00E90833">
            <w:pPr>
              <w:jc w:val="left"/>
            </w:pPr>
            <w:hyperlink w:anchor="b03_design" w:history="1">
              <w:r>
                <w:rPr>
                  <w:color w:val="1155CC"/>
                  <w:u w:val="single"/>
                </w:rPr>
                <w:t>עיצוב המוצר (</w:t>
              </w:r>
              <w:proofErr w:type="spellStart"/>
              <w:r>
                <w:rPr>
                  <w:color w:val="1155CC"/>
                  <w:u w:val="single"/>
                </w:rPr>
                <w:t>Architecture</w:t>
              </w:r>
              <w:proofErr w:type="spellEnd"/>
              <w:r>
                <w:rPr>
                  <w:color w:val="1155CC"/>
                  <w:u w:val="single"/>
                </w:rPr>
                <w:t xml:space="preserve"> &amp; </w:t>
              </w:r>
              <w:proofErr w:type="spellStart"/>
              <w:r>
                <w:rPr>
                  <w:color w:val="1155CC"/>
                  <w:u w:val="single"/>
                </w:rPr>
                <w:t>Product</w:t>
              </w:r>
              <w:proofErr w:type="spellEnd"/>
              <w:r>
                <w:rPr>
                  <w:color w:val="1155CC"/>
                  <w:u w:val="single"/>
                </w:rPr>
                <w:t xml:space="preserve"> </w:t>
              </w:r>
              <w:proofErr w:type="spellStart"/>
              <w:r>
                <w:rPr>
                  <w:color w:val="1155CC"/>
                  <w:u w:val="single"/>
                </w:rPr>
                <w:t>Design</w:t>
              </w:r>
              <w:proofErr w:type="spellEnd"/>
              <w:r>
                <w:rPr>
                  <w:color w:val="1155CC"/>
                  <w:u w:val="single"/>
                </w:rPr>
                <w:t>)</w:t>
              </w:r>
            </w:hyperlink>
          </w:p>
        </w:tc>
        <w:tc>
          <w:tcPr>
            <w:tcW w:w="3300" w:type="dxa"/>
            <w:shd w:val="clear" w:color="auto" w:fill="FFFFFF"/>
            <w:tcMar>
              <w:top w:w="80" w:type="dxa"/>
              <w:left w:w="120" w:type="dxa"/>
              <w:bottom w:w="80" w:type="dxa"/>
              <w:right w:w="120" w:type="dxa"/>
            </w:tcMar>
          </w:tcPr>
          <w:p w14:paraId="7E8CAE89" w14:textId="77777777" w:rsidR="00341D45" w:rsidRDefault="00032883" w:rsidP="00E90833">
            <w:pPr>
              <w:jc w:val="left"/>
            </w:pPr>
            <w:r>
              <w:t>הגדרת שאלת ההיתכנות העסקית (MVP), בניית קונספט מוצרי מבוסס MVP עם הסתכלות על התמונה הכוללת (PMF)</w:t>
            </w:r>
          </w:p>
        </w:tc>
        <w:tc>
          <w:tcPr>
            <w:tcW w:w="2826" w:type="dxa"/>
            <w:shd w:val="clear" w:color="auto" w:fill="FFFFFF"/>
            <w:tcMar>
              <w:top w:w="80" w:type="dxa"/>
              <w:left w:w="120" w:type="dxa"/>
              <w:bottom w:w="80" w:type="dxa"/>
              <w:right w:w="120" w:type="dxa"/>
            </w:tcMar>
          </w:tcPr>
          <w:p w14:paraId="7E8CAE8A" w14:textId="77777777" w:rsidR="00341D45" w:rsidRDefault="00032883" w:rsidP="00E90833">
            <w:pPr>
              <w:jc w:val="left"/>
            </w:pPr>
            <w:r>
              <w:t>קונספט מוצרי, ארכיטקטורה מאפשרת, הגדרת הטכנולוגיות בשימוש</w:t>
            </w:r>
          </w:p>
        </w:tc>
      </w:tr>
      <w:tr w:rsidR="00341D45" w14:paraId="7E8CAE8F" w14:textId="77777777">
        <w:tc>
          <w:tcPr>
            <w:tcW w:w="2900" w:type="dxa"/>
            <w:shd w:val="clear" w:color="auto" w:fill="F5F7FA"/>
            <w:tcMar>
              <w:top w:w="80" w:type="dxa"/>
              <w:left w:w="120" w:type="dxa"/>
              <w:bottom w:w="80" w:type="dxa"/>
              <w:right w:w="120" w:type="dxa"/>
            </w:tcMar>
          </w:tcPr>
          <w:p w14:paraId="7E8CAE8C" w14:textId="76C2EEB0" w:rsidR="00341D45" w:rsidRDefault="00032883" w:rsidP="00E90833">
            <w:pPr>
              <w:jc w:val="left"/>
            </w:pPr>
            <w:hyperlink w:anchor="b03_roadmap" w:history="1">
              <w:r>
                <w:rPr>
                  <w:color w:val="1155CC"/>
                  <w:u w:val="single"/>
                </w:rPr>
                <w:t>מפת הדרכים (</w:t>
              </w:r>
              <w:proofErr w:type="spellStart"/>
              <w:r>
                <w:rPr>
                  <w:color w:val="1155CC"/>
                  <w:u w:val="single"/>
                </w:rPr>
                <w:t>Roadmap</w:t>
              </w:r>
              <w:proofErr w:type="spellEnd"/>
              <w:r>
                <w:rPr>
                  <w:color w:val="1155CC"/>
                  <w:u w:val="single"/>
                </w:rPr>
                <w:t xml:space="preserve"> &amp; GTM)</w:t>
              </w:r>
            </w:hyperlink>
          </w:p>
        </w:tc>
        <w:tc>
          <w:tcPr>
            <w:tcW w:w="3300" w:type="dxa"/>
            <w:shd w:val="clear" w:color="auto" w:fill="F5F7FA"/>
            <w:tcMar>
              <w:top w:w="80" w:type="dxa"/>
              <w:left w:w="120" w:type="dxa"/>
              <w:bottom w:w="80" w:type="dxa"/>
              <w:right w:w="120" w:type="dxa"/>
            </w:tcMar>
          </w:tcPr>
          <w:p w14:paraId="7E8CAE8D" w14:textId="77777777" w:rsidR="00341D45" w:rsidRDefault="00032883" w:rsidP="00E90833">
            <w:pPr>
              <w:jc w:val="left"/>
            </w:pPr>
            <w:r>
              <w:t>יצירת תוכנית עבודה רב-שלבית, מפורטת וישימה</w:t>
            </w:r>
          </w:p>
        </w:tc>
        <w:tc>
          <w:tcPr>
            <w:tcW w:w="2826" w:type="dxa"/>
            <w:shd w:val="clear" w:color="auto" w:fill="F5F7FA"/>
            <w:tcMar>
              <w:top w:w="80" w:type="dxa"/>
              <w:left w:w="120" w:type="dxa"/>
              <w:bottom w:w="80" w:type="dxa"/>
              <w:right w:w="120" w:type="dxa"/>
            </w:tcMar>
          </w:tcPr>
          <w:p w14:paraId="7E8CAE8E" w14:textId="77777777" w:rsidR="00341D45" w:rsidRDefault="00032883" w:rsidP="00E90833">
            <w:pPr>
              <w:jc w:val="left"/>
            </w:pPr>
            <w:r>
              <w:t>מפת דרכים מלאה עם אבני דרך מוסכמות</w:t>
            </w:r>
          </w:p>
        </w:tc>
      </w:tr>
      <w:tr w:rsidR="00341D45" w14:paraId="7E8CAE93" w14:textId="77777777">
        <w:tc>
          <w:tcPr>
            <w:tcW w:w="2900" w:type="dxa"/>
            <w:shd w:val="clear" w:color="auto" w:fill="FFFFFF"/>
            <w:tcMar>
              <w:top w:w="80" w:type="dxa"/>
              <w:left w:w="120" w:type="dxa"/>
              <w:bottom w:w="80" w:type="dxa"/>
              <w:right w:w="120" w:type="dxa"/>
            </w:tcMar>
          </w:tcPr>
          <w:p w14:paraId="7E8CAE90" w14:textId="0C3A8B0E" w:rsidR="00341D45" w:rsidRDefault="00032883" w:rsidP="00E90833">
            <w:pPr>
              <w:jc w:val="left"/>
            </w:pPr>
            <w:hyperlink w:anchor="b03_pov" w:history="1">
              <w:r>
                <w:rPr>
                  <w:color w:val="1155CC"/>
                  <w:u w:val="single"/>
                </w:rPr>
                <w:t>הוכחת ערך (POV)</w:t>
              </w:r>
            </w:hyperlink>
          </w:p>
        </w:tc>
        <w:tc>
          <w:tcPr>
            <w:tcW w:w="3300" w:type="dxa"/>
            <w:shd w:val="clear" w:color="auto" w:fill="FFFFFF"/>
            <w:tcMar>
              <w:top w:w="80" w:type="dxa"/>
              <w:left w:w="120" w:type="dxa"/>
              <w:bottom w:w="80" w:type="dxa"/>
              <w:right w:w="120" w:type="dxa"/>
            </w:tcMar>
          </w:tcPr>
          <w:p w14:paraId="7E8CAE91" w14:textId="77777777" w:rsidR="00341D45" w:rsidRDefault="00032883" w:rsidP="00E90833">
            <w:pPr>
              <w:jc w:val="left"/>
            </w:pPr>
            <w:r>
              <w:t>בחינת היתכנות מהירה של ליבת הפתרון בתכולה מינימלית</w:t>
            </w:r>
          </w:p>
        </w:tc>
        <w:tc>
          <w:tcPr>
            <w:tcW w:w="2826" w:type="dxa"/>
            <w:shd w:val="clear" w:color="auto" w:fill="FFFFFF"/>
            <w:tcMar>
              <w:top w:w="80" w:type="dxa"/>
              <w:left w:w="120" w:type="dxa"/>
              <w:bottom w:w="80" w:type="dxa"/>
              <w:right w:w="120" w:type="dxa"/>
            </w:tcMar>
          </w:tcPr>
          <w:p w14:paraId="7E8CAE92" w14:textId="77777777" w:rsidR="00341D45" w:rsidRDefault="00032883" w:rsidP="00E90833">
            <w:pPr>
              <w:jc w:val="left"/>
            </w:pPr>
            <w:r>
              <w:t>תשובה חיובית (או שלילית מוסברת) על שאלת ה-MVP</w:t>
            </w:r>
          </w:p>
        </w:tc>
      </w:tr>
    </w:tbl>
    <w:p w14:paraId="7E8CAE94" w14:textId="28FC0983" w:rsidR="00341D45" w:rsidRDefault="00032883" w:rsidP="00E90833">
      <w:pPr>
        <w:spacing w:after="160"/>
        <w:jc w:val="left"/>
      </w:pPr>
      <w:r>
        <w:t xml:space="preserve">לוח הזמנים והשערים המלאים: </w:t>
      </w:r>
      <w:hyperlink w:anchor="b03_gates" w:history="1">
        <w:proofErr w:type="spellStart"/>
        <w:r>
          <w:rPr>
            <w:color w:val="1155CC"/>
            <w:u w:val="single"/>
          </w:rPr>
          <w:t>Gates</w:t>
        </w:r>
        <w:proofErr w:type="spellEnd"/>
        <w:r>
          <w:rPr>
            <w:color w:val="1155CC"/>
            <w:u w:val="single"/>
          </w:rPr>
          <w:t xml:space="preserve"> וזמנים</w:t>
        </w:r>
      </w:hyperlink>
      <w:r>
        <w:t>.</w:t>
      </w:r>
    </w:p>
    <w:p w14:paraId="7E8CAE95" w14:textId="77777777" w:rsidR="00341D45" w:rsidRDefault="00032883" w:rsidP="00E90833">
      <w:pPr>
        <w:pStyle w:val="Heading3"/>
        <w:spacing w:before="260" w:after="120"/>
        <w:jc w:val="left"/>
      </w:pPr>
      <w:bookmarkStart w:id="295" w:name="_Toc236339133"/>
      <w:r>
        <w:rPr>
          <w:b/>
          <w:bCs/>
          <w:color w:val="2F5496"/>
        </w:rPr>
        <w:t>עיקרון מרכזי: MVP הוא לא "גרסה חלקית" — הוא כלי לתשובה לשאלה אחת</w:t>
      </w:r>
      <w:bookmarkEnd w:id="295"/>
    </w:p>
    <w:p w14:paraId="7E8CAE96" w14:textId="77777777" w:rsidR="00341D45" w:rsidRDefault="00032883" w:rsidP="00E90833">
      <w:pPr>
        <w:pBdr>
          <w:right w:val="single" w:sz="18" w:space="8" w:color="2F5496"/>
        </w:pBdr>
        <w:shd w:val="clear" w:color="auto" w:fill="EEF2F7"/>
        <w:spacing w:before="120" w:after="200"/>
        <w:ind w:right="200"/>
        <w:jc w:val="left"/>
      </w:pPr>
      <w:r>
        <w:rPr>
          <w:b/>
          <w:bCs/>
        </w:rPr>
        <w:t>MVP — המינימום הנדרש כדי שהמשתמש יגיד "</w:t>
      </w:r>
      <w:proofErr w:type="spellStart"/>
      <w:r>
        <w:rPr>
          <w:b/>
          <w:bCs/>
        </w:rPr>
        <w:t>WoW</w:t>
      </w:r>
      <w:proofErr w:type="spellEnd"/>
      <w:r>
        <w:rPr>
          <w:b/>
          <w:bCs/>
        </w:rPr>
        <w:t>, כזה אני צריך".</w:t>
      </w:r>
    </w:p>
    <w:p w14:paraId="7E8CAE97" w14:textId="77777777" w:rsidR="00341D45" w:rsidRDefault="00032883" w:rsidP="00E90833">
      <w:pPr>
        <w:spacing w:after="160"/>
        <w:jc w:val="left"/>
      </w:pPr>
      <w:r>
        <w:t xml:space="preserve">שאלת ה-MVP היא ההשערה הקריטית ביותר שעליה עומד או נופל המיזם. היא נגזרת מהיעד העסקי ומהבעיה שזוהתה בשלב החקר, ממוקדת ובדידה, בעלת קריטריון הכרעה ברור מראש, ובת-מענה בכמה שבועות. השרשרת המלאה: </w:t>
      </w:r>
      <w:r>
        <w:rPr>
          <w:b/>
          <w:bCs/>
        </w:rPr>
        <w:t>שאלת ה-MVP → גרסת MVP מינימלית → הוכחת ערך (POV)</w:t>
      </w:r>
      <w:r>
        <w:t>.</w:t>
      </w:r>
    </w:p>
    <w:p w14:paraId="7E8CAE98" w14:textId="77777777" w:rsidR="00341D45" w:rsidRDefault="00032883" w:rsidP="00E90833">
      <w:pPr>
        <w:pStyle w:val="Heading3"/>
        <w:spacing w:before="260" w:after="120"/>
        <w:jc w:val="left"/>
      </w:pPr>
      <w:bookmarkStart w:id="296" w:name="_Toc236339134"/>
      <w:r>
        <w:rPr>
          <w:b/>
          <w:bCs/>
          <w:color w:val="2F5496"/>
        </w:rPr>
        <w:t>מעבר לשלב הבא</w:t>
      </w:r>
      <w:bookmarkEnd w:id="296"/>
    </w:p>
    <w:p w14:paraId="7E8CAE99" w14:textId="75D58397" w:rsidR="00341D45" w:rsidRDefault="00032883" w:rsidP="00E90833">
      <w:pPr>
        <w:spacing w:after="160"/>
        <w:jc w:val="left"/>
      </w:pPr>
      <w:r>
        <w:t>הוכחת ערך (POV) שעברה בהצלחה ואושרה — עוברת ל</w:t>
      </w:r>
      <w:hyperlink w:anchor="b04_production" w:history="1">
        <w:r>
          <w:rPr>
            <w:color w:val="1155CC"/>
            <w:u w:val="single"/>
          </w:rPr>
          <w:t xml:space="preserve">יישום ופריסה: </w:t>
        </w:r>
        <w:proofErr w:type="spellStart"/>
        <w:r>
          <w:rPr>
            <w:color w:val="1155CC"/>
            <w:u w:val="single"/>
          </w:rPr>
          <w:t>Production</w:t>
        </w:r>
        <w:proofErr w:type="spellEnd"/>
      </w:hyperlink>
      <w:r>
        <w:t xml:space="preserve">, ומשם ל-PMF </w:t>
      </w:r>
      <w:proofErr w:type="spellStart"/>
      <w:r>
        <w:t>ול-Scale</w:t>
      </w:r>
      <w:proofErr w:type="spellEnd"/>
      <w:r>
        <w:t>. אם התשובה על שאלת ה-MVP שלילית, חוזרים לזיקוק הבעיה מחדש (ב</w:t>
      </w:r>
      <w:hyperlink w:anchor="b02_readme" w:history="1">
        <w:r>
          <w:rPr>
            <w:color w:val="1155CC"/>
            <w:u w:val="single"/>
          </w:rPr>
          <w:t>הגדרת המיזם</w:t>
        </w:r>
      </w:hyperlink>
      <w:r>
        <w:t>) או להגדרת הפתרון מחדש (בתוך שלב זה).</w:t>
      </w:r>
    </w:p>
    <w:p w14:paraId="7E8CAE9A" w14:textId="213C2BE9" w:rsidR="00341D45" w:rsidRDefault="00032883" w:rsidP="00E90833">
      <w:pPr>
        <w:pBdr>
          <w:right w:val="single" w:sz="18" w:space="8" w:color="2F5496"/>
        </w:pBdr>
        <w:shd w:val="clear" w:color="auto" w:fill="EEF2F7"/>
        <w:spacing w:before="120" w:after="200"/>
        <w:ind w:right="200"/>
        <w:jc w:val="left"/>
      </w:pPr>
      <w:r>
        <w:t xml:space="preserve">אם המיזם כולל טרנספורמציה של מערכת ליבה טכנולוגית ותיקה (לא רק בניית מוצר דיגיטלי חדש) — ראו גם את הנספח </w:t>
      </w:r>
      <w:hyperlink w:anchor="b06_readme" w:history="1">
        <w:r>
          <w:rPr>
            <w:color w:val="1155CC"/>
            <w:u w:val="single"/>
          </w:rPr>
          <w:t xml:space="preserve">שיטת פיתוח </w:t>
        </w:r>
        <w:proofErr w:type="spellStart"/>
        <w:r>
          <w:rPr>
            <w:color w:val="1155CC"/>
            <w:u w:val="single"/>
          </w:rPr>
          <w:t>אג׳נטי</w:t>
        </w:r>
        <w:proofErr w:type="spellEnd"/>
        <w:r>
          <w:rPr>
            <w:color w:val="1155CC"/>
            <w:u w:val="single"/>
          </w:rPr>
          <w:t xml:space="preserve"> ו-ADR</w:t>
        </w:r>
      </w:hyperlink>
      <w:r>
        <w:t>, שמפרט את המתודולוגיה הטכנית המתאימה למקרה הזה.</w:t>
      </w:r>
    </w:p>
    <w:p w14:paraId="7E8CAE9B" w14:textId="77777777" w:rsidR="00341D45" w:rsidRDefault="00032883" w:rsidP="00E90833">
      <w:pPr>
        <w:pStyle w:val="Heading2"/>
        <w:spacing w:before="320" w:after="160"/>
        <w:jc w:val="left"/>
      </w:pPr>
      <w:bookmarkStart w:id="297" w:name="b03_design"/>
      <w:bookmarkStart w:id="298" w:name="_Toc236339135"/>
      <w:r>
        <w:rPr>
          <w:b/>
          <w:bCs/>
          <w:color w:val="2F5496"/>
          <w:sz w:val="28"/>
          <w:szCs w:val="28"/>
        </w:rPr>
        <w:t>תת-שלב 3.1 — עיצוב המוצר (</w:t>
      </w:r>
      <w:proofErr w:type="spellStart"/>
      <w:r>
        <w:rPr>
          <w:b/>
          <w:bCs/>
          <w:color w:val="2F5496"/>
          <w:sz w:val="28"/>
          <w:szCs w:val="28"/>
        </w:rPr>
        <w:t>Architecture</w:t>
      </w:r>
      <w:proofErr w:type="spellEnd"/>
      <w:r>
        <w:rPr>
          <w:b/>
          <w:bCs/>
          <w:color w:val="2F5496"/>
          <w:sz w:val="28"/>
          <w:szCs w:val="28"/>
        </w:rPr>
        <w:t xml:space="preserve"> &amp; </w:t>
      </w:r>
      <w:proofErr w:type="spellStart"/>
      <w:r>
        <w:rPr>
          <w:b/>
          <w:bCs/>
          <w:color w:val="2F5496"/>
          <w:sz w:val="28"/>
          <w:szCs w:val="28"/>
        </w:rPr>
        <w:t>Product</w:t>
      </w:r>
      <w:proofErr w:type="spellEnd"/>
      <w:r>
        <w:rPr>
          <w:b/>
          <w:bCs/>
          <w:color w:val="2F5496"/>
          <w:sz w:val="28"/>
          <w:szCs w:val="28"/>
        </w:rPr>
        <w:t xml:space="preserve"> </w:t>
      </w:r>
      <w:proofErr w:type="spellStart"/>
      <w:r>
        <w:rPr>
          <w:b/>
          <w:bCs/>
          <w:color w:val="2F5496"/>
          <w:sz w:val="28"/>
          <w:szCs w:val="28"/>
        </w:rPr>
        <w:t>Design</w:t>
      </w:r>
      <w:proofErr w:type="spellEnd"/>
      <w:r>
        <w:rPr>
          <w:b/>
          <w:bCs/>
          <w:color w:val="2F5496"/>
          <w:sz w:val="28"/>
          <w:szCs w:val="28"/>
        </w:rPr>
        <w:t>)</w:t>
      </w:r>
      <w:bookmarkEnd w:id="297"/>
      <w:bookmarkEnd w:id="298"/>
    </w:p>
    <w:p w14:paraId="7E8CAE9C" w14:textId="77777777" w:rsidR="00341D45" w:rsidRDefault="00032883" w:rsidP="00E90833">
      <w:pPr>
        <w:pStyle w:val="Heading3"/>
        <w:spacing w:before="260" w:after="120"/>
        <w:jc w:val="left"/>
      </w:pPr>
      <w:bookmarkStart w:id="299" w:name="_Toc236339136"/>
      <w:r>
        <w:rPr>
          <w:b/>
          <w:bCs/>
          <w:color w:val="2F5496"/>
        </w:rPr>
        <w:t>מהות</w:t>
      </w:r>
      <w:bookmarkEnd w:id="299"/>
    </w:p>
    <w:p w14:paraId="7E8CAE9D" w14:textId="77777777" w:rsidR="00341D45" w:rsidRDefault="00032883" w:rsidP="00E90833">
      <w:pPr>
        <w:spacing w:after="160"/>
        <w:jc w:val="left"/>
      </w:pPr>
      <w:r>
        <w:lastRenderedPageBreak/>
        <w:t>בחינת היתכנות מהירה של ליבת הפתרון העסקית והטכנולוגית בשטח. תהליך ממוקד של כמה שבועות בתכולה מינימלית, המאפשר לקבל החלטה מושכלת על המשך הפיתוח ועל המעבר לסביבת ייצור.</w:t>
      </w:r>
    </w:p>
    <w:p w14:paraId="7E8CAE9E" w14:textId="77777777" w:rsidR="00341D45" w:rsidRDefault="00032883" w:rsidP="00E90833">
      <w:pPr>
        <w:pStyle w:val="Heading3"/>
        <w:spacing w:before="260" w:after="120"/>
        <w:jc w:val="left"/>
      </w:pPr>
      <w:bookmarkStart w:id="300" w:name="_Toc236339137"/>
      <w:r>
        <w:rPr>
          <w:b/>
          <w:bCs/>
          <w:color w:val="2F5496"/>
        </w:rPr>
        <w:t>שאלות עבודה מרכזיות</w:t>
      </w:r>
      <w:bookmarkEnd w:id="300"/>
    </w:p>
    <w:p w14:paraId="7E8CAE9F" w14:textId="77777777" w:rsidR="00341D45" w:rsidRDefault="00032883" w:rsidP="00E90833">
      <w:pPr>
        <w:pStyle w:val="ListParagraph"/>
        <w:numPr>
          <w:ilvl w:val="0"/>
          <w:numId w:val="2"/>
        </w:numPr>
        <w:spacing w:after="80"/>
        <w:jc w:val="left"/>
      </w:pPr>
      <w:r>
        <w:t>מהי "שאלת ה-MVP" — ומי מגדיר אותה ועל סמך מה?</w:t>
      </w:r>
    </w:p>
    <w:p w14:paraId="7E8CAEA0" w14:textId="77777777" w:rsidR="00341D45" w:rsidRDefault="00032883" w:rsidP="00E90833">
      <w:pPr>
        <w:pStyle w:val="ListParagraph"/>
        <w:numPr>
          <w:ilvl w:val="0"/>
          <w:numId w:val="2"/>
        </w:numPr>
        <w:spacing w:after="80"/>
        <w:jc w:val="left"/>
      </w:pPr>
      <w:r>
        <w:t>מהי גרסת ה-MVP המינימלית הנדרשת אך ורק לענות על אותה שאלה?</w:t>
      </w:r>
    </w:p>
    <w:p w14:paraId="7E8CAEA1" w14:textId="77777777" w:rsidR="00341D45" w:rsidRDefault="00032883" w:rsidP="00E90833">
      <w:pPr>
        <w:pStyle w:val="ListParagraph"/>
        <w:numPr>
          <w:ilvl w:val="0"/>
          <w:numId w:val="2"/>
        </w:numPr>
        <w:spacing w:after="80"/>
        <w:jc w:val="left"/>
      </w:pPr>
      <w:r>
        <w:t>מה הם ערכי המוצר?</w:t>
      </w:r>
    </w:p>
    <w:p w14:paraId="7E8CAEA2" w14:textId="77777777" w:rsidR="00341D45" w:rsidRDefault="00032883" w:rsidP="00E90833">
      <w:pPr>
        <w:pStyle w:val="ListParagraph"/>
        <w:numPr>
          <w:ilvl w:val="0"/>
          <w:numId w:val="2"/>
        </w:numPr>
        <w:spacing w:after="80"/>
        <w:jc w:val="left"/>
      </w:pPr>
      <w:r>
        <w:t xml:space="preserve">מה הוא הקונספט </w:t>
      </w:r>
      <w:proofErr w:type="spellStart"/>
      <w:r>
        <w:t>המוצרי</w:t>
      </w:r>
      <w:proofErr w:type="spellEnd"/>
      <w:r>
        <w:t xml:space="preserve"> המלא והמתאים לשאלת ה-MVP?</w:t>
      </w:r>
    </w:p>
    <w:p w14:paraId="7E8CAEA3" w14:textId="77777777" w:rsidR="00341D45" w:rsidRDefault="00032883" w:rsidP="00E90833">
      <w:pPr>
        <w:pStyle w:val="ListParagraph"/>
        <w:numPr>
          <w:ilvl w:val="0"/>
          <w:numId w:val="2"/>
        </w:numPr>
        <w:spacing w:after="80"/>
        <w:jc w:val="left"/>
      </w:pPr>
      <w:r>
        <w:t>מהם הרכיבים הנדרשים למימוש גרסת ה-MVP?</w:t>
      </w:r>
    </w:p>
    <w:p w14:paraId="7E8CAEA4" w14:textId="77777777" w:rsidR="00341D45" w:rsidRDefault="00032883" w:rsidP="00E90833">
      <w:pPr>
        <w:pStyle w:val="ListParagraph"/>
        <w:numPr>
          <w:ilvl w:val="0"/>
          <w:numId w:val="2"/>
        </w:numPr>
        <w:spacing w:after="80"/>
        <w:jc w:val="left"/>
      </w:pPr>
      <w:r>
        <w:t xml:space="preserve">מה היא ארכיטקטורת המוצר, עקרונות ותרשימים — ברמת התוכנה והן ברמת </w:t>
      </w:r>
      <w:proofErr w:type="spellStart"/>
      <w:r>
        <w:t>התחומרה</w:t>
      </w:r>
      <w:proofErr w:type="spellEnd"/>
      <w:r>
        <w:t xml:space="preserve"> (אם נדרש)?</w:t>
      </w:r>
    </w:p>
    <w:p w14:paraId="7E8CAEA5" w14:textId="77777777" w:rsidR="00341D45" w:rsidRDefault="00032883" w:rsidP="00E90833">
      <w:pPr>
        <w:pStyle w:val="ListParagraph"/>
        <w:numPr>
          <w:ilvl w:val="0"/>
          <w:numId w:val="2"/>
        </w:numPr>
        <w:spacing w:after="80"/>
        <w:jc w:val="left"/>
      </w:pPr>
      <w:r>
        <w:t>מהם המרכיבים הטכנולוגיים המהותיים שנדרש לתקף במסגרת מימוש ה-MVP, לקראת שלבי PMF ו-</w:t>
      </w:r>
      <w:proofErr w:type="spellStart"/>
      <w:r>
        <w:t>Scale</w:t>
      </w:r>
      <w:proofErr w:type="spellEnd"/>
      <w:r>
        <w:t>?</w:t>
      </w:r>
    </w:p>
    <w:p w14:paraId="7E8CAEA6" w14:textId="77777777" w:rsidR="00341D45" w:rsidRDefault="00032883" w:rsidP="00E90833">
      <w:pPr>
        <w:pStyle w:val="ListParagraph"/>
        <w:numPr>
          <w:ilvl w:val="0"/>
          <w:numId w:val="2"/>
        </w:numPr>
        <w:spacing w:after="80"/>
        <w:jc w:val="left"/>
      </w:pPr>
      <w:r>
        <w:t>מהם ההגבלות הרגולטוריות, דרישות אבטחת המידע ודרישות עלויות הטכנולוגיה?</w:t>
      </w:r>
    </w:p>
    <w:p w14:paraId="7E8CAEA7" w14:textId="77777777" w:rsidR="00341D45" w:rsidRDefault="00032883" w:rsidP="00E90833">
      <w:pPr>
        <w:pStyle w:val="Heading3"/>
        <w:spacing w:before="260" w:after="120"/>
        <w:jc w:val="left"/>
      </w:pPr>
      <w:bookmarkStart w:id="301" w:name="_Toc236339138"/>
      <w:r>
        <w:rPr>
          <w:b/>
          <w:bCs/>
          <w:color w:val="2F5496"/>
        </w:rPr>
        <w:t xml:space="preserve">מתודת "בניית הקונספט </w:t>
      </w:r>
      <w:proofErr w:type="spellStart"/>
      <w:r>
        <w:rPr>
          <w:b/>
          <w:bCs/>
          <w:color w:val="2F5496"/>
        </w:rPr>
        <w:t>המוצרי</w:t>
      </w:r>
      <w:proofErr w:type="spellEnd"/>
      <w:r>
        <w:rPr>
          <w:b/>
          <w:bCs/>
          <w:color w:val="2F5496"/>
        </w:rPr>
        <w:t>"</w:t>
      </w:r>
      <w:bookmarkEnd w:id="301"/>
    </w:p>
    <w:p w14:paraId="7E8CAEA8" w14:textId="77777777" w:rsidR="00341D45" w:rsidRDefault="00032883" w:rsidP="00E90833">
      <w:pPr>
        <w:spacing w:after="160"/>
        <w:jc w:val="left"/>
      </w:pPr>
      <w:r>
        <w:t>שלב זה נערך על פי המתודולוגיה שתבחר על ידי הצוות והשותף המוביל בהתאמה למיזם הספציפי (</w:t>
      </w:r>
      <w:proofErr w:type="spellStart"/>
      <w:r>
        <w:t>Design</w:t>
      </w:r>
      <w:proofErr w:type="spellEnd"/>
      <w:r>
        <w:t xml:space="preserve"> </w:t>
      </w:r>
      <w:proofErr w:type="spellStart"/>
      <w:r>
        <w:t>Thinking</w:t>
      </w:r>
      <w:proofErr w:type="spellEnd"/>
      <w:r>
        <w:t xml:space="preserve">, </w:t>
      </w:r>
      <w:proofErr w:type="spellStart"/>
      <w:r>
        <w:t>Lean</w:t>
      </w:r>
      <w:proofErr w:type="spellEnd"/>
      <w:r>
        <w:t xml:space="preserve"> </w:t>
      </w:r>
      <w:proofErr w:type="spellStart"/>
      <w:r>
        <w:t>Startup</w:t>
      </w:r>
      <w:proofErr w:type="spellEnd"/>
      <w:r>
        <w:t xml:space="preserve"> או כל שיטה אחרת) — אך המרכיבים הבאים נדרשים בכל מקרה:</w:t>
      </w:r>
    </w:p>
    <w:p w14:paraId="7E8CAEA9" w14:textId="77777777" w:rsidR="00341D45" w:rsidRDefault="00032883" w:rsidP="00E90833">
      <w:pPr>
        <w:pStyle w:val="Heading4"/>
        <w:spacing w:before="200" w:after="100"/>
        <w:jc w:val="left"/>
      </w:pPr>
      <w:r>
        <w:rPr>
          <w:b/>
          <w:bCs/>
          <w:color w:val="404040"/>
        </w:rPr>
        <w:t xml:space="preserve">מרכיבי הקונספט </w:t>
      </w:r>
      <w:proofErr w:type="spellStart"/>
      <w:r>
        <w:rPr>
          <w:b/>
          <w:bCs/>
          <w:color w:val="404040"/>
        </w:rPr>
        <w:t>המוצרי</w:t>
      </w:r>
      <w:proofErr w:type="spellEnd"/>
    </w:p>
    <w:p w14:paraId="7E8CAEAA" w14:textId="2AE4C55A" w:rsidR="00341D45" w:rsidRDefault="00032883" w:rsidP="00E90833">
      <w:pPr>
        <w:pStyle w:val="ListParagraph"/>
        <w:numPr>
          <w:ilvl w:val="0"/>
          <w:numId w:val="2"/>
        </w:numPr>
        <w:spacing w:after="80"/>
        <w:jc w:val="left"/>
      </w:pPr>
      <w:r>
        <w:rPr>
          <w:b/>
          <w:bCs/>
        </w:rPr>
        <w:t xml:space="preserve">עדכון וטיוב </w:t>
      </w:r>
      <w:proofErr w:type="spellStart"/>
      <w:r>
        <w:rPr>
          <w:b/>
          <w:bCs/>
        </w:rPr>
        <w:t>Lean</w:t>
      </w:r>
      <w:proofErr w:type="spellEnd"/>
      <w:r>
        <w:rPr>
          <w:b/>
          <w:bCs/>
        </w:rPr>
        <w:t xml:space="preserve"> </w:t>
      </w:r>
      <w:proofErr w:type="spellStart"/>
      <w:r>
        <w:rPr>
          <w:b/>
          <w:bCs/>
        </w:rPr>
        <w:t>Canvas</w:t>
      </w:r>
      <w:proofErr w:type="spellEnd"/>
      <w:r>
        <w:t xml:space="preserve"> — תהליך מובנה להתאמה, עדכון וטיוב ה-</w:t>
      </w:r>
      <w:proofErr w:type="spellStart"/>
      <w:r>
        <w:fldChar w:fldCharType="begin"/>
      </w:r>
      <w:r>
        <w:rPr>
          <w:rtl w:val="0"/>
        </w:rPr>
        <w:instrText>HYPERLINK \l "b02_canvas</w:instrText>
      </w:r>
      <w:r>
        <w:instrText>"</w:instrText>
      </w:r>
      <w:r>
        <w:fldChar w:fldCharType="separate"/>
      </w:r>
      <w:r>
        <w:rPr>
          <w:color w:val="1155CC"/>
          <w:u w:val="single"/>
        </w:rPr>
        <w:t>Lean</w:t>
      </w:r>
      <w:proofErr w:type="spellEnd"/>
      <w:r>
        <w:rPr>
          <w:color w:val="1155CC"/>
          <w:u w:val="single"/>
        </w:rPr>
        <w:t xml:space="preserve"> </w:t>
      </w:r>
      <w:proofErr w:type="spellStart"/>
      <w:r>
        <w:rPr>
          <w:color w:val="1155CC"/>
          <w:u w:val="single"/>
        </w:rPr>
        <w:t>Canvas</w:t>
      </w:r>
      <w:proofErr w:type="spellEnd"/>
      <w:r>
        <w:fldChar w:fldCharType="end"/>
      </w:r>
      <w:r>
        <w:t xml:space="preserve">, כולל יצירת </w:t>
      </w:r>
      <w:proofErr w:type="spellStart"/>
      <w:r>
        <w:t>קנבסים</w:t>
      </w:r>
      <w:proofErr w:type="spellEnd"/>
      <w:r>
        <w:t xml:space="preserve"> לכל בעלי העניין העיקריים</w:t>
      </w:r>
    </w:p>
    <w:p w14:paraId="7E8CAEAB" w14:textId="77777777" w:rsidR="00341D45" w:rsidRDefault="00032883" w:rsidP="00E90833">
      <w:pPr>
        <w:pStyle w:val="ListParagraph"/>
        <w:numPr>
          <w:ilvl w:val="0"/>
          <w:numId w:val="2"/>
        </w:numPr>
        <w:spacing w:after="80"/>
        <w:jc w:val="left"/>
      </w:pPr>
      <w:r>
        <w:rPr>
          <w:b/>
          <w:bCs/>
        </w:rPr>
        <w:t>מרכיבי ותכולת הפתרון המלא</w:t>
      </w:r>
      <w:r>
        <w:t xml:space="preserve"> — תהליך רעיונאות מפורט לבחירת תכולת הפתרון</w:t>
      </w:r>
    </w:p>
    <w:p w14:paraId="7E8CAEAC" w14:textId="77777777" w:rsidR="00341D45" w:rsidRDefault="00032883" w:rsidP="00E90833">
      <w:pPr>
        <w:pStyle w:val="ListParagraph"/>
        <w:numPr>
          <w:ilvl w:val="0"/>
          <w:numId w:val="2"/>
        </w:numPr>
        <w:spacing w:after="80"/>
        <w:jc w:val="left"/>
      </w:pPr>
      <w:r>
        <w:rPr>
          <w:b/>
          <w:bCs/>
        </w:rPr>
        <w:t>ערכי המיזם</w:t>
      </w:r>
      <w:r>
        <w:t xml:space="preserve"> — סט הערכים שלפיהם יעוצב המיזם, המוצר והחוויה</w:t>
      </w:r>
    </w:p>
    <w:p w14:paraId="7E8CAEAD" w14:textId="77777777" w:rsidR="00341D45" w:rsidRDefault="00032883" w:rsidP="00E90833">
      <w:pPr>
        <w:pStyle w:val="ListParagraph"/>
        <w:numPr>
          <w:ilvl w:val="0"/>
          <w:numId w:val="2"/>
        </w:numPr>
        <w:spacing w:after="80"/>
        <w:jc w:val="left"/>
      </w:pPr>
      <w:r>
        <w:rPr>
          <w:b/>
          <w:bCs/>
        </w:rPr>
        <w:t>עיצוב החוויה (CX)</w:t>
      </w:r>
      <w:r>
        <w:t xml:space="preserve"> — הגדרת חוויית המשתמש/הלקוח לפי העניין</w:t>
      </w:r>
    </w:p>
    <w:p w14:paraId="7E8CAEAE" w14:textId="77777777" w:rsidR="00341D45" w:rsidRDefault="00032883" w:rsidP="00E90833">
      <w:pPr>
        <w:pStyle w:val="Heading3"/>
        <w:spacing w:before="260" w:after="120"/>
        <w:jc w:val="left"/>
      </w:pPr>
      <w:bookmarkStart w:id="302" w:name="b03_design_mvpq"/>
      <w:bookmarkStart w:id="303" w:name="_Toc236339139"/>
      <w:r>
        <w:rPr>
          <w:b/>
          <w:bCs/>
          <w:color w:val="2F5496"/>
        </w:rPr>
        <w:t>מתודת "שאלת ה-MVP"</w:t>
      </w:r>
      <w:bookmarkEnd w:id="302"/>
      <w:bookmarkEnd w:id="303"/>
    </w:p>
    <w:p w14:paraId="7E8CAEAF" w14:textId="77777777" w:rsidR="00341D45" w:rsidRDefault="00032883" w:rsidP="00E90833">
      <w:pPr>
        <w:spacing w:after="160"/>
        <w:jc w:val="left"/>
      </w:pPr>
      <w:r>
        <w:t>שאלת ה-MVP היא ההשערה הקריטית ביותר שעליה עומד או נופל המיזם — מה חייב להתברר כנכון כדי להצדיק פיתוח מלא. השאלה ממוקדת בערך, לא בטכנולוגיה.</w:t>
      </w:r>
    </w:p>
    <w:p w14:paraId="7E8CAEB0" w14:textId="77777777" w:rsidR="00341D45" w:rsidRDefault="00032883" w:rsidP="00E90833">
      <w:pPr>
        <w:pStyle w:val="Heading4"/>
        <w:spacing w:before="200" w:after="100"/>
        <w:jc w:val="left"/>
      </w:pPr>
      <w:r>
        <w:rPr>
          <w:b/>
          <w:bCs/>
          <w:color w:val="404040"/>
        </w:rPr>
        <w:t>עקרונות הגדרת השאלה</w:t>
      </w:r>
    </w:p>
    <w:p w14:paraId="7E8CAEB1" w14:textId="77777777" w:rsidR="00341D45" w:rsidRDefault="00032883" w:rsidP="00E90833">
      <w:pPr>
        <w:pStyle w:val="ListParagraph"/>
        <w:numPr>
          <w:ilvl w:val="0"/>
          <w:numId w:val="2"/>
        </w:numPr>
        <w:spacing w:after="80"/>
        <w:jc w:val="left"/>
      </w:pPr>
      <w:r>
        <w:rPr>
          <w:b/>
          <w:bCs/>
        </w:rPr>
        <w:t>נגזרת מהיעד העסקי</w:t>
      </w:r>
      <w:r>
        <w:t xml:space="preserve"> — ומהבעיה שזוהתה בשלב החקר</w:t>
      </w:r>
    </w:p>
    <w:p w14:paraId="7E8CAEB2" w14:textId="77777777" w:rsidR="00341D45" w:rsidRDefault="00032883" w:rsidP="00E90833">
      <w:pPr>
        <w:pStyle w:val="ListParagraph"/>
        <w:numPr>
          <w:ilvl w:val="0"/>
          <w:numId w:val="2"/>
        </w:numPr>
        <w:spacing w:after="80"/>
        <w:jc w:val="left"/>
      </w:pPr>
      <w:r>
        <w:rPr>
          <w:b/>
          <w:bCs/>
        </w:rPr>
        <w:t>ממוקדת ובדידה</w:t>
      </w:r>
      <w:r>
        <w:t xml:space="preserve"> — שאלה אחת מרכזית, ניתנת לאימות או הפרכה</w:t>
      </w:r>
    </w:p>
    <w:p w14:paraId="7E8CAEB3" w14:textId="77777777" w:rsidR="00341D45" w:rsidRDefault="00032883" w:rsidP="00E90833">
      <w:pPr>
        <w:pStyle w:val="ListParagraph"/>
        <w:numPr>
          <w:ilvl w:val="0"/>
          <w:numId w:val="2"/>
        </w:numPr>
        <w:spacing w:after="80"/>
        <w:jc w:val="left"/>
      </w:pPr>
      <w:r>
        <w:rPr>
          <w:b/>
          <w:bCs/>
        </w:rPr>
        <w:t>בעלת קריטריון הכרעה ברור מראש</w:t>
      </w:r>
      <w:r>
        <w:t xml:space="preserve"> — מהי "תשובה חיובית"?</w:t>
      </w:r>
    </w:p>
    <w:p w14:paraId="7E8CAEB4" w14:textId="77777777" w:rsidR="00341D45" w:rsidRDefault="00032883" w:rsidP="00E90833">
      <w:pPr>
        <w:pStyle w:val="ListParagraph"/>
        <w:numPr>
          <w:ilvl w:val="0"/>
          <w:numId w:val="2"/>
        </w:numPr>
        <w:spacing w:after="80"/>
        <w:jc w:val="left"/>
      </w:pPr>
      <w:r>
        <w:rPr>
          <w:b/>
          <w:bCs/>
        </w:rPr>
        <w:t>בת-מענה בכמה שבועות</w:t>
      </w:r>
      <w:r>
        <w:t xml:space="preserve"> — בסביבת </w:t>
      </w:r>
      <w:proofErr w:type="spellStart"/>
      <w:r>
        <w:t>Test</w:t>
      </w:r>
      <w:proofErr w:type="spellEnd"/>
      <w:r>
        <w:t xml:space="preserve"> מצומצמת</w:t>
      </w:r>
    </w:p>
    <w:p w14:paraId="7E8CAEB5" w14:textId="77777777" w:rsidR="00341D45" w:rsidRDefault="00032883" w:rsidP="00E90833">
      <w:pPr>
        <w:pStyle w:val="Heading4"/>
        <w:spacing w:before="200" w:after="100"/>
        <w:jc w:val="left"/>
      </w:pPr>
      <w:r>
        <w:rPr>
          <w:b/>
          <w:bCs/>
          <w:color w:val="404040"/>
        </w:rPr>
        <w:t>השרשרת: משאלה לערך</w:t>
      </w:r>
    </w:p>
    <w:tbl>
      <w:tblPr>
        <w:bidiVisual/>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341D45" w14:paraId="7E8CAEB7" w14:textId="77777777">
        <w:tc>
          <w:tcPr>
            <w:tcW w:w="9026" w:type="dxa"/>
            <w:tcBorders>
              <w:top w:val="single" w:sz="6" w:space="0" w:color="2F5496"/>
              <w:left w:val="single" w:sz="6" w:space="0" w:color="2F5496"/>
              <w:bottom w:val="single" w:sz="6" w:space="0" w:color="2F5496"/>
              <w:right w:val="single" w:sz="6" w:space="0" w:color="2F5496"/>
            </w:tcBorders>
            <w:shd w:val="clear" w:color="auto" w:fill="F7F7F7"/>
            <w:tcMar>
              <w:top w:w="160" w:type="dxa"/>
              <w:left w:w="220" w:type="dxa"/>
              <w:bottom w:w="160" w:type="dxa"/>
              <w:right w:w="220" w:type="dxa"/>
            </w:tcMar>
          </w:tcPr>
          <w:p w14:paraId="7E8CAEB6" w14:textId="77777777" w:rsidR="00341D45" w:rsidRDefault="00032883" w:rsidP="00E90833">
            <w:pPr>
              <w:jc w:val="left"/>
            </w:pPr>
            <w:r>
              <w:rPr>
                <w:rFonts w:ascii="Consolas" w:eastAsia="Consolas" w:hAnsi="Consolas" w:cs="Consolas"/>
                <w:sz w:val="18"/>
                <w:szCs w:val="18"/>
              </w:rPr>
              <w:t>שאלת ה-MVP  →  גרסת MVP מינימלית  →  הוכחת ערך (POV)</w:t>
            </w:r>
          </w:p>
        </w:tc>
      </w:tr>
    </w:tbl>
    <w:p w14:paraId="7E8CAEB8" w14:textId="77777777" w:rsidR="00341D45" w:rsidRDefault="00032883" w:rsidP="00E90833">
      <w:pPr>
        <w:spacing w:after="160"/>
        <w:jc w:val="left"/>
      </w:pPr>
      <w:r>
        <w:t>גרסת ה-MVP היא הגרסה המינימלית הנדרשת אך ורק כדי לענות על השאלה. היא קובעת מה נכלל ומה נדחה, את היקף ה-</w:t>
      </w:r>
      <w:proofErr w:type="spellStart"/>
      <w:r>
        <w:t>Test</w:t>
      </w:r>
      <w:proofErr w:type="spellEnd"/>
      <w:r>
        <w:t xml:space="preserve"> ואת מדד ההצלחה.</w:t>
      </w:r>
    </w:p>
    <w:p w14:paraId="7E8CAEB9" w14:textId="77777777" w:rsidR="00341D45" w:rsidRDefault="00032883" w:rsidP="00E90833">
      <w:pPr>
        <w:pStyle w:val="Heading4"/>
        <w:spacing w:before="200" w:after="100"/>
        <w:jc w:val="left"/>
      </w:pPr>
      <w:proofErr w:type="spellStart"/>
      <w:r>
        <w:rPr>
          <w:b/>
          <w:bCs/>
          <w:color w:val="404040"/>
        </w:rPr>
        <w:lastRenderedPageBreak/>
        <w:t>טמפלייט</w:t>
      </w:r>
      <w:proofErr w:type="spellEnd"/>
      <w:r>
        <w:rPr>
          <w:b/>
          <w:bCs/>
          <w:color w:val="404040"/>
        </w:rPr>
        <w:t xml:space="preserve"> — הגדרת שאלת ה-MVP</w:t>
      </w:r>
    </w:p>
    <w:p w14:paraId="7E8CAEBA" w14:textId="66A6910F" w:rsidR="00341D45" w:rsidRDefault="00032883" w:rsidP="00E90833">
      <w:pPr>
        <w:pBdr>
          <w:right w:val="single" w:sz="18" w:space="8" w:color="2F5496"/>
        </w:pBdr>
        <w:shd w:val="clear" w:color="auto" w:fill="EEF2F7"/>
        <w:spacing w:before="120" w:after="200"/>
        <w:ind w:right="200"/>
        <w:jc w:val="left"/>
      </w:pPr>
      <w:r>
        <w:rPr>
          <w:b/>
          <w:bCs/>
        </w:rPr>
        <w:t>הוראות שימוש:</w:t>
      </w:r>
      <w:r>
        <w:t xml:space="preserve"> ענו על כל השדות לפני כניסה לשלב ה-POV (</w:t>
      </w:r>
      <w:hyperlink w:anchor="b03_pov" w:history="1">
        <w:r>
          <w:rPr>
            <w:color w:val="1155CC"/>
            <w:u w:val="single"/>
          </w:rPr>
          <w:t>3.3</w:t>
        </w:r>
      </w:hyperlink>
      <w:r>
        <w:t>). הקפידו שהשאלה תהיה בדידה ובת-אימות.</w:t>
      </w:r>
    </w:p>
    <w:p w14:paraId="7E8CAEBB" w14:textId="77777777" w:rsidR="00341D45" w:rsidRDefault="00032883" w:rsidP="00E90833">
      <w:pPr>
        <w:spacing w:after="160"/>
        <w:jc w:val="left"/>
      </w:pPr>
      <w:r>
        <w:rPr>
          <w:b/>
          <w:bCs/>
        </w:rPr>
        <w:t>שאלת ה-MVP שלנו:</w:t>
      </w:r>
      <w:r>
        <w:t xml:space="preserve"> _מה חייב להתברר כנכון כדי להצדיק המשך פיתוח מלא?_</w:t>
      </w:r>
    </w:p>
    <w:p w14:paraId="7E8CAEBC" w14:textId="77777777" w:rsidR="00341D45" w:rsidRDefault="00032883" w:rsidP="00E90833">
      <w:pPr>
        <w:spacing w:after="160"/>
        <w:jc w:val="left"/>
      </w:pPr>
      <w:r>
        <w:rPr>
          <w:b/>
          <w:bCs/>
        </w:rPr>
        <w:t>על מה השאלה מתבססת:</w:t>
      </w:r>
    </w:p>
    <w:tbl>
      <w:tblPr>
        <w:bidiVisual/>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341D45" w14:paraId="7E8CAEBF" w14:textId="77777777">
        <w:trPr>
          <w:tblHeader/>
        </w:trPr>
        <w:tc>
          <w:tcPr>
            <w:tcW w:w="4513" w:type="dxa"/>
            <w:shd w:val="clear" w:color="auto" w:fill="2F5496"/>
            <w:tcMar>
              <w:top w:w="80" w:type="dxa"/>
              <w:left w:w="120" w:type="dxa"/>
              <w:bottom w:w="80" w:type="dxa"/>
              <w:right w:w="120" w:type="dxa"/>
            </w:tcMar>
            <w:vAlign w:val="center"/>
          </w:tcPr>
          <w:p w14:paraId="7E8CAEBD" w14:textId="77777777" w:rsidR="00341D45" w:rsidRDefault="00032883" w:rsidP="00E90833">
            <w:pPr>
              <w:jc w:val="left"/>
            </w:pPr>
            <w:r>
              <w:rPr>
                <w:b/>
                <w:bCs/>
                <w:color w:val="FFFFFF"/>
              </w:rPr>
              <w:t>שאלה</w:t>
            </w:r>
          </w:p>
        </w:tc>
        <w:tc>
          <w:tcPr>
            <w:tcW w:w="4513" w:type="dxa"/>
            <w:shd w:val="clear" w:color="auto" w:fill="2F5496"/>
            <w:tcMar>
              <w:top w:w="80" w:type="dxa"/>
              <w:left w:w="120" w:type="dxa"/>
              <w:bottom w:w="80" w:type="dxa"/>
              <w:right w:w="120" w:type="dxa"/>
            </w:tcMar>
            <w:vAlign w:val="center"/>
          </w:tcPr>
          <w:p w14:paraId="7E8CAEBE" w14:textId="77777777" w:rsidR="00341D45" w:rsidRDefault="00032883" w:rsidP="00E90833">
            <w:pPr>
              <w:jc w:val="left"/>
            </w:pPr>
            <w:r>
              <w:rPr>
                <w:b/>
                <w:bCs/>
                <w:color w:val="FFFFFF"/>
              </w:rPr>
              <w:t>תשובה</w:t>
            </w:r>
          </w:p>
        </w:tc>
      </w:tr>
      <w:tr w:rsidR="00341D45" w14:paraId="7E8CAEC2" w14:textId="77777777">
        <w:tc>
          <w:tcPr>
            <w:tcW w:w="4513" w:type="dxa"/>
            <w:shd w:val="clear" w:color="auto" w:fill="FFFFFF"/>
            <w:tcMar>
              <w:top w:w="80" w:type="dxa"/>
              <w:left w:w="120" w:type="dxa"/>
              <w:bottom w:w="80" w:type="dxa"/>
              <w:right w:w="120" w:type="dxa"/>
            </w:tcMar>
          </w:tcPr>
          <w:p w14:paraId="7E8CAEC0" w14:textId="77777777" w:rsidR="00341D45" w:rsidRDefault="00032883" w:rsidP="00E90833">
            <w:pPr>
              <w:jc w:val="left"/>
            </w:pPr>
            <w:r>
              <w:t>מהו היעד העסקי המרכזי של המיזם?</w:t>
            </w:r>
          </w:p>
        </w:tc>
        <w:tc>
          <w:tcPr>
            <w:tcW w:w="4513" w:type="dxa"/>
            <w:shd w:val="clear" w:color="auto" w:fill="FFFFFF"/>
            <w:tcMar>
              <w:top w:w="80" w:type="dxa"/>
              <w:left w:w="120" w:type="dxa"/>
              <w:bottom w:w="80" w:type="dxa"/>
              <w:right w:w="120" w:type="dxa"/>
            </w:tcMar>
          </w:tcPr>
          <w:p w14:paraId="7E8CAEC1" w14:textId="77777777" w:rsidR="00341D45" w:rsidRDefault="00341D45" w:rsidP="00E90833">
            <w:pPr>
              <w:jc w:val="left"/>
            </w:pPr>
          </w:p>
        </w:tc>
      </w:tr>
      <w:tr w:rsidR="00341D45" w14:paraId="7E8CAEC5" w14:textId="77777777">
        <w:tc>
          <w:tcPr>
            <w:tcW w:w="4513" w:type="dxa"/>
            <w:shd w:val="clear" w:color="auto" w:fill="F5F7FA"/>
            <w:tcMar>
              <w:top w:w="80" w:type="dxa"/>
              <w:left w:w="120" w:type="dxa"/>
              <w:bottom w:w="80" w:type="dxa"/>
              <w:right w:w="120" w:type="dxa"/>
            </w:tcMar>
          </w:tcPr>
          <w:p w14:paraId="7E8CAEC3" w14:textId="77777777" w:rsidR="00341D45" w:rsidRDefault="00032883" w:rsidP="00E90833">
            <w:pPr>
              <w:jc w:val="left"/>
            </w:pPr>
            <w:r>
              <w:t>מהי הבעיה המרכזית שזוהתה בשלב החקר?</w:t>
            </w:r>
          </w:p>
        </w:tc>
        <w:tc>
          <w:tcPr>
            <w:tcW w:w="4513" w:type="dxa"/>
            <w:shd w:val="clear" w:color="auto" w:fill="F5F7FA"/>
            <w:tcMar>
              <w:top w:w="80" w:type="dxa"/>
              <w:left w:w="120" w:type="dxa"/>
              <w:bottom w:w="80" w:type="dxa"/>
              <w:right w:w="120" w:type="dxa"/>
            </w:tcMar>
          </w:tcPr>
          <w:p w14:paraId="7E8CAEC4" w14:textId="77777777" w:rsidR="00341D45" w:rsidRDefault="00341D45" w:rsidP="00E90833">
            <w:pPr>
              <w:jc w:val="left"/>
            </w:pPr>
          </w:p>
        </w:tc>
      </w:tr>
      <w:tr w:rsidR="00341D45" w14:paraId="7E8CAEC8" w14:textId="77777777">
        <w:tc>
          <w:tcPr>
            <w:tcW w:w="4513" w:type="dxa"/>
            <w:shd w:val="clear" w:color="auto" w:fill="FFFFFF"/>
            <w:tcMar>
              <w:top w:w="80" w:type="dxa"/>
              <w:left w:w="120" w:type="dxa"/>
              <w:bottom w:w="80" w:type="dxa"/>
              <w:right w:w="120" w:type="dxa"/>
            </w:tcMar>
          </w:tcPr>
          <w:p w14:paraId="7E8CAEC6" w14:textId="77777777" w:rsidR="00341D45" w:rsidRDefault="00032883" w:rsidP="00E90833">
            <w:pPr>
              <w:jc w:val="left"/>
            </w:pPr>
            <w:r>
              <w:t>מהי ההשערה הקריטית שחייבים לאמת?</w:t>
            </w:r>
          </w:p>
        </w:tc>
        <w:tc>
          <w:tcPr>
            <w:tcW w:w="4513" w:type="dxa"/>
            <w:shd w:val="clear" w:color="auto" w:fill="FFFFFF"/>
            <w:tcMar>
              <w:top w:w="80" w:type="dxa"/>
              <w:left w:w="120" w:type="dxa"/>
              <w:bottom w:w="80" w:type="dxa"/>
              <w:right w:w="120" w:type="dxa"/>
            </w:tcMar>
          </w:tcPr>
          <w:p w14:paraId="7E8CAEC7" w14:textId="77777777" w:rsidR="00341D45" w:rsidRDefault="00341D45" w:rsidP="00E90833">
            <w:pPr>
              <w:jc w:val="left"/>
            </w:pPr>
          </w:p>
        </w:tc>
      </w:tr>
    </w:tbl>
    <w:p w14:paraId="7E8CAEC9" w14:textId="77777777" w:rsidR="00341D45" w:rsidRDefault="00032883" w:rsidP="00E90833">
      <w:pPr>
        <w:spacing w:after="160"/>
        <w:jc w:val="left"/>
      </w:pPr>
      <w:r>
        <w:rPr>
          <w:b/>
          <w:bCs/>
        </w:rPr>
        <w:t>הגדרת ה-MVP:</w:t>
      </w:r>
    </w:p>
    <w:tbl>
      <w:tblPr>
        <w:bidiVisual/>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341D45" w14:paraId="7E8CAECC" w14:textId="77777777">
        <w:trPr>
          <w:tblHeader/>
        </w:trPr>
        <w:tc>
          <w:tcPr>
            <w:tcW w:w="4513" w:type="dxa"/>
            <w:shd w:val="clear" w:color="auto" w:fill="2F5496"/>
            <w:tcMar>
              <w:top w:w="80" w:type="dxa"/>
              <w:left w:w="120" w:type="dxa"/>
              <w:bottom w:w="80" w:type="dxa"/>
              <w:right w:w="120" w:type="dxa"/>
            </w:tcMar>
            <w:vAlign w:val="center"/>
          </w:tcPr>
          <w:p w14:paraId="7E8CAECA" w14:textId="77777777" w:rsidR="00341D45" w:rsidRDefault="00032883" w:rsidP="00E90833">
            <w:pPr>
              <w:jc w:val="left"/>
            </w:pPr>
            <w:r>
              <w:rPr>
                <w:b/>
                <w:bCs/>
                <w:color w:val="FFFFFF"/>
              </w:rPr>
              <w:t>שדה</w:t>
            </w:r>
          </w:p>
        </w:tc>
        <w:tc>
          <w:tcPr>
            <w:tcW w:w="4513" w:type="dxa"/>
            <w:shd w:val="clear" w:color="auto" w:fill="2F5496"/>
            <w:tcMar>
              <w:top w:w="80" w:type="dxa"/>
              <w:left w:w="120" w:type="dxa"/>
              <w:bottom w:w="80" w:type="dxa"/>
              <w:right w:w="120" w:type="dxa"/>
            </w:tcMar>
            <w:vAlign w:val="center"/>
          </w:tcPr>
          <w:p w14:paraId="7E8CAECB" w14:textId="77777777" w:rsidR="00341D45" w:rsidRDefault="00032883" w:rsidP="00E90833">
            <w:pPr>
              <w:jc w:val="left"/>
            </w:pPr>
            <w:r>
              <w:rPr>
                <w:b/>
                <w:bCs/>
                <w:color w:val="FFFFFF"/>
              </w:rPr>
              <w:t>תשובה</w:t>
            </w:r>
          </w:p>
        </w:tc>
      </w:tr>
      <w:tr w:rsidR="00341D45" w14:paraId="7E8CAECF" w14:textId="77777777">
        <w:tc>
          <w:tcPr>
            <w:tcW w:w="4513" w:type="dxa"/>
            <w:shd w:val="clear" w:color="auto" w:fill="FFFFFF"/>
            <w:tcMar>
              <w:top w:w="80" w:type="dxa"/>
              <w:left w:w="120" w:type="dxa"/>
              <w:bottom w:w="80" w:type="dxa"/>
              <w:right w:w="120" w:type="dxa"/>
            </w:tcMar>
          </w:tcPr>
          <w:p w14:paraId="7E8CAECD" w14:textId="77777777" w:rsidR="00341D45" w:rsidRDefault="00032883" w:rsidP="00E90833">
            <w:pPr>
              <w:jc w:val="left"/>
            </w:pPr>
            <w:r>
              <w:t xml:space="preserve">מה </w:t>
            </w:r>
            <w:r>
              <w:rPr>
                <w:b/>
                <w:bCs/>
              </w:rPr>
              <w:t>נכלל</w:t>
            </w:r>
            <w:r>
              <w:t xml:space="preserve"> ב-MVP (מינימום לצורך מענה על השאלה)?</w:t>
            </w:r>
          </w:p>
        </w:tc>
        <w:tc>
          <w:tcPr>
            <w:tcW w:w="4513" w:type="dxa"/>
            <w:shd w:val="clear" w:color="auto" w:fill="FFFFFF"/>
            <w:tcMar>
              <w:top w:w="80" w:type="dxa"/>
              <w:left w:w="120" w:type="dxa"/>
              <w:bottom w:w="80" w:type="dxa"/>
              <w:right w:w="120" w:type="dxa"/>
            </w:tcMar>
          </w:tcPr>
          <w:p w14:paraId="7E8CAECE" w14:textId="77777777" w:rsidR="00341D45" w:rsidRDefault="00341D45" w:rsidP="00E90833">
            <w:pPr>
              <w:jc w:val="left"/>
            </w:pPr>
          </w:p>
        </w:tc>
      </w:tr>
      <w:tr w:rsidR="00341D45" w14:paraId="7E8CAED2" w14:textId="77777777">
        <w:tc>
          <w:tcPr>
            <w:tcW w:w="4513" w:type="dxa"/>
            <w:shd w:val="clear" w:color="auto" w:fill="F5F7FA"/>
            <w:tcMar>
              <w:top w:w="80" w:type="dxa"/>
              <w:left w:w="120" w:type="dxa"/>
              <w:bottom w:w="80" w:type="dxa"/>
              <w:right w:w="120" w:type="dxa"/>
            </w:tcMar>
          </w:tcPr>
          <w:p w14:paraId="7E8CAED0" w14:textId="77777777" w:rsidR="00341D45" w:rsidRDefault="00032883" w:rsidP="00E90833">
            <w:pPr>
              <w:jc w:val="left"/>
            </w:pPr>
            <w:r>
              <w:t xml:space="preserve">מה </w:t>
            </w:r>
            <w:r>
              <w:rPr>
                <w:b/>
                <w:bCs/>
              </w:rPr>
              <w:t>לא נכלל</w:t>
            </w:r>
            <w:r>
              <w:t xml:space="preserve"> ב-MVP (נדחה לשלבים הבאים)?</w:t>
            </w:r>
          </w:p>
        </w:tc>
        <w:tc>
          <w:tcPr>
            <w:tcW w:w="4513" w:type="dxa"/>
            <w:shd w:val="clear" w:color="auto" w:fill="F5F7FA"/>
            <w:tcMar>
              <w:top w:w="80" w:type="dxa"/>
              <w:left w:w="120" w:type="dxa"/>
              <w:bottom w:w="80" w:type="dxa"/>
              <w:right w:w="120" w:type="dxa"/>
            </w:tcMar>
          </w:tcPr>
          <w:p w14:paraId="7E8CAED1" w14:textId="77777777" w:rsidR="00341D45" w:rsidRDefault="00341D45" w:rsidP="00E90833">
            <w:pPr>
              <w:jc w:val="left"/>
            </w:pPr>
          </w:p>
        </w:tc>
      </w:tr>
      <w:tr w:rsidR="00341D45" w14:paraId="7E8CAED5" w14:textId="77777777">
        <w:tc>
          <w:tcPr>
            <w:tcW w:w="4513" w:type="dxa"/>
            <w:shd w:val="clear" w:color="auto" w:fill="FFFFFF"/>
            <w:tcMar>
              <w:top w:w="80" w:type="dxa"/>
              <w:left w:w="120" w:type="dxa"/>
              <w:bottom w:w="80" w:type="dxa"/>
              <w:right w:w="120" w:type="dxa"/>
            </w:tcMar>
          </w:tcPr>
          <w:p w14:paraId="7E8CAED3" w14:textId="77777777" w:rsidR="00341D45" w:rsidRDefault="00032883" w:rsidP="00E90833">
            <w:pPr>
              <w:jc w:val="left"/>
            </w:pPr>
            <w:r>
              <w:t>מהי סביבת ה-</w:t>
            </w:r>
            <w:proofErr w:type="spellStart"/>
            <w:r>
              <w:t>Test</w:t>
            </w:r>
            <w:proofErr w:type="spellEnd"/>
            <w:r>
              <w:t>? (מספר משתמשים, נתונים, משך)</w:t>
            </w:r>
          </w:p>
        </w:tc>
        <w:tc>
          <w:tcPr>
            <w:tcW w:w="4513" w:type="dxa"/>
            <w:shd w:val="clear" w:color="auto" w:fill="FFFFFF"/>
            <w:tcMar>
              <w:top w:w="80" w:type="dxa"/>
              <w:left w:w="120" w:type="dxa"/>
              <w:bottom w:w="80" w:type="dxa"/>
              <w:right w:w="120" w:type="dxa"/>
            </w:tcMar>
          </w:tcPr>
          <w:p w14:paraId="7E8CAED4" w14:textId="77777777" w:rsidR="00341D45" w:rsidRDefault="00341D45" w:rsidP="00E90833">
            <w:pPr>
              <w:jc w:val="left"/>
            </w:pPr>
          </w:p>
        </w:tc>
      </w:tr>
      <w:tr w:rsidR="00341D45" w14:paraId="7E8CAED8" w14:textId="77777777">
        <w:tc>
          <w:tcPr>
            <w:tcW w:w="4513" w:type="dxa"/>
            <w:shd w:val="clear" w:color="auto" w:fill="F5F7FA"/>
            <w:tcMar>
              <w:top w:w="80" w:type="dxa"/>
              <w:left w:w="120" w:type="dxa"/>
              <w:bottom w:w="80" w:type="dxa"/>
              <w:right w:w="120" w:type="dxa"/>
            </w:tcMar>
          </w:tcPr>
          <w:p w14:paraId="7E8CAED6" w14:textId="77777777" w:rsidR="00341D45" w:rsidRDefault="00032883" w:rsidP="00E90833">
            <w:pPr>
              <w:jc w:val="left"/>
            </w:pPr>
            <w:r>
              <w:t>מהו מדד ה"תשובה החיובית"?</w:t>
            </w:r>
          </w:p>
        </w:tc>
        <w:tc>
          <w:tcPr>
            <w:tcW w:w="4513" w:type="dxa"/>
            <w:shd w:val="clear" w:color="auto" w:fill="F5F7FA"/>
            <w:tcMar>
              <w:top w:w="80" w:type="dxa"/>
              <w:left w:w="120" w:type="dxa"/>
              <w:bottom w:w="80" w:type="dxa"/>
              <w:right w:w="120" w:type="dxa"/>
            </w:tcMar>
          </w:tcPr>
          <w:p w14:paraId="7E8CAED7" w14:textId="77777777" w:rsidR="00341D45" w:rsidRDefault="00341D45" w:rsidP="00E90833">
            <w:pPr>
              <w:jc w:val="left"/>
            </w:pPr>
          </w:p>
        </w:tc>
      </w:tr>
      <w:tr w:rsidR="00341D45" w14:paraId="7E8CAEDB" w14:textId="77777777">
        <w:tc>
          <w:tcPr>
            <w:tcW w:w="4513" w:type="dxa"/>
            <w:shd w:val="clear" w:color="auto" w:fill="FFFFFF"/>
            <w:tcMar>
              <w:top w:w="80" w:type="dxa"/>
              <w:left w:w="120" w:type="dxa"/>
              <w:bottom w:w="80" w:type="dxa"/>
              <w:right w:w="120" w:type="dxa"/>
            </w:tcMar>
          </w:tcPr>
          <w:p w14:paraId="7E8CAED9" w14:textId="77777777" w:rsidR="00341D45" w:rsidRDefault="00032883" w:rsidP="00E90833">
            <w:pPr>
              <w:jc w:val="left"/>
            </w:pPr>
            <w:r>
              <w:t>מי מחליט שהתשובה "חיובית"?</w:t>
            </w:r>
          </w:p>
        </w:tc>
        <w:tc>
          <w:tcPr>
            <w:tcW w:w="4513" w:type="dxa"/>
            <w:shd w:val="clear" w:color="auto" w:fill="FFFFFF"/>
            <w:tcMar>
              <w:top w:w="80" w:type="dxa"/>
              <w:left w:w="120" w:type="dxa"/>
              <w:bottom w:w="80" w:type="dxa"/>
              <w:right w:w="120" w:type="dxa"/>
            </w:tcMar>
          </w:tcPr>
          <w:p w14:paraId="7E8CAEDA" w14:textId="77777777" w:rsidR="00341D45" w:rsidRDefault="00341D45" w:rsidP="00E90833">
            <w:pPr>
              <w:jc w:val="left"/>
            </w:pPr>
          </w:p>
        </w:tc>
      </w:tr>
    </w:tbl>
    <w:p w14:paraId="7E8CAEDC" w14:textId="77777777" w:rsidR="00341D45" w:rsidRDefault="00032883" w:rsidP="00E90833">
      <w:pPr>
        <w:pStyle w:val="Heading3"/>
        <w:spacing w:before="260" w:after="120"/>
        <w:jc w:val="left"/>
      </w:pPr>
      <w:bookmarkStart w:id="304" w:name="_Toc236339140"/>
      <w:r>
        <w:rPr>
          <w:b/>
          <w:bCs/>
          <w:color w:val="2F5496"/>
        </w:rPr>
        <w:t>מתודת "בניית הארכיטקטורה"</w:t>
      </w:r>
      <w:bookmarkEnd w:id="304"/>
    </w:p>
    <w:p w14:paraId="7E8CAEDD" w14:textId="77777777" w:rsidR="00341D45" w:rsidRDefault="00032883" w:rsidP="00E90833">
      <w:pPr>
        <w:spacing w:after="160"/>
        <w:jc w:val="left"/>
      </w:pPr>
      <w:r>
        <w:t>בניית תפיסת הארכיטקטורה היא תנאי הכרחי בשלב זה. המטרה היא לתכנן מוצר מבוסס טכנולוגיה שיודע להתמודד עם משברים ושינויים (</w:t>
      </w:r>
      <w:proofErr w:type="spellStart"/>
      <w:r>
        <w:t>Anti-fragile</w:t>
      </w:r>
      <w:proofErr w:type="spellEnd"/>
      <w:r>
        <w:t>), שאינו תלוי בספקים (</w:t>
      </w:r>
      <w:proofErr w:type="spellStart"/>
      <w:r>
        <w:t>Vendor</w:t>
      </w:r>
      <w:proofErr w:type="spellEnd"/>
      <w:r>
        <w:t xml:space="preserve"> </w:t>
      </w:r>
      <w:proofErr w:type="spellStart"/>
      <w:r>
        <w:t>Agnostic</w:t>
      </w:r>
      <w:proofErr w:type="spellEnd"/>
      <w:r>
        <w:t>), ומבוסס על הפרדה מוחלטת בין חוזי המערכת (</w:t>
      </w:r>
      <w:proofErr w:type="spellStart"/>
      <w:r>
        <w:t>Spec</w:t>
      </w:r>
      <w:proofErr w:type="spellEnd"/>
      <w:r>
        <w:t>) לבין קוד המימוש (</w:t>
      </w:r>
      <w:proofErr w:type="spellStart"/>
      <w:r>
        <w:t>Body</w:t>
      </w:r>
      <w:proofErr w:type="spellEnd"/>
      <w:r>
        <w:t>).</w:t>
      </w:r>
    </w:p>
    <w:p w14:paraId="7E8CAEDE" w14:textId="77777777" w:rsidR="00341D45" w:rsidRDefault="00032883" w:rsidP="00E90833">
      <w:pPr>
        <w:pStyle w:val="Heading4"/>
        <w:spacing w:before="200" w:after="100"/>
        <w:jc w:val="left"/>
      </w:pPr>
      <w:r>
        <w:rPr>
          <w:b/>
          <w:bCs/>
          <w:color w:val="404040"/>
        </w:rPr>
        <w:t>עקרונות בניית הארכיטקטורה</w:t>
      </w:r>
    </w:p>
    <w:p w14:paraId="7E8CAEDF" w14:textId="77777777" w:rsidR="00341D45" w:rsidRDefault="00032883" w:rsidP="00E90833">
      <w:pPr>
        <w:spacing w:after="160"/>
        <w:jc w:val="left"/>
      </w:pPr>
      <w:r>
        <w:rPr>
          <w:b/>
          <w:bCs/>
        </w:rPr>
        <w:t>1. תוצרי התכנון (תנאי סף לתחילת פיתוח)</w:t>
      </w:r>
    </w:p>
    <w:p w14:paraId="7E8CAEE0" w14:textId="77777777" w:rsidR="00341D45" w:rsidRDefault="00032883" w:rsidP="00E90833">
      <w:pPr>
        <w:pStyle w:val="ListParagraph"/>
        <w:numPr>
          <w:ilvl w:val="0"/>
          <w:numId w:val="2"/>
        </w:numPr>
        <w:spacing w:after="80"/>
        <w:jc w:val="left"/>
      </w:pPr>
      <w:proofErr w:type="spellStart"/>
      <w:r>
        <w:rPr>
          <w:b/>
          <w:bCs/>
        </w:rPr>
        <w:t>Architecture</w:t>
      </w:r>
      <w:proofErr w:type="spellEnd"/>
      <w:r>
        <w:rPr>
          <w:b/>
          <w:bCs/>
        </w:rPr>
        <w:t xml:space="preserve"> </w:t>
      </w:r>
      <w:proofErr w:type="spellStart"/>
      <w:r>
        <w:rPr>
          <w:b/>
          <w:bCs/>
        </w:rPr>
        <w:t>Doc</w:t>
      </w:r>
      <w:proofErr w:type="spellEnd"/>
      <w:r>
        <w:rPr>
          <w:b/>
          <w:bCs/>
        </w:rPr>
        <w:t xml:space="preserve"> (מסמך ארכיטקטורה):</w:t>
      </w:r>
      <w:r>
        <w:t xml:space="preserve"> תרשים זרימת נתונים (</w:t>
      </w:r>
      <w:proofErr w:type="spellStart"/>
      <w:r>
        <w:t>Data</w:t>
      </w:r>
      <w:proofErr w:type="spellEnd"/>
      <w:r>
        <w:t xml:space="preserve"> </w:t>
      </w:r>
      <w:proofErr w:type="spellStart"/>
      <w:r>
        <w:t>Flow</w:t>
      </w:r>
      <w:proofErr w:type="spellEnd"/>
      <w:r>
        <w:t>) — מיפוי ברור של זרימת המידע בין כל המרכיבים במערכת · רכיבי הניהול המרכזיים (</w:t>
      </w:r>
      <w:proofErr w:type="spellStart"/>
      <w:r>
        <w:t>Orchestration</w:t>
      </w:r>
      <w:proofErr w:type="spellEnd"/>
      <w:r>
        <w:t>) · רכיבי אינטגרציה (</w:t>
      </w:r>
      <w:proofErr w:type="spellStart"/>
      <w:r>
        <w:t>Integration</w:t>
      </w:r>
      <w:proofErr w:type="spellEnd"/>
      <w:r>
        <w:t xml:space="preserve"> </w:t>
      </w:r>
      <w:proofErr w:type="spellStart"/>
      <w:r>
        <w:t>Adapters</w:t>
      </w:r>
      <w:proofErr w:type="spellEnd"/>
      <w:r>
        <w:t>) — מיפוי והפרדת רכיבי החיבור למערכות שהמיזם מתבסס עליהן</w:t>
      </w:r>
    </w:p>
    <w:p w14:paraId="7E8CAEE1" w14:textId="77777777" w:rsidR="00341D45" w:rsidRDefault="00032883" w:rsidP="00E90833">
      <w:pPr>
        <w:pStyle w:val="ListParagraph"/>
        <w:numPr>
          <w:ilvl w:val="0"/>
          <w:numId w:val="2"/>
        </w:numPr>
        <w:spacing w:after="80"/>
        <w:jc w:val="left"/>
      </w:pPr>
      <w:r>
        <w:rPr>
          <w:b/>
          <w:bCs/>
        </w:rPr>
        <w:t xml:space="preserve">API </w:t>
      </w:r>
      <w:proofErr w:type="spellStart"/>
      <w:r>
        <w:rPr>
          <w:b/>
          <w:bCs/>
        </w:rPr>
        <w:t>First</w:t>
      </w:r>
      <w:proofErr w:type="spellEnd"/>
      <w:r>
        <w:rPr>
          <w:b/>
          <w:bCs/>
        </w:rPr>
        <w:t xml:space="preserve"> (הגדרת החוזים):</w:t>
      </w:r>
      <w:r>
        <w:t xml:space="preserve"> פיתוח מונחה </w:t>
      </w:r>
      <w:proofErr w:type="spellStart"/>
      <w:r>
        <w:t>Spec-First</w:t>
      </w:r>
      <w:proofErr w:type="spellEnd"/>
      <w:r>
        <w:t xml:space="preserve"> — כל קצוות ה-API מוגדרים מראש על בסיס תפיסת </w:t>
      </w:r>
      <w:proofErr w:type="spellStart"/>
      <w:r>
        <w:t>OpenAPI</w:t>
      </w:r>
      <w:proofErr w:type="spellEnd"/>
      <w:r>
        <w:t>, שמהווה מקור אמת יחיד (</w:t>
      </w:r>
      <w:proofErr w:type="spellStart"/>
      <w:r>
        <w:t>Single</w:t>
      </w:r>
      <w:proofErr w:type="spellEnd"/>
      <w:r>
        <w:t xml:space="preserve"> </w:t>
      </w:r>
      <w:proofErr w:type="spellStart"/>
      <w:r>
        <w:t>Source</w:t>
      </w:r>
      <w:proofErr w:type="spellEnd"/>
      <w:r>
        <w:t xml:space="preserve"> </w:t>
      </w:r>
      <w:proofErr w:type="spellStart"/>
      <w:r>
        <w:t>of</w:t>
      </w:r>
      <w:proofErr w:type="spellEnd"/>
      <w:r>
        <w:t xml:space="preserve"> </w:t>
      </w:r>
      <w:proofErr w:type="spellStart"/>
      <w:r>
        <w:t>Truth</w:t>
      </w:r>
      <w:proofErr w:type="spellEnd"/>
      <w:r>
        <w:t>) לפיתוח ולבדיקות אוטומטיות</w:t>
      </w:r>
    </w:p>
    <w:p w14:paraId="7E8CAEE2" w14:textId="77777777" w:rsidR="00341D45" w:rsidRDefault="00032883" w:rsidP="00E90833">
      <w:pPr>
        <w:pStyle w:val="ListParagraph"/>
        <w:numPr>
          <w:ilvl w:val="0"/>
          <w:numId w:val="2"/>
        </w:numPr>
        <w:spacing w:after="80"/>
        <w:jc w:val="left"/>
      </w:pPr>
      <w:r>
        <w:rPr>
          <w:b/>
          <w:bCs/>
        </w:rPr>
        <w:t>הגדרת תפיסת השימוש והעבודה ברכיבי AI:</w:t>
      </w:r>
      <w:r>
        <w:t xml:space="preserve"> מיפוי כלל רכיבי ה-AI שיהיו בשימוש המיזם, הגדרת תוכנית קשיחה לבקרת איכות לתוצרי ה-AI, הגנת קלט/פלט (</w:t>
      </w:r>
      <w:proofErr w:type="spellStart"/>
      <w:r>
        <w:t>Guardrails</w:t>
      </w:r>
      <w:proofErr w:type="spellEnd"/>
      <w:r>
        <w:t>) ומנגנוני הערכה (</w:t>
      </w:r>
      <w:proofErr w:type="spellStart"/>
      <w:r>
        <w:t>Evaluation</w:t>
      </w:r>
      <w:proofErr w:type="spellEnd"/>
      <w:r>
        <w:t>) רציפים, ותכנון תקציבי (ברמת-על) של רכיבי ה-AI השונים</w:t>
      </w:r>
    </w:p>
    <w:p w14:paraId="7E8CAEE3" w14:textId="77777777" w:rsidR="00341D45" w:rsidRDefault="00032883" w:rsidP="00E90833">
      <w:pPr>
        <w:pStyle w:val="Heading4"/>
        <w:spacing w:before="200" w:after="100"/>
        <w:jc w:val="left"/>
      </w:pPr>
      <w:r>
        <w:rPr>
          <w:b/>
          <w:bCs/>
          <w:color w:val="404040"/>
        </w:rPr>
        <w:lastRenderedPageBreak/>
        <w:t>עקרונות ההנדסה ליישום הארכיטקטורה</w:t>
      </w:r>
    </w:p>
    <w:p w14:paraId="7E8CAEE4" w14:textId="77777777" w:rsidR="00341D45" w:rsidRDefault="00032883" w:rsidP="00E90833">
      <w:pPr>
        <w:pStyle w:val="ListParagraph"/>
        <w:numPr>
          <w:ilvl w:val="0"/>
          <w:numId w:val="2"/>
        </w:numPr>
        <w:spacing w:after="80"/>
        <w:jc w:val="left"/>
      </w:pPr>
      <w:r>
        <w:rPr>
          <w:b/>
          <w:bCs/>
        </w:rPr>
        <w:t>הפרדת ה-</w:t>
      </w:r>
      <w:proofErr w:type="spellStart"/>
      <w:r>
        <w:rPr>
          <w:b/>
          <w:bCs/>
        </w:rPr>
        <w:t>Spec</w:t>
      </w:r>
      <w:proofErr w:type="spellEnd"/>
      <w:r>
        <w:rPr>
          <w:b/>
          <w:bCs/>
        </w:rPr>
        <w:t xml:space="preserve"> מהמימוש</w:t>
      </w:r>
      <w:r>
        <w:t xml:space="preserve"> — הנחת העבודה היא שהמימוש יבוצע על ידי AI באופן מלא או חלקי, ולכן הוא "זמני", משתנה ומתכלה (</w:t>
      </w:r>
      <w:proofErr w:type="spellStart"/>
      <w:r>
        <w:t>Disposable</w:t>
      </w:r>
      <w:proofErr w:type="spellEnd"/>
      <w:r>
        <w:t xml:space="preserve"> </w:t>
      </w:r>
      <w:proofErr w:type="spellStart"/>
      <w:r>
        <w:t>Code</w:t>
      </w:r>
      <w:proofErr w:type="spellEnd"/>
      <w:r>
        <w:t>). הנכס האמיתי של המיזם הוא ה-</w:t>
      </w:r>
      <w:proofErr w:type="spellStart"/>
      <w:r>
        <w:t>Specification</w:t>
      </w:r>
      <w:proofErr w:type="spellEnd"/>
      <w:r>
        <w:t xml:space="preserve"> (החוזים, הטיפוסים ומערכת החוקים). ה-AI משמש לייצור מהיר של ה-</w:t>
      </w:r>
      <w:proofErr w:type="spellStart"/>
      <w:r>
        <w:t>Body</w:t>
      </w:r>
      <w:proofErr w:type="spellEnd"/>
      <w:r>
        <w:t>, בעוד הצוות האנושי מתרכז בבדיקת ואכיפת ה-</w:t>
      </w:r>
      <w:proofErr w:type="spellStart"/>
      <w:r>
        <w:t>Spec</w:t>
      </w:r>
      <w:proofErr w:type="spellEnd"/>
      <w:r>
        <w:t>.</w:t>
      </w:r>
    </w:p>
    <w:p w14:paraId="7E8CAEE5" w14:textId="77777777" w:rsidR="00341D45" w:rsidRDefault="00032883" w:rsidP="00E90833">
      <w:pPr>
        <w:pStyle w:val="ListParagraph"/>
        <w:numPr>
          <w:ilvl w:val="0"/>
          <w:numId w:val="2"/>
        </w:numPr>
        <w:spacing w:after="80"/>
        <w:jc w:val="left"/>
      </w:pPr>
      <w:r>
        <w:rPr>
          <w:b/>
          <w:bCs/>
        </w:rPr>
        <w:t>אי-תלות בספקים (</w:t>
      </w:r>
      <w:proofErr w:type="spellStart"/>
      <w:r>
        <w:rPr>
          <w:b/>
          <w:bCs/>
        </w:rPr>
        <w:t>Vendor</w:t>
      </w:r>
      <w:proofErr w:type="spellEnd"/>
      <w:r>
        <w:rPr>
          <w:b/>
          <w:bCs/>
        </w:rPr>
        <w:t xml:space="preserve"> </w:t>
      </w:r>
      <w:proofErr w:type="spellStart"/>
      <w:r>
        <w:rPr>
          <w:b/>
          <w:bCs/>
        </w:rPr>
        <w:t>Agnostic</w:t>
      </w:r>
      <w:proofErr w:type="spellEnd"/>
      <w:r>
        <w:rPr>
          <w:b/>
          <w:bCs/>
        </w:rPr>
        <w:t>)</w:t>
      </w:r>
      <w:r>
        <w:t xml:space="preserve"> — מימוש קפדני של עקרונות ה-</w:t>
      </w:r>
      <w:proofErr w:type="spellStart"/>
      <w:r>
        <w:t>Clean</w:t>
      </w:r>
      <w:proofErr w:type="spellEnd"/>
      <w:r>
        <w:t xml:space="preserve"> </w:t>
      </w:r>
      <w:proofErr w:type="spellStart"/>
      <w:r>
        <w:t>Architecture</w:t>
      </w:r>
      <w:proofErr w:type="spellEnd"/>
      <w:r>
        <w:t xml:space="preserve"> דרך שימוש במתאמים וממשקים (</w:t>
      </w:r>
      <w:proofErr w:type="spellStart"/>
      <w:r>
        <w:t>Ports</w:t>
      </w:r>
      <w:proofErr w:type="spellEnd"/>
      <w:r>
        <w:t xml:space="preserve"> &amp; </w:t>
      </w:r>
      <w:proofErr w:type="spellStart"/>
      <w:r>
        <w:t>Adapters</w:t>
      </w:r>
      <w:proofErr w:type="spellEnd"/>
      <w:r>
        <w:t xml:space="preserve">). ליבת הלוגיקה העסקית מנותקת לחלוטין מספריות ענן ספציפיות או ממודלי שפה מסוימים. החלפת מודל או ספק ענן מתבצעת ברמת קונפיגורציה או החלפת </w:t>
      </w:r>
      <w:proofErr w:type="spellStart"/>
      <w:r>
        <w:t>Adapter</w:t>
      </w:r>
      <w:proofErr w:type="spellEnd"/>
      <w:r>
        <w:t xml:space="preserve"> בלבד, ללא נגיעה בליבת הקוד.</w:t>
      </w:r>
    </w:p>
    <w:p w14:paraId="7E8CAEE6" w14:textId="77777777" w:rsidR="00341D45" w:rsidRDefault="00032883" w:rsidP="00E90833">
      <w:pPr>
        <w:pStyle w:val="ListParagraph"/>
        <w:numPr>
          <w:ilvl w:val="0"/>
          <w:numId w:val="2"/>
        </w:numPr>
        <w:spacing w:after="80"/>
        <w:jc w:val="left"/>
      </w:pPr>
      <w:r>
        <w:rPr>
          <w:b/>
          <w:bCs/>
        </w:rPr>
        <w:t xml:space="preserve">אוטומציה ואינטגרציה מהיום הראשון (CI/CD </w:t>
      </w:r>
      <w:proofErr w:type="spellStart"/>
      <w:r>
        <w:rPr>
          <w:b/>
          <w:bCs/>
        </w:rPr>
        <w:t>from</w:t>
      </w:r>
      <w:proofErr w:type="spellEnd"/>
      <w:r>
        <w:rPr>
          <w:b/>
          <w:bCs/>
        </w:rPr>
        <w:t xml:space="preserve"> </w:t>
      </w:r>
      <w:proofErr w:type="spellStart"/>
      <w:r>
        <w:rPr>
          <w:b/>
          <w:bCs/>
        </w:rPr>
        <w:t>Day</w:t>
      </w:r>
      <w:proofErr w:type="spellEnd"/>
      <w:r>
        <w:rPr>
          <w:b/>
          <w:bCs/>
        </w:rPr>
        <w:t xml:space="preserve"> 0)</w:t>
      </w:r>
      <w:r>
        <w:t xml:space="preserve"> — הקמת תהליכי CI/CD אוטומטיים לבנייה, בדיקה ופריסה (</w:t>
      </w:r>
      <w:proofErr w:type="spellStart"/>
      <w:r>
        <w:t>Terraform</w:t>
      </w:r>
      <w:proofErr w:type="spellEnd"/>
      <w:r>
        <w:t xml:space="preserve"> / </w:t>
      </w:r>
      <w:proofErr w:type="spellStart"/>
      <w:r>
        <w:t>Docker</w:t>
      </w:r>
      <w:proofErr w:type="spellEnd"/>
      <w:r>
        <w:t xml:space="preserve"> </w:t>
      </w:r>
      <w:proofErr w:type="spellStart"/>
      <w:r>
        <w:t>Compose</w:t>
      </w:r>
      <w:proofErr w:type="spellEnd"/>
      <w:r>
        <w:t>) עם תחילת הפרויקט. בדיקות אוטומטיות (</w:t>
      </w:r>
      <w:proofErr w:type="spellStart"/>
      <w:r>
        <w:t>Unit</w:t>
      </w:r>
      <w:proofErr w:type="spellEnd"/>
      <w:r>
        <w:t xml:space="preserve"> &amp; </w:t>
      </w:r>
      <w:proofErr w:type="spellStart"/>
      <w:r>
        <w:t>Integration</w:t>
      </w:r>
      <w:proofErr w:type="spellEnd"/>
      <w:r>
        <w:t xml:space="preserve"> </w:t>
      </w:r>
      <w:proofErr w:type="spellStart"/>
      <w:r>
        <w:t>Tests</w:t>
      </w:r>
      <w:proofErr w:type="spellEnd"/>
      <w:r>
        <w:t xml:space="preserve">) מתפתחות במקביל לפיתוח, כדי לאבחן במדויק את סטטוס הפיתוח בכל רגע ולאפשר פיתוח </w:t>
      </w:r>
      <w:proofErr w:type="spellStart"/>
      <w:r>
        <w:t>איטרטיבי</w:t>
      </w:r>
      <w:proofErr w:type="spellEnd"/>
      <w:r>
        <w:t xml:space="preserve"> ומהיר.</w:t>
      </w:r>
    </w:p>
    <w:p w14:paraId="7E8CAEE7" w14:textId="6E66B352" w:rsidR="00341D45" w:rsidRDefault="00032883" w:rsidP="00E90833">
      <w:pPr>
        <w:spacing w:after="160"/>
        <w:jc w:val="left"/>
      </w:pPr>
      <w:r>
        <w:rPr>
          <w:b/>
          <w:bCs/>
        </w:rPr>
        <w:t>המשך:</w:t>
      </w:r>
      <w:r>
        <w:t xml:space="preserve"> </w:t>
      </w:r>
      <w:hyperlink w:anchor="b03_roadmap" w:history="1">
        <w:r>
          <w:rPr>
            <w:color w:val="1155CC"/>
            <w:u w:val="single"/>
          </w:rPr>
          <w:t>מפת הדרכים (</w:t>
        </w:r>
        <w:proofErr w:type="spellStart"/>
        <w:r>
          <w:rPr>
            <w:color w:val="1155CC"/>
            <w:u w:val="single"/>
          </w:rPr>
          <w:t>Roadmap</w:t>
        </w:r>
        <w:proofErr w:type="spellEnd"/>
        <w:r>
          <w:rPr>
            <w:color w:val="1155CC"/>
            <w:u w:val="single"/>
          </w:rPr>
          <w:t xml:space="preserve"> &amp; GTM)</w:t>
        </w:r>
      </w:hyperlink>
      <w:r>
        <w:t>.</w:t>
      </w:r>
    </w:p>
    <w:p w14:paraId="7E8CAEE8" w14:textId="77777777" w:rsidR="00341D45" w:rsidRDefault="00032883" w:rsidP="00E90833">
      <w:pPr>
        <w:pStyle w:val="Heading2"/>
        <w:spacing w:before="320" w:after="160"/>
        <w:jc w:val="left"/>
      </w:pPr>
      <w:bookmarkStart w:id="305" w:name="b03_roadmap"/>
      <w:bookmarkStart w:id="306" w:name="_Toc236339141"/>
      <w:r>
        <w:rPr>
          <w:b/>
          <w:bCs/>
          <w:color w:val="2F5496"/>
          <w:sz w:val="28"/>
          <w:szCs w:val="28"/>
        </w:rPr>
        <w:t>תת-שלב 3.2 — מפת הדרכים (</w:t>
      </w:r>
      <w:proofErr w:type="spellStart"/>
      <w:r>
        <w:rPr>
          <w:b/>
          <w:bCs/>
          <w:color w:val="2F5496"/>
          <w:sz w:val="28"/>
          <w:szCs w:val="28"/>
        </w:rPr>
        <w:t>Roadmap</w:t>
      </w:r>
      <w:proofErr w:type="spellEnd"/>
      <w:r>
        <w:rPr>
          <w:b/>
          <w:bCs/>
          <w:color w:val="2F5496"/>
          <w:sz w:val="28"/>
          <w:szCs w:val="28"/>
        </w:rPr>
        <w:t xml:space="preserve"> &amp; GTM)</w:t>
      </w:r>
      <w:bookmarkEnd w:id="305"/>
      <w:bookmarkEnd w:id="306"/>
    </w:p>
    <w:p w14:paraId="7E8CAEE9" w14:textId="77777777" w:rsidR="00341D45" w:rsidRDefault="00032883" w:rsidP="00E90833">
      <w:pPr>
        <w:pStyle w:val="Heading3"/>
        <w:spacing w:before="260" w:after="120"/>
        <w:jc w:val="left"/>
      </w:pPr>
      <w:bookmarkStart w:id="307" w:name="_Toc236339142"/>
      <w:r>
        <w:rPr>
          <w:b/>
          <w:bCs/>
          <w:color w:val="2F5496"/>
        </w:rPr>
        <w:t>מהות</w:t>
      </w:r>
      <w:bookmarkEnd w:id="307"/>
    </w:p>
    <w:p w14:paraId="7E8CAEEA" w14:textId="77777777" w:rsidR="00341D45" w:rsidRDefault="00032883" w:rsidP="00E90833">
      <w:pPr>
        <w:spacing w:after="160"/>
        <w:jc w:val="left"/>
      </w:pPr>
      <w:r>
        <w:t>יצירת תוכנית העבודה המעשית והממוקדת: הגדרת יעדים, אבני דרך ושלבי השקה, ותכנון מדויק של היקף ה-MVP ומאפייניו. מפת הדרכים מכסה את כל נדבכי המיזם — עסקיים, תפעוליים וטכנולוגיים — לאורך כל שלבי ההתפתחות המתוכננים.</w:t>
      </w:r>
    </w:p>
    <w:p w14:paraId="7E8CAEEB" w14:textId="77777777" w:rsidR="00341D45" w:rsidRDefault="00032883" w:rsidP="00E90833">
      <w:pPr>
        <w:pStyle w:val="Heading3"/>
        <w:spacing w:before="260" w:after="120"/>
        <w:jc w:val="left"/>
      </w:pPr>
      <w:bookmarkStart w:id="308" w:name="_Toc236339143"/>
      <w:r>
        <w:rPr>
          <w:b/>
          <w:bCs/>
          <w:color w:val="2F5496"/>
        </w:rPr>
        <w:t>שאלות עבודה מרכזיות</w:t>
      </w:r>
      <w:bookmarkEnd w:id="308"/>
    </w:p>
    <w:p w14:paraId="7E8CAEEC" w14:textId="77777777" w:rsidR="00341D45" w:rsidRDefault="00032883" w:rsidP="00E90833">
      <w:pPr>
        <w:pStyle w:val="ListParagraph"/>
        <w:numPr>
          <w:ilvl w:val="0"/>
          <w:numId w:val="2"/>
        </w:numPr>
        <w:spacing w:after="80"/>
        <w:jc w:val="left"/>
      </w:pPr>
      <w:r>
        <w:t>כיצד מחלקים את המיזם לשלבי מוצר (שלב 0–4) וכמה זמן ימשך כל שלב?</w:t>
      </w:r>
    </w:p>
    <w:p w14:paraId="7E8CAEED" w14:textId="77777777" w:rsidR="00341D45" w:rsidRDefault="00032883" w:rsidP="00E90833">
      <w:pPr>
        <w:pStyle w:val="ListParagraph"/>
        <w:numPr>
          <w:ilvl w:val="0"/>
          <w:numId w:val="2"/>
        </w:numPr>
        <w:spacing w:after="80"/>
        <w:jc w:val="left"/>
      </w:pPr>
      <w:r>
        <w:t>מה מגדיר כל שלב? (מטרה, הגדרת הצלחה, בעלי עניין, הצעת ערך, תכולה, שיווק, טכנולוגיה, תפעול, מדדים)</w:t>
      </w:r>
    </w:p>
    <w:p w14:paraId="7E8CAEEE" w14:textId="77777777" w:rsidR="00341D45" w:rsidRDefault="00032883" w:rsidP="00E90833">
      <w:pPr>
        <w:pStyle w:val="ListParagraph"/>
        <w:numPr>
          <w:ilvl w:val="0"/>
          <w:numId w:val="2"/>
        </w:numPr>
        <w:spacing w:after="80"/>
        <w:jc w:val="left"/>
      </w:pPr>
      <w:r>
        <w:t>מה נכלל ב-MVP הראשוני ומה נדחה לשלבים הבאים?</w:t>
      </w:r>
    </w:p>
    <w:p w14:paraId="7E8CAEEF" w14:textId="77777777" w:rsidR="00341D45" w:rsidRDefault="00032883" w:rsidP="00E90833">
      <w:pPr>
        <w:pStyle w:val="ListParagraph"/>
        <w:numPr>
          <w:ilvl w:val="0"/>
          <w:numId w:val="2"/>
        </w:numPr>
        <w:spacing w:after="80"/>
        <w:jc w:val="left"/>
      </w:pPr>
      <w:r>
        <w:t>מהו קריטריון המעבר ל-POV?</w:t>
      </w:r>
    </w:p>
    <w:p w14:paraId="7E8CAEF0" w14:textId="77777777" w:rsidR="00341D45" w:rsidRDefault="00032883" w:rsidP="00E90833">
      <w:pPr>
        <w:pStyle w:val="Heading3"/>
        <w:spacing w:before="260" w:after="120"/>
        <w:jc w:val="left"/>
      </w:pPr>
      <w:bookmarkStart w:id="309" w:name="_Toc236339144"/>
      <w:r>
        <w:rPr>
          <w:b/>
          <w:bCs/>
          <w:color w:val="2F5496"/>
        </w:rPr>
        <w:t>מבנה מפת הדרכים</w:t>
      </w:r>
      <w:bookmarkEnd w:id="309"/>
    </w:p>
    <w:p w14:paraId="7E8CAEF1" w14:textId="77777777" w:rsidR="00341D45" w:rsidRDefault="00032883" w:rsidP="00E90833">
      <w:pPr>
        <w:spacing w:after="160"/>
        <w:jc w:val="left"/>
      </w:pPr>
      <w:r>
        <w:t>מפת הדרכים בנויה כמטריצה: ציר הזמן (שלבי מוצר 0–4) × ציר האפיון (12 מרכיבים אחידים לכל שלב). המעבר בין שלבים מותנה בקריטריונים מוגדרים מראש.</w:t>
      </w:r>
    </w:p>
    <w:p w14:paraId="7E8CAEF2" w14:textId="77777777" w:rsidR="00341D45" w:rsidRDefault="00032883" w:rsidP="00E90833">
      <w:pPr>
        <w:pStyle w:val="Heading4"/>
        <w:spacing w:before="200" w:after="100"/>
        <w:jc w:val="left"/>
      </w:pPr>
      <w:r>
        <w:rPr>
          <w:b/>
          <w:bCs/>
          <w:color w:val="404040"/>
        </w:rPr>
        <w:t>12 מרכיבי האפיון</w:t>
      </w:r>
    </w:p>
    <w:tbl>
      <w:tblPr>
        <w:bidiVisual/>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341D45" w14:paraId="7E8CAEF5" w14:textId="77777777">
        <w:trPr>
          <w:tblHeader/>
        </w:trPr>
        <w:tc>
          <w:tcPr>
            <w:tcW w:w="2200" w:type="dxa"/>
            <w:shd w:val="clear" w:color="auto" w:fill="2F5496"/>
            <w:tcMar>
              <w:top w:w="80" w:type="dxa"/>
              <w:left w:w="120" w:type="dxa"/>
              <w:bottom w:w="80" w:type="dxa"/>
              <w:right w:w="120" w:type="dxa"/>
            </w:tcMar>
            <w:vAlign w:val="center"/>
          </w:tcPr>
          <w:p w14:paraId="7E8CAEF3" w14:textId="77777777" w:rsidR="00341D45" w:rsidRDefault="00032883" w:rsidP="00E90833">
            <w:pPr>
              <w:jc w:val="left"/>
            </w:pPr>
            <w:r>
              <w:rPr>
                <w:b/>
                <w:bCs/>
                <w:color w:val="FFFFFF"/>
              </w:rPr>
              <w:t>מרכיב</w:t>
            </w:r>
          </w:p>
        </w:tc>
        <w:tc>
          <w:tcPr>
            <w:tcW w:w="6826" w:type="dxa"/>
            <w:shd w:val="clear" w:color="auto" w:fill="2F5496"/>
            <w:tcMar>
              <w:top w:w="80" w:type="dxa"/>
              <w:left w:w="120" w:type="dxa"/>
              <w:bottom w:w="80" w:type="dxa"/>
              <w:right w:w="120" w:type="dxa"/>
            </w:tcMar>
            <w:vAlign w:val="center"/>
          </w:tcPr>
          <w:p w14:paraId="7E8CAEF4" w14:textId="77777777" w:rsidR="00341D45" w:rsidRDefault="00032883" w:rsidP="00E90833">
            <w:pPr>
              <w:jc w:val="left"/>
            </w:pPr>
            <w:r>
              <w:rPr>
                <w:b/>
                <w:bCs/>
                <w:color w:val="FFFFFF"/>
              </w:rPr>
              <w:t>מה מגדיר המרכיב</w:t>
            </w:r>
          </w:p>
        </w:tc>
      </w:tr>
      <w:tr w:rsidR="00341D45" w14:paraId="7E8CAEF8" w14:textId="77777777">
        <w:tc>
          <w:tcPr>
            <w:tcW w:w="2200" w:type="dxa"/>
            <w:shd w:val="clear" w:color="auto" w:fill="FFFFFF"/>
            <w:tcMar>
              <w:top w:w="80" w:type="dxa"/>
              <w:left w:w="120" w:type="dxa"/>
              <w:bottom w:w="80" w:type="dxa"/>
              <w:right w:w="120" w:type="dxa"/>
            </w:tcMar>
          </w:tcPr>
          <w:p w14:paraId="7E8CAEF6" w14:textId="77777777" w:rsidR="00341D45" w:rsidRDefault="00032883" w:rsidP="00E90833">
            <w:pPr>
              <w:jc w:val="left"/>
            </w:pPr>
            <w:r>
              <w:t>שם השלב</w:t>
            </w:r>
          </w:p>
        </w:tc>
        <w:tc>
          <w:tcPr>
            <w:tcW w:w="6826" w:type="dxa"/>
            <w:shd w:val="clear" w:color="auto" w:fill="FFFFFF"/>
            <w:tcMar>
              <w:top w:w="80" w:type="dxa"/>
              <w:left w:w="120" w:type="dxa"/>
              <w:bottom w:w="80" w:type="dxa"/>
              <w:right w:w="120" w:type="dxa"/>
            </w:tcMar>
          </w:tcPr>
          <w:p w14:paraId="7E8CAEF7" w14:textId="77777777" w:rsidR="00341D45" w:rsidRDefault="00032883" w:rsidP="00E90833">
            <w:pPr>
              <w:jc w:val="left"/>
            </w:pPr>
            <w:r>
              <w:t>כותרת מזהה וקצרה הממצה את מהות השלב</w:t>
            </w:r>
          </w:p>
        </w:tc>
      </w:tr>
      <w:tr w:rsidR="00341D45" w14:paraId="7E8CAEFB" w14:textId="77777777">
        <w:tc>
          <w:tcPr>
            <w:tcW w:w="2200" w:type="dxa"/>
            <w:shd w:val="clear" w:color="auto" w:fill="F5F7FA"/>
            <w:tcMar>
              <w:top w:w="80" w:type="dxa"/>
              <w:left w:w="120" w:type="dxa"/>
              <w:bottom w:w="80" w:type="dxa"/>
              <w:right w:w="120" w:type="dxa"/>
            </w:tcMar>
          </w:tcPr>
          <w:p w14:paraId="7E8CAEF9" w14:textId="77777777" w:rsidR="00341D45" w:rsidRDefault="00032883" w:rsidP="00E90833">
            <w:pPr>
              <w:jc w:val="left"/>
            </w:pPr>
            <w:r>
              <w:t>משך השלב</w:t>
            </w:r>
          </w:p>
        </w:tc>
        <w:tc>
          <w:tcPr>
            <w:tcW w:w="6826" w:type="dxa"/>
            <w:shd w:val="clear" w:color="auto" w:fill="F5F7FA"/>
            <w:tcMar>
              <w:top w:w="80" w:type="dxa"/>
              <w:left w:w="120" w:type="dxa"/>
              <w:bottom w:w="80" w:type="dxa"/>
              <w:right w:w="120" w:type="dxa"/>
            </w:tcMar>
          </w:tcPr>
          <w:p w14:paraId="7E8CAEFA" w14:textId="77777777" w:rsidR="00341D45" w:rsidRDefault="00032883" w:rsidP="00E90833">
            <w:pPr>
              <w:jc w:val="left"/>
            </w:pPr>
            <w:r>
              <w:t>מסגרת הזמן הצפויה להשלמת השלב</w:t>
            </w:r>
          </w:p>
        </w:tc>
      </w:tr>
      <w:tr w:rsidR="00341D45" w14:paraId="7E8CAEFE" w14:textId="77777777">
        <w:tc>
          <w:tcPr>
            <w:tcW w:w="2200" w:type="dxa"/>
            <w:shd w:val="clear" w:color="auto" w:fill="FFFFFF"/>
            <w:tcMar>
              <w:top w:w="80" w:type="dxa"/>
              <w:left w:w="120" w:type="dxa"/>
              <w:bottom w:w="80" w:type="dxa"/>
              <w:right w:w="120" w:type="dxa"/>
            </w:tcMar>
          </w:tcPr>
          <w:p w14:paraId="7E8CAEFC" w14:textId="77777777" w:rsidR="00341D45" w:rsidRDefault="00032883" w:rsidP="00E90833">
            <w:pPr>
              <w:jc w:val="left"/>
            </w:pPr>
            <w:r>
              <w:t>מטרת השלב</w:t>
            </w:r>
          </w:p>
        </w:tc>
        <w:tc>
          <w:tcPr>
            <w:tcW w:w="6826" w:type="dxa"/>
            <w:shd w:val="clear" w:color="auto" w:fill="FFFFFF"/>
            <w:tcMar>
              <w:top w:w="80" w:type="dxa"/>
              <w:left w:w="120" w:type="dxa"/>
              <w:bottom w:w="80" w:type="dxa"/>
              <w:right w:w="120" w:type="dxa"/>
            </w:tcMar>
          </w:tcPr>
          <w:p w14:paraId="7E8CAEFD" w14:textId="77777777" w:rsidR="00341D45" w:rsidRDefault="00032883" w:rsidP="00E90833">
            <w:pPr>
              <w:jc w:val="left"/>
            </w:pPr>
            <w:r>
              <w:t>מה השלב נועד להשיג ומדוע הוא קיים</w:t>
            </w:r>
          </w:p>
        </w:tc>
      </w:tr>
      <w:tr w:rsidR="00341D45" w14:paraId="7E8CAF01" w14:textId="77777777">
        <w:tc>
          <w:tcPr>
            <w:tcW w:w="2200" w:type="dxa"/>
            <w:shd w:val="clear" w:color="auto" w:fill="F5F7FA"/>
            <w:tcMar>
              <w:top w:w="80" w:type="dxa"/>
              <w:left w:w="120" w:type="dxa"/>
              <w:bottom w:w="80" w:type="dxa"/>
              <w:right w:w="120" w:type="dxa"/>
            </w:tcMar>
          </w:tcPr>
          <w:p w14:paraId="7E8CAEFF" w14:textId="77777777" w:rsidR="00341D45" w:rsidRDefault="00032883" w:rsidP="00E90833">
            <w:pPr>
              <w:jc w:val="left"/>
            </w:pPr>
            <w:r>
              <w:t>איך תיראה הצלחה?</w:t>
            </w:r>
          </w:p>
        </w:tc>
        <w:tc>
          <w:tcPr>
            <w:tcW w:w="6826" w:type="dxa"/>
            <w:shd w:val="clear" w:color="auto" w:fill="F5F7FA"/>
            <w:tcMar>
              <w:top w:w="80" w:type="dxa"/>
              <w:left w:w="120" w:type="dxa"/>
              <w:bottom w:w="80" w:type="dxa"/>
              <w:right w:w="120" w:type="dxa"/>
            </w:tcMar>
          </w:tcPr>
          <w:p w14:paraId="7E8CAF00" w14:textId="77777777" w:rsidR="00341D45" w:rsidRDefault="00032883" w:rsidP="00E90833">
            <w:pPr>
              <w:jc w:val="left"/>
            </w:pPr>
            <w:r>
              <w:t>התוצאה הרצויה בסיום השלב, בשפה מדידה</w:t>
            </w:r>
          </w:p>
        </w:tc>
      </w:tr>
      <w:tr w:rsidR="00341D45" w14:paraId="7E8CAF04" w14:textId="77777777">
        <w:tc>
          <w:tcPr>
            <w:tcW w:w="2200" w:type="dxa"/>
            <w:shd w:val="clear" w:color="auto" w:fill="FFFFFF"/>
            <w:tcMar>
              <w:top w:w="80" w:type="dxa"/>
              <w:left w:w="120" w:type="dxa"/>
              <w:bottom w:w="80" w:type="dxa"/>
              <w:right w:w="120" w:type="dxa"/>
            </w:tcMar>
          </w:tcPr>
          <w:p w14:paraId="7E8CAF02" w14:textId="77777777" w:rsidR="00341D45" w:rsidRDefault="00032883" w:rsidP="00E90833">
            <w:pPr>
              <w:jc w:val="left"/>
            </w:pPr>
            <w:r>
              <w:lastRenderedPageBreak/>
              <w:t>בעלי עניין בשלב</w:t>
            </w:r>
          </w:p>
        </w:tc>
        <w:tc>
          <w:tcPr>
            <w:tcW w:w="6826" w:type="dxa"/>
            <w:shd w:val="clear" w:color="auto" w:fill="FFFFFF"/>
            <w:tcMar>
              <w:top w:w="80" w:type="dxa"/>
              <w:left w:w="120" w:type="dxa"/>
              <w:bottom w:w="80" w:type="dxa"/>
              <w:right w:w="120" w:type="dxa"/>
            </w:tcMar>
          </w:tcPr>
          <w:p w14:paraId="7E8CAF03" w14:textId="77777777" w:rsidR="00341D45" w:rsidRDefault="00032883" w:rsidP="00E90833">
            <w:pPr>
              <w:jc w:val="left"/>
            </w:pPr>
            <w:r>
              <w:t>מי מעורב, מי מחליט ומי מושפע</w:t>
            </w:r>
          </w:p>
        </w:tc>
      </w:tr>
      <w:tr w:rsidR="00341D45" w14:paraId="7E8CAF07" w14:textId="77777777">
        <w:tc>
          <w:tcPr>
            <w:tcW w:w="2200" w:type="dxa"/>
            <w:shd w:val="clear" w:color="auto" w:fill="F5F7FA"/>
            <w:tcMar>
              <w:top w:w="80" w:type="dxa"/>
              <w:left w:w="120" w:type="dxa"/>
              <w:bottom w:w="80" w:type="dxa"/>
              <w:right w:w="120" w:type="dxa"/>
            </w:tcMar>
          </w:tcPr>
          <w:p w14:paraId="7E8CAF05" w14:textId="77777777" w:rsidR="00341D45" w:rsidRDefault="00032883" w:rsidP="00E90833">
            <w:pPr>
              <w:jc w:val="left"/>
            </w:pPr>
            <w:r>
              <w:t>אתגרים וחסמים</w:t>
            </w:r>
          </w:p>
        </w:tc>
        <w:tc>
          <w:tcPr>
            <w:tcW w:w="6826" w:type="dxa"/>
            <w:shd w:val="clear" w:color="auto" w:fill="F5F7FA"/>
            <w:tcMar>
              <w:top w:w="80" w:type="dxa"/>
              <w:left w:w="120" w:type="dxa"/>
              <w:bottom w:w="80" w:type="dxa"/>
              <w:right w:w="120" w:type="dxa"/>
            </w:tcMar>
          </w:tcPr>
          <w:p w14:paraId="7E8CAF06" w14:textId="77777777" w:rsidR="00341D45" w:rsidRDefault="00032883" w:rsidP="00E90833">
            <w:pPr>
              <w:jc w:val="left"/>
            </w:pPr>
            <w:r>
              <w:t>הסיכונים והמכשולים הצפויים בשלב</w:t>
            </w:r>
          </w:p>
        </w:tc>
      </w:tr>
      <w:tr w:rsidR="00341D45" w14:paraId="7E8CAF0A" w14:textId="77777777">
        <w:tc>
          <w:tcPr>
            <w:tcW w:w="2200" w:type="dxa"/>
            <w:shd w:val="clear" w:color="auto" w:fill="FFFFFF"/>
            <w:tcMar>
              <w:top w:w="80" w:type="dxa"/>
              <w:left w:w="120" w:type="dxa"/>
              <w:bottom w:w="80" w:type="dxa"/>
              <w:right w:w="120" w:type="dxa"/>
            </w:tcMar>
          </w:tcPr>
          <w:p w14:paraId="7E8CAF08" w14:textId="77777777" w:rsidR="00341D45" w:rsidRDefault="00032883" w:rsidP="00E90833">
            <w:pPr>
              <w:jc w:val="left"/>
            </w:pPr>
            <w:r>
              <w:t>הצעת הערך</w:t>
            </w:r>
          </w:p>
        </w:tc>
        <w:tc>
          <w:tcPr>
            <w:tcW w:w="6826" w:type="dxa"/>
            <w:shd w:val="clear" w:color="auto" w:fill="FFFFFF"/>
            <w:tcMar>
              <w:top w:w="80" w:type="dxa"/>
              <w:left w:w="120" w:type="dxa"/>
              <w:bottom w:w="80" w:type="dxa"/>
              <w:right w:w="120" w:type="dxa"/>
            </w:tcMar>
          </w:tcPr>
          <w:p w14:paraId="7E8CAF09" w14:textId="77777777" w:rsidR="00341D45" w:rsidRDefault="00032883" w:rsidP="00E90833">
            <w:pPr>
              <w:jc w:val="left"/>
            </w:pPr>
            <w:r>
              <w:t>הערך שהמוצר מספק למשתמש בשלב זה</w:t>
            </w:r>
          </w:p>
        </w:tc>
      </w:tr>
      <w:tr w:rsidR="00341D45" w14:paraId="7E8CAF0D" w14:textId="77777777">
        <w:tc>
          <w:tcPr>
            <w:tcW w:w="2200" w:type="dxa"/>
            <w:shd w:val="clear" w:color="auto" w:fill="F5F7FA"/>
            <w:tcMar>
              <w:top w:w="80" w:type="dxa"/>
              <w:left w:w="120" w:type="dxa"/>
              <w:bottom w:w="80" w:type="dxa"/>
              <w:right w:w="120" w:type="dxa"/>
            </w:tcMar>
          </w:tcPr>
          <w:p w14:paraId="7E8CAF0B" w14:textId="77777777" w:rsidR="00341D45" w:rsidRDefault="00032883" w:rsidP="00E90833">
            <w:pPr>
              <w:jc w:val="left"/>
            </w:pPr>
            <w:r>
              <w:t>תכולת המוצר בשלב</w:t>
            </w:r>
          </w:p>
        </w:tc>
        <w:tc>
          <w:tcPr>
            <w:tcW w:w="6826" w:type="dxa"/>
            <w:shd w:val="clear" w:color="auto" w:fill="F5F7FA"/>
            <w:tcMar>
              <w:top w:w="80" w:type="dxa"/>
              <w:left w:w="120" w:type="dxa"/>
              <w:bottom w:w="80" w:type="dxa"/>
              <w:right w:w="120" w:type="dxa"/>
            </w:tcMar>
          </w:tcPr>
          <w:p w14:paraId="7E8CAF0C" w14:textId="77777777" w:rsidR="00341D45" w:rsidRDefault="00032883" w:rsidP="00E90833">
            <w:pPr>
              <w:jc w:val="left"/>
            </w:pPr>
            <w:r>
              <w:t>היכולות והרכיבים הנכללים בשלב</w:t>
            </w:r>
          </w:p>
        </w:tc>
      </w:tr>
      <w:tr w:rsidR="00341D45" w14:paraId="7E8CAF10" w14:textId="77777777">
        <w:tc>
          <w:tcPr>
            <w:tcW w:w="2200" w:type="dxa"/>
            <w:shd w:val="clear" w:color="auto" w:fill="FFFFFF"/>
            <w:tcMar>
              <w:top w:w="80" w:type="dxa"/>
              <w:left w:w="120" w:type="dxa"/>
              <w:bottom w:w="80" w:type="dxa"/>
              <w:right w:w="120" w:type="dxa"/>
            </w:tcMar>
          </w:tcPr>
          <w:p w14:paraId="7E8CAF0E" w14:textId="77777777" w:rsidR="00341D45" w:rsidRDefault="00032883" w:rsidP="00E90833">
            <w:pPr>
              <w:jc w:val="left"/>
            </w:pPr>
            <w:r>
              <w:t>שיווק וערוצים</w:t>
            </w:r>
          </w:p>
        </w:tc>
        <w:tc>
          <w:tcPr>
            <w:tcW w:w="6826" w:type="dxa"/>
            <w:shd w:val="clear" w:color="auto" w:fill="FFFFFF"/>
            <w:tcMar>
              <w:top w:w="80" w:type="dxa"/>
              <w:left w:w="120" w:type="dxa"/>
              <w:bottom w:w="80" w:type="dxa"/>
              <w:right w:w="120" w:type="dxa"/>
            </w:tcMar>
          </w:tcPr>
          <w:p w14:paraId="7E8CAF0F" w14:textId="77777777" w:rsidR="00341D45" w:rsidRDefault="00032883" w:rsidP="00E90833">
            <w:pPr>
              <w:jc w:val="left"/>
            </w:pPr>
            <w:r>
              <w:t>כיצד מגיעים למשתמשים ומייצרים אימוץ</w:t>
            </w:r>
          </w:p>
        </w:tc>
      </w:tr>
      <w:tr w:rsidR="00341D45" w14:paraId="7E8CAF13" w14:textId="77777777">
        <w:tc>
          <w:tcPr>
            <w:tcW w:w="2200" w:type="dxa"/>
            <w:shd w:val="clear" w:color="auto" w:fill="F5F7FA"/>
            <w:tcMar>
              <w:top w:w="80" w:type="dxa"/>
              <w:left w:w="120" w:type="dxa"/>
              <w:bottom w:w="80" w:type="dxa"/>
              <w:right w:w="120" w:type="dxa"/>
            </w:tcMar>
          </w:tcPr>
          <w:p w14:paraId="7E8CAF11" w14:textId="77777777" w:rsidR="00341D45" w:rsidRDefault="00032883" w:rsidP="00E90833">
            <w:pPr>
              <w:jc w:val="left"/>
            </w:pPr>
            <w:r>
              <w:t>טכנולוגיה</w:t>
            </w:r>
          </w:p>
        </w:tc>
        <w:tc>
          <w:tcPr>
            <w:tcW w:w="6826" w:type="dxa"/>
            <w:shd w:val="clear" w:color="auto" w:fill="F5F7FA"/>
            <w:tcMar>
              <w:top w:w="80" w:type="dxa"/>
              <w:left w:w="120" w:type="dxa"/>
              <w:bottom w:w="80" w:type="dxa"/>
              <w:right w:w="120" w:type="dxa"/>
            </w:tcMar>
          </w:tcPr>
          <w:p w14:paraId="7E8CAF12" w14:textId="77777777" w:rsidR="00341D45" w:rsidRDefault="00032883" w:rsidP="00E90833">
            <w:pPr>
              <w:jc w:val="left"/>
            </w:pPr>
            <w:r>
              <w:t>רכיבי ה-</w:t>
            </w:r>
            <w:proofErr w:type="spellStart"/>
            <w:r>
              <w:t>Stack</w:t>
            </w:r>
            <w:proofErr w:type="spellEnd"/>
            <w:r>
              <w:t xml:space="preserve"> והתשתית הנדרשים בשלב</w:t>
            </w:r>
          </w:p>
        </w:tc>
      </w:tr>
      <w:tr w:rsidR="00341D45" w14:paraId="7E8CAF16" w14:textId="77777777">
        <w:tc>
          <w:tcPr>
            <w:tcW w:w="2200" w:type="dxa"/>
            <w:shd w:val="clear" w:color="auto" w:fill="FFFFFF"/>
            <w:tcMar>
              <w:top w:w="80" w:type="dxa"/>
              <w:left w:w="120" w:type="dxa"/>
              <w:bottom w:w="80" w:type="dxa"/>
              <w:right w:w="120" w:type="dxa"/>
            </w:tcMar>
          </w:tcPr>
          <w:p w14:paraId="7E8CAF14" w14:textId="77777777" w:rsidR="00341D45" w:rsidRDefault="00032883" w:rsidP="00E90833">
            <w:pPr>
              <w:jc w:val="left"/>
            </w:pPr>
            <w:r>
              <w:t>רגולציה</w:t>
            </w:r>
          </w:p>
        </w:tc>
        <w:tc>
          <w:tcPr>
            <w:tcW w:w="6826" w:type="dxa"/>
            <w:shd w:val="clear" w:color="auto" w:fill="FFFFFF"/>
            <w:tcMar>
              <w:top w:w="80" w:type="dxa"/>
              <w:left w:w="120" w:type="dxa"/>
              <w:bottom w:w="80" w:type="dxa"/>
              <w:right w:w="120" w:type="dxa"/>
            </w:tcMar>
          </w:tcPr>
          <w:p w14:paraId="7E8CAF15" w14:textId="77777777" w:rsidR="00341D45" w:rsidRDefault="00032883" w:rsidP="00E90833">
            <w:pPr>
              <w:jc w:val="left"/>
            </w:pPr>
            <w:r>
              <w:t>שיקולים ופעולות בנושאים רגולטוריים</w:t>
            </w:r>
          </w:p>
        </w:tc>
      </w:tr>
      <w:tr w:rsidR="00341D45" w14:paraId="7E8CAF19" w14:textId="77777777">
        <w:tc>
          <w:tcPr>
            <w:tcW w:w="2200" w:type="dxa"/>
            <w:shd w:val="clear" w:color="auto" w:fill="F5F7FA"/>
            <w:tcMar>
              <w:top w:w="80" w:type="dxa"/>
              <w:left w:w="120" w:type="dxa"/>
              <w:bottom w:w="80" w:type="dxa"/>
              <w:right w:w="120" w:type="dxa"/>
            </w:tcMar>
          </w:tcPr>
          <w:p w14:paraId="7E8CAF17" w14:textId="77777777" w:rsidR="00341D45" w:rsidRDefault="00032883" w:rsidP="00E90833">
            <w:pPr>
              <w:jc w:val="left"/>
            </w:pPr>
            <w:r>
              <w:t>תפעול ומודל הפעלה</w:t>
            </w:r>
          </w:p>
        </w:tc>
        <w:tc>
          <w:tcPr>
            <w:tcW w:w="6826" w:type="dxa"/>
            <w:shd w:val="clear" w:color="auto" w:fill="F5F7FA"/>
            <w:tcMar>
              <w:top w:w="80" w:type="dxa"/>
              <w:left w:w="120" w:type="dxa"/>
              <w:bottom w:w="80" w:type="dxa"/>
              <w:right w:w="120" w:type="dxa"/>
            </w:tcMar>
          </w:tcPr>
          <w:p w14:paraId="7E8CAF18" w14:textId="77777777" w:rsidR="00341D45" w:rsidRDefault="00032883" w:rsidP="00E90833">
            <w:pPr>
              <w:jc w:val="left"/>
            </w:pPr>
            <w:r>
              <w:t>כיצד השירות מופעל, נתמך ומתוחזק</w:t>
            </w:r>
          </w:p>
        </w:tc>
      </w:tr>
      <w:tr w:rsidR="00341D45" w14:paraId="7E8CAF1C" w14:textId="77777777">
        <w:tc>
          <w:tcPr>
            <w:tcW w:w="2200" w:type="dxa"/>
            <w:shd w:val="clear" w:color="auto" w:fill="FFFFFF"/>
            <w:tcMar>
              <w:top w:w="80" w:type="dxa"/>
              <w:left w:w="120" w:type="dxa"/>
              <w:bottom w:w="80" w:type="dxa"/>
              <w:right w:w="120" w:type="dxa"/>
            </w:tcMar>
          </w:tcPr>
          <w:p w14:paraId="7E8CAF1A" w14:textId="77777777" w:rsidR="00341D45" w:rsidRDefault="00032883" w:rsidP="00E90833">
            <w:pPr>
              <w:jc w:val="left"/>
            </w:pPr>
            <w:r>
              <w:t>מדדים ומדידה</w:t>
            </w:r>
          </w:p>
        </w:tc>
        <w:tc>
          <w:tcPr>
            <w:tcW w:w="6826" w:type="dxa"/>
            <w:shd w:val="clear" w:color="auto" w:fill="FFFFFF"/>
            <w:tcMar>
              <w:top w:w="80" w:type="dxa"/>
              <w:left w:w="120" w:type="dxa"/>
              <w:bottom w:w="80" w:type="dxa"/>
              <w:right w:w="120" w:type="dxa"/>
            </w:tcMar>
          </w:tcPr>
          <w:p w14:paraId="7E8CAF1B" w14:textId="77777777" w:rsidR="00341D45" w:rsidRDefault="00032883" w:rsidP="00E90833">
            <w:pPr>
              <w:jc w:val="left"/>
            </w:pPr>
            <w:r>
              <w:t>המדדים שלפיהם נעקוב אחר התקדמות והצלחה</w:t>
            </w:r>
          </w:p>
        </w:tc>
      </w:tr>
    </w:tbl>
    <w:p w14:paraId="7E8CAF1D" w14:textId="77777777" w:rsidR="00341D45" w:rsidRDefault="00032883" w:rsidP="00E90833">
      <w:pPr>
        <w:pStyle w:val="Heading4"/>
        <w:spacing w:before="200" w:after="100"/>
        <w:jc w:val="left"/>
      </w:pPr>
      <w:proofErr w:type="spellStart"/>
      <w:r>
        <w:rPr>
          <w:b/>
          <w:bCs/>
          <w:color w:val="404040"/>
        </w:rPr>
        <w:t>טמפלייט</w:t>
      </w:r>
      <w:proofErr w:type="spellEnd"/>
      <w:r>
        <w:rPr>
          <w:b/>
          <w:bCs/>
          <w:color w:val="404040"/>
        </w:rPr>
        <w:t xml:space="preserve"> — מפת הדרכים</w:t>
      </w:r>
    </w:p>
    <w:p w14:paraId="7E8CAF1E" w14:textId="77777777" w:rsidR="00341D45" w:rsidRDefault="00032883" w:rsidP="00E90833">
      <w:pPr>
        <w:pBdr>
          <w:right w:val="single" w:sz="18" w:space="8" w:color="2F5496"/>
        </w:pBdr>
        <w:shd w:val="clear" w:color="auto" w:fill="EEF2F7"/>
        <w:spacing w:before="120" w:after="200"/>
        <w:ind w:right="200"/>
        <w:jc w:val="left"/>
      </w:pPr>
      <w:r>
        <w:rPr>
          <w:b/>
          <w:bCs/>
        </w:rPr>
        <w:t>הוראות שימוש:</w:t>
      </w:r>
      <w:r>
        <w:t xml:space="preserve"> מלאו את הטבלה עבור כל שלב מוצר. משך כל שלב נגזר מהיעדים ומתנאי המעבר. השאירו ריק שלבים שטרם הוגדרו.</w:t>
      </w:r>
    </w:p>
    <w:tbl>
      <w:tblPr>
        <w:bidiVisual/>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50"/>
        <w:gridCol w:w="2350"/>
        <w:gridCol w:w="1085"/>
        <w:gridCol w:w="1085"/>
        <w:gridCol w:w="1085"/>
        <w:gridCol w:w="1085"/>
        <w:gridCol w:w="1086"/>
      </w:tblGrid>
      <w:tr w:rsidR="00341D45" w14:paraId="7E8CAF26" w14:textId="77777777">
        <w:trPr>
          <w:tblHeader/>
        </w:trPr>
        <w:tc>
          <w:tcPr>
            <w:tcW w:w="1250" w:type="dxa"/>
            <w:shd w:val="clear" w:color="auto" w:fill="2F5496"/>
            <w:tcMar>
              <w:top w:w="80" w:type="dxa"/>
              <w:left w:w="120" w:type="dxa"/>
              <w:bottom w:w="80" w:type="dxa"/>
              <w:right w:w="120" w:type="dxa"/>
            </w:tcMar>
            <w:vAlign w:val="center"/>
          </w:tcPr>
          <w:p w14:paraId="7E8CAF1F" w14:textId="77777777" w:rsidR="00341D45" w:rsidRDefault="00032883" w:rsidP="00E90833">
            <w:pPr>
              <w:jc w:val="left"/>
            </w:pPr>
            <w:r>
              <w:rPr>
                <w:b/>
                <w:bCs/>
                <w:color w:val="FFFFFF"/>
              </w:rPr>
              <w:t>מרכיב</w:t>
            </w:r>
          </w:p>
        </w:tc>
        <w:tc>
          <w:tcPr>
            <w:tcW w:w="2350" w:type="dxa"/>
            <w:shd w:val="clear" w:color="auto" w:fill="2F5496"/>
            <w:tcMar>
              <w:top w:w="80" w:type="dxa"/>
              <w:left w:w="120" w:type="dxa"/>
              <w:bottom w:w="80" w:type="dxa"/>
              <w:right w:w="120" w:type="dxa"/>
            </w:tcMar>
            <w:vAlign w:val="center"/>
          </w:tcPr>
          <w:p w14:paraId="7E8CAF20" w14:textId="77777777" w:rsidR="00341D45" w:rsidRDefault="00032883" w:rsidP="00E90833">
            <w:pPr>
              <w:jc w:val="left"/>
            </w:pPr>
            <w:r>
              <w:rPr>
                <w:b/>
                <w:bCs/>
                <w:color w:val="FFFFFF"/>
              </w:rPr>
              <w:t>שאלת הכוונה</w:t>
            </w:r>
          </w:p>
        </w:tc>
        <w:tc>
          <w:tcPr>
            <w:tcW w:w="1085" w:type="dxa"/>
            <w:shd w:val="clear" w:color="auto" w:fill="2F5496"/>
            <w:tcMar>
              <w:top w:w="80" w:type="dxa"/>
              <w:left w:w="120" w:type="dxa"/>
              <w:bottom w:w="80" w:type="dxa"/>
              <w:right w:w="120" w:type="dxa"/>
            </w:tcMar>
            <w:vAlign w:val="center"/>
          </w:tcPr>
          <w:p w14:paraId="7E8CAF21" w14:textId="77777777" w:rsidR="00341D45" w:rsidRDefault="00032883" w:rsidP="00E90833">
            <w:pPr>
              <w:jc w:val="left"/>
            </w:pPr>
            <w:r>
              <w:rPr>
                <w:b/>
                <w:bCs/>
                <w:color w:val="FFFFFF"/>
              </w:rPr>
              <w:t>שלב 0</w:t>
            </w:r>
          </w:p>
        </w:tc>
        <w:tc>
          <w:tcPr>
            <w:tcW w:w="1085" w:type="dxa"/>
            <w:shd w:val="clear" w:color="auto" w:fill="2F5496"/>
            <w:tcMar>
              <w:top w:w="80" w:type="dxa"/>
              <w:left w:w="120" w:type="dxa"/>
              <w:bottom w:w="80" w:type="dxa"/>
              <w:right w:w="120" w:type="dxa"/>
            </w:tcMar>
            <w:vAlign w:val="center"/>
          </w:tcPr>
          <w:p w14:paraId="7E8CAF22" w14:textId="77777777" w:rsidR="00341D45" w:rsidRDefault="00032883" w:rsidP="00E90833">
            <w:pPr>
              <w:jc w:val="left"/>
            </w:pPr>
            <w:r>
              <w:rPr>
                <w:b/>
                <w:bCs/>
                <w:color w:val="FFFFFF"/>
              </w:rPr>
              <w:t>שלב 1</w:t>
            </w:r>
          </w:p>
        </w:tc>
        <w:tc>
          <w:tcPr>
            <w:tcW w:w="1085" w:type="dxa"/>
            <w:shd w:val="clear" w:color="auto" w:fill="2F5496"/>
            <w:tcMar>
              <w:top w:w="80" w:type="dxa"/>
              <w:left w:w="120" w:type="dxa"/>
              <w:bottom w:w="80" w:type="dxa"/>
              <w:right w:w="120" w:type="dxa"/>
            </w:tcMar>
            <w:vAlign w:val="center"/>
          </w:tcPr>
          <w:p w14:paraId="7E8CAF23" w14:textId="77777777" w:rsidR="00341D45" w:rsidRDefault="00032883" w:rsidP="00E90833">
            <w:pPr>
              <w:jc w:val="left"/>
            </w:pPr>
            <w:r>
              <w:rPr>
                <w:b/>
                <w:bCs/>
                <w:color w:val="FFFFFF"/>
              </w:rPr>
              <w:t>שלב 2</w:t>
            </w:r>
          </w:p>
        </w:tc>
        <w:tc>
          <w:tcPr>
            <w:tcW w:w="1085" w:type="dxa"/>
            <w:shd w:val="clear" w:color="auto" w:fill="2F5496"/>
            <w:tcMar>
              <w:top w:w="80" w:type="dxa"/>
              <w:left w:w="120" w:type="dxa"/>
              <w:bottom w:w="80" w:type="dxa"/>
              <w:right w:w="120" w:type="dxa"/>
            </w:tcMar>
            <w:vAlign w:val="center"/>
          </w:tcPr>
          <w:p w14:paraId="7E8CAF24" w14:textId="77777777" w:rsidR="00341D45" w:rsidRDefault="00032883" w:rsidP="00E90833">
            <w:pPr>
              <w:jc w:val="left"/>
            </w:pPr>
            <w:r>
              <w:rPr>
                <w:b/>
                <w:bCs/>
                <w:color w:val="FFFFFF"/>
              </w:rPr>
              <w:t>שלב 3</w:t>
            </w:r>
          </w:p>
        </w:tc>
        <w:tc>
          <w:tcPr>
            <w:tcW w:w="1086" w:type="dxa"/>
            <w:shd w:val="clear" w:color="auto" w:fill="2F5496"/>
            <w:tcMar>
              <w:top w:w="80" w:type="dxa"/>
              <w:left w:w="120" w:type="dxa"/>
              <w:bottom w:w="80" w:type="dxa"/>
              <w:right w:w="120" w:type="dxa"/>
            </w:tcMar>
            <w:vAlign w:val="center"/>
          </w:tcPr>
          <w:p w14:paraId="7E8CAF25" w14:textId="77777777" w:rsidR="00341D45" w:rsidRDefault="00032883" w:rsidP="00E90833">
            <w:pPr>
              <w:jc w:val="left"/>
            </w:pPr>
            <w:r>
              <w:rPr>
                <w:b/>
                <w:bCs/>
                <w:color w:val="FFFFFF"/>
              </w:rPr>
              <w:t>שלב 4</w:t>
            </w:r>
          </w:p>
        </w:tc>
      </w:tr>
      <w:tr w:rsidR="00341D45" w14:paraId="7E8CAF2E" w14:textId="77777777">
        <w:tc>
          <w:tcPr>
            <w:tcW w:w="1250" w:type="dxa"/>
            <w:shd w:val="clear" w:color="auto" w:fill="FFFFFF"/>
            <w:tcMar>
              <w:top w:w="80" w:type="dxa"/>
              <w:left w:w="120" w:type="dxa"/>
              <w:bottom w:w="80" w:type="dxa"/>
              <w:right w:w="120" w:type="dxa"/>
            </w:tcMar>
          </w:tcPr>
          <w:p w14:paraId="7E8CAF27" w14:textId="77777777" w:rsidR="00341D45" w:rsidRDefault="00032883" w:rsidP="00E90833">
            <w:pPr>
              <w:jc w:val="left"/>
            </w:pPr>
            <w:r>
              <w:rPr>
                <w:b/>
                <w:bCs/>
              </w:rPr>
              <w:t>שם השלב</w:t>
            </w:r>
          </w:p>
        </w:tc>
        <w:tc>
          <w:tcPr>
            <w:tcW w:w="2350" w:type="dxa"/>
            <w:shd w:val="clear" w:color="auto" w:fill="FFFFFF"/>
            <w:tcMar>
              <w:top w:w="80" w:type="dxa"/>
              <w:left w:w="120" w:type="dxa"/>
              <w:bottom w:w="80" w:type="dxa"/>
              <w:right w:w="120" w:type="dxa"/>
            </w:tcMar>
          </w:tcPr>
          <w:p w14:paraId="7E8CAF28" w14:textId="77777777" w:rsidR="00341D45" w:rsidRDefault="00032883" w:rsidP="00E90833">
            <w:pPr>
              <w:jc w:val="left"/>
            </w:pPr>
            <w:r>
              <w:t>כותרת קצרה הממצה את מהות השלב</w:t>
            </w:r>
          </w:p>
        </w:tc>
        <w:tc>
          <w:tcPr>
            <w:tcW w:w="1085" w:type="dxa"/>
            <w:shd w:val="clear" w:color="auto" w:fill="FFFFFF"/>
            <w:tcMar>
              <w:top w:w="80" w:type="dxa"/>
              <w:left w:w="120" w:type="dxa"/>
              <w:bottom w:w="80" w:type="dxa"/>
              <w:right w:w="120" w:type="dxa"/>
            </w:tcMar>
          </w:tcPr>
          <w:p w14:paraId="7E8CAF29" w14:textId="77777777" w:rsidR="00341D45" w:rsidRDefault="00341D45" w:rsidP="00E90833">
            <w:pPr>
              <w:jc w:val="left"/>
            </w:pPr>
          </w:p>
        </w:tc>
        <w:tc>
          <w:tcPr>
            <w:tcW w:w="1085" w:type="dxa"/>
            <w:shd w:val="clear" w:color="auto" w:fill="FFFFFF"/>
            <w:tcMar>
              <w:top w:w="80" w:type="dxa"/>
              <w:left w:w="120" w:type="dxa"/>
              <w:bottom w:w="80" w:type="dxa"/>
              <w:right w:w="120" w:type="dxa"/>
            </w:tcMar>
          </w:tcPr>
          <w:p w14:paraId="7E8CAF2A" w14:textId="77777777" w:rsidR="00341D45" w:rsidRDefault="00341D45" w:rsidP="00E90833">
            <w:pPr>
              <w:jc w:val="left"/>
            </w:pPr>
          </w:p>
        </w:tc>
        <w:tc>
          <w:tcPr>
            <w:tcW w:w="1085" w:type="dxa"/>
            <w:shd w:val="clear" w:color="auto" w:fill="FFFFFF"/>
            <w:tcMar>
              <w:top w:w="80" w:type="dxa"/>
              <w:left w:w="120" w:type="dxa"/>
              <w:bottom w:w="80" w:type="dxa"/>
              <w:right w:w="120" w:type="dxa"/>
            </w:tcMar>
          </w:tcPr>
          <w:p w14:paraId="7E8CAF2B" w14:textId="77777777" w:rsidR="00341D45" w:rsidRDefault="00341D45" w:rsidP="00E90833">
            <w:pPr>
              <w:jc w:val="left"/>
            </w:pPr>
          </w:p>
        </w:tc>
        <w:tc>
          <w:tcPr>
            <w:tcW w:w="1085" w:type="dxa"/>
            <w:shd w:val="clear" w:color="auto" w:fill="FFFFFF"/>
            <w:tcMar>
              <w:top w:w="80" w:type="dxa"/>
              <w:left w:w="120" w:type="dxa"/>
              <w:bottom w:w="80" w:type="dxa"/>
              <w:right w:w="120" w:type="dxa"/>
            </w:tcMar>
          </w:tcPr>
          <w:p w14:paraId="7E8CAF2C" w14:textId="77777777" w:rsidR="00341D45" w:rsidRDefault="00341D45" w:rsidP="00E90833">
            <w:pPr>
              <w:jc w:val="left"/>
            </w:pPr>
          </w:p>
        </w:tc>
        <w:tc>
          <w:tcPr>
            <w:tcW w:w="1086" w:type="dxa"/>
            <w:shd w:val="clear" w:color="auto" w:fill="FFFFFF"/>
            <w:tcMar>
              <w:top w:w="80" w:type="dxa"/>
              <w:left w:w="120" w:type="dxa"/>
              <w:bottom w:w="80" w:type="dxa"/>
              <w:right w:w="120" w:type="dxa"/>
            </w:tcMar>
          </w:tcPr>
          <w:p w14:paraId="7E8CAF2D" w14:textId="77777777" w:rsidR="00341D45" w:rsidRDefault="00341D45" w:rsidP="00E90833">
            <w:pPr>
              <w:jc w:val="left"/>
            </w:pPr>
          </w:p>
        </w:tc>
      </w:tr>
      <w:tr w:rsidR="00341D45" w14:paraId="7E8CAF36" w14:textId="77777777">
        <w:tc>
          <w:tcPr>
            <w:tcW w:w="1250" w:type="dxa"/>
            <w:shd w:val="clear" w:color="auto" w:fill="F5F7FA"/>
            <w:tcMar>
              <w:top w:w="80" w:type="dxa"/>
              <w:left w:w="120" w:type="dxa"/>
              <w:bottom w:w="80" w:type="dxa"/>
              <w:right w:w="120" w:type="dxa"/>
            </w:tcMar>
          </w:tcPr>
          <w:p w14:paraId="7E8CAF2F" w14:textId="77777777" w:rsidR="00341D45" w:rsidRDefault="00032883" w:rsidP="00E90833">
            <w:pPr>
              <w:jc w:val="left"/>
            </w:pPr>
            <w:r>
              <w:rPr>
                <w:b/>
                <w:bCs/>
              </w:rPr>
              <w:t>משך השלב</w:t>
            </w:r>
          </w:p>
        </w:tc>
        <w:tc>
          <w:tcPr>
            <w:tcW w:w="2350" w:type="dxa"/>
            <w:shd w:val="clear" w:color="auto" w:fill="F5F7FA"/>
            <w:tcMar>
              <w:top w:w="80" w:type="dxa"/>
              <w:left w:w="120" w:type="dxa"/>
              <w:bottom w:w="80" w:type="dxa"/>
              <w:right w:w="120" w:type="dxa"/>
            </w:tcMar>
          </w:tcPr>
          <w:p w14:paraId="7E8CAF30" w14:textId="77777777" w:rsidR="00341D45" w:rsidRDefault="00032883" w:rsidP="00E90833">
            <w:pPr>
              <w:jc w:val="left"/>
            </w:pPr>
            <w:r>
              <w:t>כמה זמן ימשך השלב (כולל תכנון, הכנה, ביצוע ומדידה)?</w:t>
            </w:r>
          </w:p>
        </w:tc>
        <w:tc>
          <w:tcPr>
            <w:tcW w:w="1085" w:type="dxa"/>
            <w:shd w:val="clear" w:color="auto" w:fill="F5F7FA"/>
            <w:tcMar>
              <w:top w:w="80" w:type="dxa"/>
              <w:left w:w="120" w:type="dxa"/>
              <w:bottom w:w="80" w:type="dxa"/>
              <w:right w:w="120" w:type="dxa"/>
            </w:tcMar>
          </w:tcPr>
          <w:p w14:paraId="7E8CAF31" w14:textId="77777777" w:rsidR="00341D45" w:rsidRDefault="00341D45" w:rsidP="00E90833">
            <w:pPr>
              <w:jc w:val="left"/>
            </w:pPr>
          </w:p>
        </w:tc>
        <w:tc>
          <w:tcPr>
            <w:tcW w:w="1085" w:type="dxa"/>
            <w:shd w:val="clear" w:color="auto" w:fill="F5F7FA"/>
            <w:tcMar>
              <w:top w:w="80" w:type="dxa"/>
              <w:left w:w="120" w:type="dxa"/>
              <w:bottom w:w="80" w:type="dxa"/>
              <w:right w:w="120" w:type="dxa"/>
            </w:tcMar>
          </w:tcPr>
          <w:p w14:paraId="7E8CAF32" w14:textId="77777777" w:rsidR="00341D45" w:rsidRDefault="00341D45" w:rsidP="00E90833">
            <w:pPr>
              <w:jc w:val="left"/>
            </w:pPr>
          </w:p>
        </w:tc>
        <w:tc>
          <w:tcPr>
            <w:tcW w:w="1085" w:type="dxa"/>
            <w:shd w:val="clear" w:color="auto" w:fill="F5F7FA"/>
            <w:tcMar>
              <w:top w:w="80" w:type="dxa"/>
              <w:left w:w="120" w:type="dxa"/>
              <w:bottom w:w="80" w:type="dxa"/>
              <w:right w:w="120" w:type="dxa"/>
            </w:tcMar>
          </w:tcPr>
          <w:p w14:paraId="7E8CAF33" w14:textId="77777777" w:rsidR="00341D45" w:rsidRDefault="00341D45" w:rsidP="00E90833">
            <w:pPr>
              <w:jc w:val="left"/>
            </w:pPr>
          </w:p>
        </w:tc>
        <w:tc>
          <w:tcPr>
            <w:tcW w:w="1085" w:type="dxa"/>
            <w:shd w:val="clear" w:color="auto" w:fill="F5F7FA"/>
            <w:tcMar>
              <w:top w:w="80" w:type="dxa"/>
              <w:left w:w="120" w:type="dxa"/>
              <w:bottom w:w="80" w:type="dxa"/>
              <w:right w:w="120" w:type="dxa"/>
            </w:tcMar>
          </w:tcPr>
          <w:p w14:paraId="7E8CAF34" w14:textId="77777777" w:rsidR="00341D45" w:rsidRDefault="00341D45" w:rsidP="00E90833">
            <w:pPr>
              <w:jc w:val="left"/>
            </w:pPr>
          </w:p>
        </w:tc>
        <w:tc>
          <w:tcPr>
            <w:tcW w:w="1086" w:type="dxa"/>
            <w:shd w:val="clear" w:color="auto" w:fill="F5F7FA"/>
            <w:tcMar>
              <w:top w:w="80" w:type="dxa"/>
              <w:left w:w="120" w:type="dxa"/>
              <w:bottom w:w="80" w:type="dxa"/>
              <w:right w:w="120" w:type="dxa"/>
            </w:tcMar>
          </w:tcPr>
          <w:p w14:paraId="7E8CAF35" w14:textId="77777777" w:rsidR="00341D45" w:rsidRDefault="00341D45" w:rsidP="00E90833">
            <w:pPr>
              <w:jc w:val="left"/>
            </w:pPr>
          </w:p>
        </w:tc>
      </w:tr>
      <w:tr w:rsidR="00341D45" w14:paraId="7E8CAF3E" w14:textId="77777777">
        <w:tc>
          <w:tcPr>
            <w:tcW w:w="1250" w:type="dxa"/>
            <w:shd w:val="clear" w:color="auto" w:fill="FFFFFF"/>
            <w:tcMar>
              <w:top w:w="80" w:type="dxa"/>
              <w:left w:w="120" w:type="dxa"/>
              <w:bottom w:w="80" w:type="dxa"/>
              <w:right w:w="120" w:type="dxa"/>
            </w:tcMar>
          </w:tcPr>
          <w:p w14:paraId="7E8CAF37" w14:textId="77777777" w:rsidR="00341D45" w:rsidRDefault="00032883" w:rsidP="00E90833">
            <w:pPr>
              <w:jc w:val="left"/>
            </w:pPr>
            <w:r>
              <w:rPr>
                <w:b/>
                <w:bCs/>
              </w:rPr>
              <w:t>מטרת השלב</w:t>
            </w:r>
          </w:p>
        </w:tc>
        <w:tc>
          <w:tcPr>
            <w:tcW w:w="2350" w:type="dxa"/>
            <w:shd w:val="clear" w:color="auto" w:fill="FFFFFF"/>
            <w:tcMar>
              <w:top w:w="80" w:type="dxa"/>
              <w:left w:w="120" w:type="dxa"/>
              <w:bottom w:w="80" w:type="dxa"/>
              <w:right w:w="120" w:type="dxa"/>
            </w:tcMar>
          </w:tcPr>
          <w:p w14:paraId="7E8CAF38" w14:textId="77777777" w:rsidR="00341D45" w:rsidRDefault="00032883" w:rsidP="00E90833">
            <w:pPr>
              <w:jc w:val="left"/>
            </w:pPr>
            <w:r>
              <w:t>מה המטרות שלנו בשלב הזה? מה אנחנו רוצים להשיג?</w:t>
            </w:r>
          </w:p>
        </w:tc>
        <w:tc>
          <w:tcPr>
            <w:tcW w:w="1085" w:type="dxa"/>
            <w:shd w:val="clear" w:color="auto" w:fill="FFFFFF"/>
            <w:tcMar>
              <w:top w:w="80" w:type="dxa"/>
              <w:left w:w="120" w:type="dxa"/>
              <w:bottom w:w="80" w:type="dxa"/>
              <w:right w:w="120" w:type="dxa"/>
            </w:tcMar>
          </w:tcPr>
          <w:p w14:paraId="7E8CAF39" w14:textId="77777777" w:rsidR="00341D45" w:rsidRDefault="00341D45" w:rsidP="00E90833">
            <w:pPr>
              <w:jc w:val="left"/>
            </w:pPr>
          </w:p>
        </w:tc>
        <w:tc>
          <w:tcPr>
            <w:tcW w:w="1085" w:type="dxa"/>
            <w:shd w:val="clear" w:color="auto" w:fill="FFFFFF"/>
            <w:tcMar>
              <w:top w:w="80" w:type="dxa"/>
              <w:left w:w="120" w:type="dxa"/>
              <w:bottom w:w="80" w:type="dxa"/>
              <w:right w:w="120" w:type="dxa"/>
            </w:tcMar>
          </w:tcPr>
          <w:p w14:paraId="7E8CAF3A" w14:textId="77777777" w:rsidR="00341D45" w:rsidRDefault="00341D45" w:rsidP="00E90833">
            <w:pPr>
              <w:jc w:val="left"/>
            </w:pPr>
          </w:p>
        </w:tc>
        <w:tc>
          <w:tcPr>
            <w:tcW w:w="1085" w:type="dxa"/>
            <w:shd w:val="clear" w:color="auto" w:fill="FFFFFF"/>
            <w:tcMar>
              <w:top w:w="80" w:type="dxa"/>
              <w:left w:w="120" w:type="dxa"/>
              <w:bottom w:w="80" w:type="dxa"/>
              <w:right w:w="120" w:type="dxa"/>
            </w:tcMar>
          </w:tcPr>
          <w:p w14:paraId="7E8CAF3B" w14:textId="77777777" w:rsidR="00341D45" w:rsidRDefault="00341D45" w:rsidP="00E90833">
            <w:pPr>
              <w:jc w:val="left"/>
            </w:pPr>
          </w:p>
        </w:tc>
        <w:tc>
          <w:tcPr>
            <w:tcW w:w="1085" w:type="dxa"/>
            <w:shd w:val="clear" w:color="auto" w:fill="FFFFFF"/>
            <w:tcMar>
              <w:top w:w="80" w:type="dxa"/>
              <w:left w:w="120" w:type="dxa"/>
              <w:bottom w:w="80" w:type="dxa"/>
              <w:right w:w="120" w:type="dxa"/>
            </w:tcMar>
          </w:tcPr>
          <w:p w14:paraId="7E8CAF3C" w14:textId="77777777" w:rsidR="00341D45" w:rsidRDefault="00341D45" w:rsidP="00E90833">
            <w:pPr>
              <w:jc w:val="left"/>
            </w:pPr>
          </w:p>
        </w:tc>
        <w:tc>
          <w:tcPr>
            <w:tcW w:w="1086" w:type="dxa"/>
            <w:shd w:val="clear" w:color="auto" w:fill="FFFFFF"/>
            <w:tcMar>
              <w:top w:w="80" w:type="dxa"/>
              <w:left w:w="120" w:type="dxa"/>
              <w:bottom w:w="80" w:type="dxa"/>
              <w:right w:w="120" w:type="dxa"/>
            </w:tcMar>
          </w:tcPr>
          <w:p w14:paraId="7E8CAF3D" w14:textId="77777777" w:rsidR="00341D45" w:rsidRDefault="00341D45" w:rsidP="00E90833">
            <w:pPr>
              <w:jc w:val="left"/>
            </w:pPr>
          </w:p>
        </w:tc>
      </w:tr>
      <w:tr w:rsidR="00341D45" w14:paraId="7E8CAF46" w14:textId="77777777">
        <w:tc>
          <w:tcPr>
            <w:tcW w:w="1250" w:type="dxa"/>
            <w:shd w:val="clear" w:color="auto" w:fill="F5F7FA"/>
            <w:tcMar>
              <w:top w:w="80" w:type="dxa"/>
              <w:left w:w="120" w:type="dxa"/>
              <w:bottom w:w="80" w:type="dxa"/>
              <w:right w:w="120" w:type="dxa"/>
            </w:tcMar>
          </w:tcPr>
          <w:p w14:paraId="7E8CAF3F" w14:textId="77777777" w:rsidR="00341D45" w:rsidRDefault="00032883" w:rsidP="00E90833">
            <w:pPr>
              <w:jc w:val="left"/>
            </w:pPr>
            <w:r>
              <w:rPr>
                <w:b/>
                <w:bCs/>
              </w:rPr>
              <w:t>איך תיראה הצלחה?</w:t>
            </w:r>
          </w:p>
        </w:tc>
        <w:tc>
          <w:tcPr>
            <w:tcW w:w="2350" w:type="dxa"/>
            <w:shd w:val="clear" w:color="auto" w:fill="F5F7FA"/>
            <w:tcMar>
              <w:top w:w="80" w:type="dxa"/>
              <w:left w:w="120" w:type="dxa"/>
              <w:bottom w:w="80" w:type="dxa"/>
              <w:right w:w="120" w:type="dxa"/>
            </w:tcMar>
          </w:tcPr>
          <w:p w14:paraId="7E8CAF40" w14:textId="77777777" w:rsidR="00341D45" w:rsidRDefault="00032883" w:rsidP="00E90833">
            <w:pPr>
              <w:jc w:val="left"/>
            </w:pPr>
            <w:r>
              <w:t>איך תיראה המציאות במקרה של הצלחה מלאה?</w:t>
            </w:r>
          </w:p>
        </w:tc>
        <w:tc>
          <w:tcPr>
            <w:tcW w:w="1085" w:type="dxa"/>
            <w:shd w:val="clear" w:color="auto" w:fill="F5F7FA"/>
            <w:tcMar>
              <w:top w:w="80" w:type="dxa"/>
              <w:left w:w="120" w:type="dxa"/>
              <w:bottom w:w="80" w:type="dxa"/>
              <w:right w:w="120" w:type="dxa"/>
            </w:tcMar>
          </w:tcPr>
          <w:p w14:paraId="7E8CAF41" w14:textId="77777777" w:rsidR="00341D45" w:rsidRDefault="00341D45" w:rsidP="00E90833">
            <w:pPr>
              <w:jc w:val="left"/>
            </w:pPr>
          </w:p>
        </w:tc>
        <w:tc>
          <w:tcPr>
            <w:tcW w:w="1085" w:type="dxa"/>
            <w:shd w:val="clear" w:color="auto" w:fill="F5F7FA"/>
            <w:tcMar>
              <w:top w:w="80" w:type="dxa"/>
              <w:left w:w="120" w:type="dxa"/>
              <w:bottom w:w="80" w:type="dxa"/>
              <w:right w:w="120" w:type="dxa"/>
            </w:tcMar>
          </w:tcPr>
          <w:p w14:paraId="7E8CAF42" w14:textId="77777777" w:rsidR="00341D45" w:rsidRDefault="00341D45" w:rsidP="00E90833">
            <w:pPr>
              <w:jc w:val="left"/>
            </w:pPr>
          </w:p>
        </w:tc>
        <w:tc>
          <w:tcPr>
            <w:tcW w:w="1085" w:type="dxa"/>
            <w:shd w:val="clear" w:color="auto" w:fill="F5F7FA"/>
            <w:tcMar>
              <w:top w:w="80" w:type="dxa"/>
              <w:left w:w="120" w:type="dxa"/>
              <w:bottom w:w="80" w:type="dxa"/>
              <w:right w:w="120" w:type="dxa"/>
            </w:tcMar>
          </w:tcPr>
          <w:p w14:paraId="7E8CAF43" w14:textId="77777777" w:rsidR="00341D45" w:rsidRDefault="00341D45" w:rsidP="00E90833">
            <w:pPr>
              <w:jc w:val="left"/>
            </w:pPr>
          </w:p>
        </w:tc>
        <w:tc>
          <w:tcPr>
            <w:tcW w:w="1085" w:type="dxa"/>
            <w:shd w:val="clear" w:color="auto" w:fill="F5F7FA"/>
            <w:tcMar>
              <w:top w:w="80" w:type="dxa"/>
              <w:left w:w="120" w:type="dxa"/>
              <w:bottom w:w="80" w:type="dxa"/>
              <w:right w:w="120" w:type="dxa"/>
            </w:tcMar>
          </w:tcPr>
          <w:p w14:paraId="7E8CAF44" w14:textId="77777777" w:rsidR="00341D45" w:rsidRDefault="00341D45" w:rsidP="00E90833">
            <w:pPr>
              <w:jc w:val="left"/>
            </w:pPr>
          </w:p>
        </w:tc>
        <w:tc>
          <w:tcPr>
            <w:tcW w:w="1086" w:type="dxa"/>
            <w:shd w:val="clear" w:color="auto" w:fill="F5F7FA"/>
            <w:tcMar>
              <w:top w:w="80" w:type="dxa"/>
              <w:left w:w="120" w:type="dxa"/>
              <w:bottom w:w="80" w:type="dxa"/>
              <w:right w:w="120" w:type="dxa"/>
            </w:tcMar>
          </w:tcPr>
          <w:p w14:paraId="7E8CAF45" w14:textId="77777777" w:rsidR="00341D45" w:rsidRDefault="00341D45" w:rsidP="00E90833">
            <w:pPr>
              <w:jc w:val="left"/>
            </w:pPr>
          </w:p>
        </w:tc>
      </w:tr>
      <w:tr w:rsidR="00341D45" w14:paraId="7E8CAF4E" w14:textId="77777777">
        <w:tc>
          <w:tcPr>
            <w:tcW w:w="1250" w:type="dxa"/>
            <w:shd w:val="clear" w:color="auto" w:fill="FFFFFF"/>
            <w:tcMar>
              <w:top w:w="80" w:type="dxa"/>
              <w:left w:w="120" w:type="dxa"/>
              <w:bottom w:w="80" w:type="dxa"/>
              <w:right w:w="120" w:type="dxa"/>
            </w:tcMar>
          </w:tcPr>
          <w:p w14:paraId="7E8CAF47" w14:textId="77777777" w:rsidR="00341D45" w:rsidRDefault="00032883" w:rsidP="00E90833">
            <w:pPr>
              <w:jc w:val="left"/>
            </w:pPr>
            <w:r>
              <w:rPr>
                <w:b/>
                <w:bCs/>
              </w:rPr>
              <w:t>בעלי עניין בשלב</w:t>
            </w:r>
          </w:p>
        </w:tc>
        <w:tc>
          <w:tcPr>
            <w:tcW w:w="2350" w:type="dxa"/>
            <w:shd w:val="clear" w:color="auto" w:fill="FFFFFF"/>
            <w:tcMar>
              <w:top w:w="80" w:type="dxa"/>
              <w:left w:w="120" w:type="dxa"/>
              <w:bottom w:w="80" w:type="dxa"/>
              <w:right w:w="120" w:type="dxa"/>
            </w:tcMar>
          </w:tcPr>
          <w:p w14:paraId="7E8CAF48" w14:textId="77777777" w:rsidR="00341D45" w:rsidRDefault="00032883" w:rsidP="00E90833">
            <w:pPr>
              <w:jc w:val="left"/>
            </w:pPr>
            <w:r>
              <w:t>מי בעל העניין העיקרי? (כולל כמויות אם רלוונטי)</w:t>
            </w:r>
          </w:p>
        </w:tc>
        <w:tc>
          <w:tcPr>
            <w:tcW w:w="1085" w:type="dxa"/>
            <w:shd w:val="clear" w:color="auto" w:fill="FFFFFF"/>
            <w:tcMar>
              <w:top w:w="80" w:type="dxa"/>
              <w:left w:w="120" w:type="dxa"/>
              <w:bottom w:w="80" w:type="dxa"/>
              <w:right w:w="120" w:type="dxa"/>
            </w:tcMar>
          </w:tcPr>
          <w:p w14:paraId="7E8CAF49" w14:textId="77777777" w:rsidR="00341D45" w:rsidRDefault="00341D45" w:rsidP="00E90833">
            <w:pPr>
              <w:jc w:val="left"/>
            </w:pPr>
          </w:p>
        </w:tc>
        <w:tc>
          <w:tcPr>
            <w:tcW w:w="1085" w:type="dxa"/>
            <w:shd w:val="clear" w:color="auto" w:fill="FFFFFF"/>
            <w:tcMar>
              <w:top w:w="80" w:type="dxa"/>
              <w:left w:w="120" w:type="dxa"/>
              <w:bottom w:w="80" w:type="dxa"/>
              <w:right w:w="120" w:type="dxa"/>
            </w:tcMar>
          </w:tcPr>
          <w:p w14:paraId="7E8CAF4A" w14:textId="77777777" w:rsidR="00341D45" w:rsidRDefault="00341D45" w:rsidP="00E90833">
            <w:pPr>
              <w:jc w:val="left"/>
            </w:pPr>
          </w:p>
        </w:tc>
        <w:tc>
          <w:tcPr>
            <w:tcW w:w="1085" w:type="dxa"/>
            <w:shd w:val="clear" w:color="auto" w:fill="FFFFFF"/>
            <w:tcMar>
              <w:top w:w="80" w:type="dxa"/>
              <w:left w:w="120" w:type="dxa"/>
              <w:bottom w:w="80" w:type="dxa"/>
              <w:right w:w="120" w:type="dxa"/>
            </w:tcMar>
          </w:tcPr>
          <w:p w14:paraId="7E8CAF4B" w14:textId="77777777" w:rsidR="00341D45" w:rsidRDefault="00341D45" w:rsidP="00E90833">
            <w:pPr>
              <w:jc w:val="left"/>
            </w:pPr>
          </w:p>
        </w:tc>
        <w:tc>
          <w:tcPr>
            <w:tcW w:w="1085" w:type="dxa"/>
            <w:shd w:val="clear" w:color="auto" w:fill="FFFFFF"/>
            <w:tcMar>
              <w:top w:w="80" w:type="dxa"/>
              <w:left w:w="120" w:type="dxa"/>
              <w:bottom w:w="80" w:type="dxa"/>
              <w:right w:w="120" w:type="dxa"/>
            </w:tcMar>
          </w:tcPr>
          <w:p w14:paraId="7E8CAF4C" w14:textId="77777777" w:rsidR="00341D45" w:rsidRDefault="00341D45" w:rsidP="00E90833">
            <w:pPr>
              <w:jc w:val="left"/>
            </w:pPr>
          </w:p>
        </w:tc>
        <w:tc>
          <w:tcPr>
            <w:tcW w:w="1086" w:type="dxa"/>
            <w:shd w:val="clear" w:color="auto" w:fill="FFFFFF"/>
            <w:tcMar>
              <w:top w:w="80" w:type="dxa"/>
              <w:left w:w="120" w:type="dxa"/>
              <w:bottom w:w="80" w:type="dxa"/>
              <w:right w:w="120" w:type="dxa"/>
            </w:tcMar>
          </w:tcPr>
          <w:p w14:paraId="7E8CAF4D" w14:textId="77777777" w:rsidR="00341D45" w:rsidRDefault="00341D45" w:rsidP="00E90833">
            <w:pPr>
              <w:jc w:val="left"/>
            </w:pPr>
          </w:p>
        </w:tc>
      </w:tr>
      <w:tr w:rsidR="00341D45" w14:paraId="7E8CAF56" w14:textId="77777777">
        <w:tc>
          <w:tcPr>
            <w:tcW w:w="1250" w:type="dxa"/>
            <w:shd w:val="clear" w:color="auto" w:fill="F5F7FA"/>
            <w:tcMar>
              <w:top w:w="80" w:type="dxa"/>
              <w:left w:w="120" w:type="dxa"/>
              <w:bottom w:w="80" w:type="dxa"/>
              <w:right w:w="120" w:type="dxa"/>
            </w:tcMar>
          </w:tcPr>
          <w:p w14:paraId="7E8CAF4F" w14:textId="77777777" w:rsidR="00341D45" w:rsidRDefault="00032883" w:rsidP="00E90833">
            <w:pPr>
              <w:jc w:val="left"/>
            </w:pPr>
            <w:r>
              <w:rPr>
                <w:b/>
                <w:bCs/>
              </w:rPr>
              <w:t>אתגרים וחסמים</w:t>
            </w:r>
          </w:p>
        </w:tc>
        <w:tc>
          <w:tcPr>
            <w:tcW w:w="2350" w:type="dxa"/>
            <w:shd w:val="clear" w:color="auto" w:fill="F5F7FA"/>
            <w:tcMar>
              <w:top w:w="80" w:type="dxa"/>
              <w:left w:w="120" w:type="dxa"/>
              <w:bottom w:w="80" w:type="dxa"/>
              <w:right w:w="120" w:type="dxa"/>
            </w:tcMar>
          </w:tcPr>
          <w:p w14:paraId="7E8CAF50" w14:textId="77777777" w:rsidR="00341D45" w:rsidRDefault="00032883" w:rsidP="00E90833">
            <w:pPr>
              <w:jc w:val="left"/>
            </w:pPr>
            <w:r>
              <w:t>אילו אתגרים צריך לתת להם מענה? (תקצוב, אישורים, תלות בשותפים, טכנולוגיה, רגולציה, אימוץ...)</w:t>
            </w:r>
          </w:p>
        </w:tc>
        <w:tc>
          <w:tcPr>
            <w:tcW w:w="1085" w:type="dxa"/>
            <w:shd w:val="clear" w:color="auto" w:fill="F5F7FA"/>
            <w:tcMar>
              <w:top w:w="80" w:type="dxa"/>
              <w:left w:w="120" w:type="dxa"/>
              <w:bottom w:w="80" w:type="dxa"/>
              <w:right w:w="120" w:type="dxa"/>
            </w:tcMar>
          </w:tcPr>
          <w:p w14:paraId="7E8CAF51" w14:textId="77777777" w:rsidR="00341D45" w:rsidRDefault="00341D45" w:rsidP="00E90833">
            <w:pPr>
              <w:jc w:val="left"/>
            </w:pPr>
          </w:p>
        </w:tc>
        <w:tc>
          <w:tcPr>
            <w:tcW w:w="1085" w:type="dxa"/>
            <w:shd w:val="clear" w:color="auto" w:fill="F5F7FA"/>
            <w:tcMar>
              <w:top w:w="80" w:type="dxa"/>
              <w:left w:w="120" w:type="dxa"/>
              <w:bottom w:w="80" w:type="dxa"/>
              <w:right w:w="120" w:type="dxa"/>
            </w:tcMar>
          </w:tcPr>
          <w:p w14:paraId="7E8CAF52" w14:textId="77777777" w:rsidR="00341D45" w:rsidRDefault="00341D45" w:rsidP="00E90833">
            <w:pPr>
              <w:jc w:val="left"/>
            </w:pPr>
          </w:p>
        </w:tc>
        <w:tc>
          <w:tcPr>
            <w:tcW w:w="1085" w:type="dxa"/>
            <w:shd w:val="clear" w:color="auto" w:fill="F5F7FA"/>
            <w:tcMar>
              <w:top w:w="80" w:type="dxa"/>
              <w:left w:w="120" w:type="dxa"/>
              <w:bottom w:w="80" w:type="dxa"/>
              <w:right w:w="120" w:type="dxa"/>
            </w:tcMar>
          </w:tcPr>
          <w:p w14:paraId="7E8CAF53" w14:textId="77777777" w:rsidR="00341D45" w:rsidRDefault="00341D45" w:rsidP="00E90833">
            <w:pPr>
              <w:jc w:val="left"/>
            </w:pPr>
          </w:p>
        </w:tc>
        <w:tc>
          <w:tcPr>
            <w:tcW w:w="1085" w:type="dxa"/>
            <w:shd w:val="clear" w:color="auto" w:fill="F5F7FA"/>
            <w:tcMar>
              <w:top w:w="80" w:type="dxa"/>
              <w:left w:w="120" w:type="dxa"/>
              <w:bottom w:w="80" w:type="dxa"/>
              <w:right w:w="120" w:type="dxa"/>
            </w:tcMar>
          </w:tcPr>
          <w:p w14:paraId="7E8CAF54" w14:textId="77777777" w:rsidR="00341D45" w:rsidRDefault="00341D45" w:rsidP="00E90833">
            <w:pPr>
              <w:jc w:val="left"/>
            </w:pPr>
          </w:p>
        </w:tc>
        <w:tc>
          <w:tcPr>
            <w:tcW w:w="1086" w:type="dxa"/>
            <w:shd w:val="clear" w:color="auto" w:fill="F5F7FA"/>
            <w:tcMar>
              <w:top w:w="80" w:type="dxa"/>
              <w:left w:w="120" w:type="dxa"/>
              <w:bottom w:w="80" w:type="dxa"/>
              <w:right w:w="120" w:type="dxa"/>
            </w:tcMar>
          </w:tcPr>
          <w:p w14:paraId="7E8CAF55" w14:textId="77777777" w:rsidR="00341D45" w:rsidRDefault="00341D45" w:rsidP="00E90833">
            <w:pPr>
              <w:jc w:val="left"/>
            </w:pPr>
          </w:p>
        </w:tc>
      </w:tr>
      <w:tr w:rsidR="00341D45" w14:paraId="7E8CAF5E" w14:textId="77777777">
        <w:tc>
          <w:tcPr>
            <w:tcW w:w="1250" w:type="dxa"/>
            <w:shd w:val="clear" w:color="auto" w:fill="FFFFFF"/>
            <w:tcMar>
              <w:top w:w="80" w:type="dxa"/>
              <w:left w:w="120" w:type="dxa"/>
              <w:bottom w:w="80" w:type="dxa"/>
              <w:right w:w="120" w:type="dxa"/>
            </w:tcMar>
          </w:tcPr>
          <w:p w14:paraId="7E8CAF57" w14:textId="77777777" w:rsidR="00341D45" w:rsidRDefault="00032883" w:rsidP="00E90833">
            <w:pPr>
              <w:jc w:val="left"/>
            </w:pPr>
            <w:r>
              <w:rPr>
                <w:b/>
                <w:bCs/>
              </w:rPr>
              <w:lastRenderedPageBreak/>
              <w:t>הצעת הערך</w:t>
            </w:r>
          </w:p>
        </w:tc>
        <w:tc>
          <w:tcPr>
            <w:tcW w:w="2350" w:type="dxa"/>
            <w:shd w:val="clear" w:color="auto" w:fill="FFFFFF"/>
            <w:tcMar>
              <w:top w:w="80" w:type="dxa"/>
              <w:left w:w="120" w:type="dxa"/>
              <w:bottom w:w="80" w:type="dxa"/>
              <w:right w:w="120" w:type="dxa"/>
            </w:tcMar>
          </w:tcPr>
          <w:p w14:paraId="7E8CAF58" w14:textId="77777777" w:rsidR="00341D45" w:rsidRDefault="00032883" w:rsidP="00E90833">
            <w:pPr>
              <w:jc w:val="left"/>
            </w:pPr>
            <w:r>
              <w:t>מה אנחנו מציעים למשתמשים בשלב הזה? מה יוצא להם מזה?</w:t>
            </w:r>
          </w:p>
        </w:tc>
        <w:tc>
          <w:tcPr>
            <w:tcW w:w="1085" w:type="dxa"/>
            <w:shd w:val="clear" w:color="auto" w:fill="FFFFFF"/>
            <w:tcMar>
              <w:top w:w="80" w:type="dxa"/>
              <w:left w:w="120" w:type="dxa"/>
              <w:bottom w:w="80" w:type="dxa"/>
              <w:right w:w="120" w:type="dxa"/>
            </w:tcMar>
          </w:tcPr>
          <w:p w14:paraId="7E8CAF59" w14:textId="77777777" w:rsidR="00341D45" w:rsidRDefault="00341D45" w:rsidP="00E90833">
            <w:pPr>
              <w:jc w:val="left"/>
            </w:pPr>
          </w:p>
        </w:tc>
        <w:tc>
          <w:tcPr>
            <w:tcW w:w="1085" w:type="dxa"/>
            <w:shd w:val="clear" w:color="auto" w:fill="FFFFFF"/>
            <w:tcMar>
              <w:top w:w="80" w:type="dxa"/>
              <w:left w:w="120" w:type="dxa"/>
              <w:bottom w:w="80" w:type="dxa"/>
              <w:right w:w="120" w:type="dxa"/>
            </w:tcMar>
          </w:tcPr>
          <w:p w14:paraId="7E8CAF5A" w14:textId="77777777" w:rsidR="00341D45" w:rsidRDefault="00341D45" w:rsidP="00E90833">
            <w:pPr>
              <w:jc w:val="left"/>
            </w:pPr>
          </w:p>
        </w:tc>
        <w:tc>
          <w:tcPr>
            <w:tcW w:w="1085" w:type="dxa"/>
            <w:shd w:val="clear" w:color="auto" w:fill="FFFFFF"/>
            <w:tcMar>
              <w:top w:w="80" w:type="dxa"/>
              <w:left w:w="120" w:type="dxa"/>
              <w:bottom w:w="80" w:type="dxa"/>
              <w:right w:w="120" w:type="dxa"/>
            </w:tcMar>
          </w:tcPr>
          <w:p w14:paraId="7E8CAF5B" w14:textId="77777777" w:rsidR="00341D45" w:rsidRDefault="00341D45" w:rsidP="00E90833">
            <w:pPr>
              <w:jc w:val="left"/>
            </w:pPr>
          </w:p>
        </w:tc>
        <w:tc>
          <w:tcPr>
            <w:tcW w:w="1085" w:type="dxa"/>
            <w:shd w:val="clear" w:color="auto" w:fill="FFFFFF"/>
            <w:tcMar>
              <w:top w:w="80" w:type="dxa"/>
              <w:left w:w="120" w:type="dxa"/>
              <w:bottom w:w="80" w:type="dxa"/>
              <w:right w:w="120" w:type="dxa"/>
            </w:tcMar>
          </w:tcPr>
          <w:p w14:paraId="7E8CAF5C" w14:textId="77777777" w:rsidR="00341D45" w:rsidRDefault="00341D45" w:rsidP="00E90833">
            <w:pPr>
              <w:jc w:val="left"/>
            </w:pPr>
          </w:p>
        </w:tc>
        <w:tc>
          <w:tcPr>
            <w:tcW w:w="1086" w:type="dxa"/>
            <w:shd w:val="clear" w:color="auto" w:fill="FFFFFF"/>
            <w:tcMar>
              <w:top w:w="80" w:type="dxa"/>
              <w:left w:w="120" w:type="dxa"/>
              <w:bottom w:w="80" w:type="dxa"/>
              <w:right w:w="120" w:type="dxa"/>
            </w:tcMar>
          </w:tcPr>
          <w:p w14:paraId="7E8CAF5D" w14:textId="77777777" w:rsidR="00341D45" w:rsidRDefault="00341D45" w:rsidP="00E90833">
            <w:pPr>
              <w:jc w:val="left"/>
            </w:pPr>
          </w:p>
        </w:tc>
      </w:tr>
      <w:tr w:rsidR="00341D45" w14:paraId="7E8CAF66" w14:textId="77777777">
        <w:tc>
          <w:tcPr>
            <w:tcW w:w="1250" w:type="dxa"/>
            <w:shd w:val="clear" w:color="auto" w:fill="F5F7FA"/>
            <w:tcMar>
              <w:top w:w="80" w:type="dxa"/>
              <w:left w:w="120" w:type="dxa"/>
              <w:bottom w:w="80" w:type="dxa"/>
              <w:right w:w="120" w:type="dxa"/>
            </w:tcMar>
          </w:tcPr>
          <w:p w14:paraId="7E8CAF5F" w14:textId="77777777" w:rsidR="00341D45" w:rsidRDefault="00032883" w:rsidP="00E90833">
            <w:pPr>
              <w:jc w:val="left"/>
            </w:pPr>
            <w:r>
              <w:rPr>
                <w:b/>
                <w:bCs/>
              </w:rPr>
              <w:t>תכולת המוצר בשלב</w:t>
            </w:r>
          </w:p>
        </w:tc>
        <w:tc>
          <w:tcPr>
            <w:tcW w:w="2350" w:type="dxa"/>
            <w:shd w:val="clear" w:color="auto" w:fill="F5F7FA"/>
            <w:tcMar>
              <w:top w:w="80" w:type="dxa"/>
              <w:left w:w="120" w:type="dxa"/>
              <w:bottom w:w="80" w:type="dxa"/>
              <w:right w:w="120" w:type="dxa"/>
            </w:tcMar>
          </w:tcPr>
          <w:p w14:paraId="7E8CAF60" w14:textId="77777777" w:rsidR="00341D45" w:rsidRDefault="00032883" w:rsidP="00E90833">
            <w:pPr>
              <w:jc w:val="left"/>
            </w:pPr>
            <w:r>
              <w:t xml:space="preserve">מה יש במוצר? (מודולים, פיצ'רים, יכולות, רכיבי </w:t>
            </w:r>
            <w:proofErr w:type="spellStart"/>
            <w:r>
              <w:t>Back</w:t>
            </w:r>
            <w:proofErr w:type="spellEnd"/>
            <w:r>
              <w:t>...)</w:t>
            </w:r>
          </w:p>
        </w:tc>
        <w:tc>
          <w:tcPr>
            <w:tcW w:w="1085" w:type="dxa"/>
            <w:shd w:val="clear" w:color="auto" w:fill="F5F7FA"/>
            <w:tcMar>
              <w:top w:w="80" w:type="dxa"/>
              <w:left w:w="120" w:type="dxa"/>
              <w:bottom w:w="80" w:type="dxa"/>
              <w:right w:w="120" w:type="dxa"/>
            </w:tcMar>
          </w:tcPr>
          <w:p w14:paraId="7E8CAF61" w14:textId="77777777" w:rsidR="00341D45" w:rsidRDefault="00341D45" w:rsidP="00E90833">
            <w:pPr>
              <w:jc w:val="left"/>
            </w:pPr>
          </w:p>
        </w:tc>
        <w:tc>
          <w:tcPr>
            <w:tcW w:w="1085" w:type="dxa"/>
            <w:shd w:val="clear" w:color="auto" w:fill="F5F7FA"/>
            <w:tcMar>
              <w:top w:w="80" w:type="dxa"/>
              <w:left w:w="120" w:type="dxa"/>
              <w:bottom w:w="80" w:type="dxa"/>
              <w:right w:w="120" w:type="dxa"/>
            </w:tcMar>
          </w:tcPr>
          <w:p w14:paraId="7E8CAF62" w14:textId="77777777" w:rsidR="00341D45" w:rsidRDefault="00341D45" w:rsidP="00E90833">
            <w:pPr>
              <w:jc w:val="left"/>
            </w:pPr>
          </w:p>
        </w:tc>
        <w:tc>
          <w:tcPr>
            <w:tcW w:w="1085" w:type="dxa"/>
            <w:shd w:val="clear" w:color="auto" w:fill="F5F7FA"/>
            <w:tcMar>
              <w:top w:w="80" w:type="dxa"/>
              <w:left w:w="120" w:type="dxa"/>
              <w:bottom w:w="80" w:type="dxa"/>
              <w:right w:w="120" w:type="dxa"/>
            </w:tcMar>
          </w:tcPr>
          <w:p w14:paraId="7E8CAF63" w14:textId="77777777" w:rsidR="00341D45" w:rsidRDefault="00341D45" w:rsidP="00E90833">
            <w:pPr>
              <w:jc w:val="left"/>
            </w:pPr>
          </w:p>
        </w:tc>
        <w:tc>
          <w:tcPr>
            <w:tcW w:w="1085" w:type="dxa"/>
            <w:shd w:val="clear" w:color="auto" w:fill="F5F7FA"/>
            <w:tcMar>
              <w:top w:w="80" w:type="dxa"/>
              <w:left w:w="120" w:type="dxa"/>
              <w:bottom w:w="80" w:type="dxa"/>
              <w:right w:w="120" w:type="dxa"/>
            </w:tcMar>
          </w:tcPr>
          <w:p w14:paraId="7E8CAF64" w14:textId="77777777" w:rsidR="00341D45" w:rsidRDefault="00341D45" w:rsidP="00E90833">
            <w:pPr>
              <w:jc w:val="left"/>
            </w:pPr>
          </w:p>
        </w:tc>
        <w:tc>
          <w:tcPr>
            <w:tcW w:w="1086" w:type="dxa"/>
            <w:shd w:val="clear" w:color="auto" w:fill="F5F7FA"/>
            <w:tcMar>
              <w:top w:w="80" w:type="dxa"/>
              <w:left w:w="120" w:type="dxa"/>
              <w:bottom w:w="80" w:type="dxa"/>
              <w:right w:w="120" w:type="dxa"/>
            </w:tcMar>
          </w:tcPr>
          <w:p w14:paraId="7E8CAF65" w14:textId="77777777" w:rsidR="00341D45" w:rsidRDefault="00341D45" w:rsidP="00E90833">
            <w:pPr>
              <w:jc w:val="left"/>
            </w:pPr>
          </w:p>
        </w:tc>
      </w:tr>
      <w:tr w:rsidR="00341D45" w14:paraId="7E8CAF6E" w14:textId="77777777">
        <w:tc>
          <w:tcPr>
            <w:tcW w:w="1250" w:type="dxa"/>
            <w:shd w:val="clear" w:color="auto" w:fill="FFFFFF"/>
            <w:tcMar>
              <w:top w:w="80" w:type="dxa"/>
              <w:left w:w="120" w:type="dxa"/>
              <w:bottom w:w="80" w:type="dxa"/>
              <w:right w:w="120" w:type="dxa"/>
            </w:tcMar>
          </w:tcPr>
          <w:p w14:paraId="7E8CAF67" w14:textId="77777777" w:rsidR="00341D45" w:rsidRDefault="00032883" w:rsidP="00E90833">
            <w:pPr>
              <w:jc w:val="left"/>
            </w:pPr>
            <w:r>
              <w:rPr>
                <w:b/>
                <w:bCs/>
              </w:rPr>
              <w:t>שיווק וערוצים</w:t>
            </w:r>
          </w:p>
        </w:tc>
        <w:tc>
          <w:tcPr>
            <w:tcW w:w="2350" w:type="dxa"/>
            <w:shd w:val="clear" w:color="auto" w:fill="FFFFFF"/>
            <w:tcMar>
              <w:top w:w="80" w:type="dxa"/>
              <w:left w:w="120" w:type="dxa"/>
              <w:bottom w:w="80" w:type="dxa"/>
              <w:right w:w="120" w:type="dxa"/>
            </w:tcMar>
          </w:tcPr>
          <w:p w14:paraId="7E8CAF68" w14:textId="77777777" w:rsidR="00341D45" w:rsidRDefault="00032883" w:rsidP="00E90833">
            <w:pPr>
              <w:jc w:val="left"/>
            </w:pPr>
            <w:r>
              <w:t>איך ניצור מודעות, עניין, שימוש ואימוץ? (מדיה, מייל, כנסים, פגישות אישיות, אפליקציה, רשימות המתנה...)</w:t>
            </w:r>
          </w:p>
        </w:tc>
        <w:tc>
          <w:tcPr>
            <w:tcW w:w="1085" w:type="dxa"/>
            <w:shd w:val="clear" w:color="auto" w:fill="FFFFFF"/>
            <w:tcMar>
              <w:top w:w="80" w:type="dxa"/>
              <w:left w:w="120" w:type="dxa"/>
              <w:bottom w:w="80" w:type="dxa"/>
              <w:right w:w="120" w:type="dxa"/>
            </w:tcMar>
          </w:tcPr>
          <w:p w14:paraId="7E8CAF69" w14:textId="77777777" w:rsidR="00341D45" w:rsidRDefault="00341D45" w:rsidP="00E90833">
            <w:pPr>
              <w:jc w:val="left"/>
            </w:pPr>
          </w:p>
        </w:tc>
        <w:tc>
          <w:tcPr>
            <w:tcW w:w="1085" w:type="dxa"/>
            <w:shd w:val="clear" w:color="auto" w:fill="FFFFFF"/>
            <w:tcMar>
              <w:top w:w="80" w:type="dxa"/>
              <w:left w:w="120" w:type="dxa"/>
              <w:bottom w:w="80" w:type="dxa"/>
              <w:right w:w="120" w:type="dxa"/>
            </w:tcMar>
          </w:tcPr>
          <w:p w14:paraId="7E8CAF6A" w14:textId="77777777" w:rsidR="00341D45" w:rsidRDefault="00341D45" w:rsidP="00E90833">
            <w:pPr>
              <w:jc w:val="left"/>
            </w:pPr>
          </w:p>
        </w:tc>
        <w:tc>
          <w:tcPr>
            <w:tcW w:w="1085" w:type="dxa"/>
            <w:shd w:val="clear" w:color="auto" w:fill="FFFFFF"/>
            <w:tcMar>
              <w:top w:w="80" w:type="dxa"/>
              <w:left w:w="120" w:type="dxa"/>
              <w:bottom w:w="80" w:type="dxa"/>
              <w:right w:w="120" w:type="dxa"/>
            </w:tcMar>
          </w:tcPr>
          <w:p w14:paraId="7E8CAF6B" w14:textId="77777777" w:rsidR="00341D45" w:rsidRDefault="00341D45" w:rsidP="00E90833">
            <w:pPr>
              <w:jc w:val="left"/>
            </w:pPr>
          </w:p>
        </w:tc>
        <w:tc>
          <w:tcPr>
            <w:tcW w:w="1085" w:type="dxa"/>
            <w:shd w:val="clear" w:color="auto" w:fill="FFFFFF"/>
            <w:tcMar>
              <w:top w:w="80" w:type="dxa"/>
              <w:left w:w="120" w:type="dxa"/>
              <w:bottom w:w="80" w:type="dxa"/>
              <w:right w:w="120" w:type="dxa"/>
            </w:tcMar>
          </w:tcPr>
          <w:p w14:paraId="7E8CAF6C" w14:textId="77777777" w:rsidR="00341D45" w:rsidRDefault="00341D45" w:rsidP="00E90833">
            <w:pPr>
              <w:jc w:val="left"/>
            </w:pPr>
          </w:p>
        </w:tc>
        <w:tc>
          <w:tcPr>
            <w:tcW w:w="1086" w:type="dxa"/>
            <w:shd w:val="clear" w:color="auto" w:fill="FFFFFF"/>
            <w:tcMar>
              <w:top w:w="80" w:type="dxa"/>
              <w:left w:w="120" w:type="dxa"/>
              <w:bottom w:w="80" w:type="dxa"/>
              <w:right w:w="120" w:type="dxa"/>
            </w:tcMar>
          </w:tcPr>
          <w:p w14:paraId="7E8CAF6D" w14:textId="77777777" w:rsidR="00341D45" w:rsidRDefault="00341D45" w:rsidP="00E90833">
            <w:pPr>
              <w:jc w:val="left"/>
            </w:pPr>
          </w:p>
        </w:tc>
      </w:tr>
      <w:tr w:rsidR="00341D45" w14:paraId="7E8CAF76" w14:textId="77777777">
        <w:tc>
          <w:tcPr>
            <w:tcW w:w="1250" w:type="dxa"/>
            <w:shd w:val="clear" w:color="auto" w:fill="F5F7FA"/>
            <w:tcMar>
              <w:top w:w="80" w:type="dxa"/>
              <w:left w:w="120" w:type="dxa"/>
              <w:bottom w:w="80" w:type="dxa"/>
              <w:right w:w="120" w:type="dxa"/>
            </w:tcMar>
          </w:tcPr>
          <w:p w14:paraId="7E8CAF6F" w14:textId="77777777" w:rsidR="00341D45" w:rsidRDefault="00032883" w:rsidP="00E90833">
            <w:pPr>
              <w:jc w:val="left"/>
            </w:pPr>
            <w:r>
              <w:rPr>
                <w:b/>
                <w:bCs/>
              </w:rPr>
              <w:t>טכנולוגיה</w:t>
            </w:r>
          </w:p>
        </w:tc>
        <w:tc>
          <w:tcPr>
            <w:tcW w:w="2350" w:type="dxa"/>
            <w:shd w:val="clear" w:color="auto" w:fill="F5F7FA"/>
            <w:tcMar>
              <w:top w:w="80" w:type="dxa"/>
              <w:left w:w="120" w:type="dxa"/>
              <w:bottom w:w="80" w:type="dxa"/>
              <w:right w:w="120" w:type="dxa"/>
            </w:tcMar>
          </w:tcPr>
          <w:p w14:paraId="7E8CAF70" w14:textId="77777777" w:rsidR="00341D45" w:rsidRDefault="00032883" w:rsidP="00E90833">
            <w:pPr>
              <w:jc w:val="left"/>
            </w:pPr>
            <w:r>
              <w:t>מה נדרש טכנולוגית? (תשתיות, כלים ומערכות, פיתוח, אינטגרציות)</w:t>
            </w:r>
          </w:p>
        </w:tc>
        <w:tc>
          <w:tcPr>
            <w:tcW w:w="1085" w:type="dxa"/>
            <w:shd w:val="clear" w:color="auto" w:fill="F5F7FA"/>
            <w:tcMar>
              <w:top w:w="80" w:type="dxa"/>
              <w:left w:w="120" w:type="dxa"/>
              <w:bottom w:w="80" w:type="dxa"/>
              <w:right w:w="120" w:type="dxa"/>
            </w:tcMar>
          </w:tcPr>
          <w:p w14:paraId="7E8CAF71" w14:textId="77777777" w:rsidR="00341D45" w:rsidRDefault="00341D45" w:rsidP="00E90833">
            <w:pPr>
              <w:jc w:val="left"/>
            </w:pPr>
          </w:p>
        </w:tc>
        <w:tc>
          <w:tcPr>
            <w:tcW w:w="1085" w:type="dxa"/>
            <w:shd w:val="clear" w:color="auto" w:fill="F5F7FA"/>
            <w:tcMar>
              <w:top w:w="80" w:type="dxa"/>
              <w:left w:w="120" w:type="dxa"/>
              <w:bottom w:w="80" w:type="dxa"/>
              <w:right w:w="120" w:type="dxa"/>
            </w:tcMar>
          </w:tcPr>
          <w:p w14:paraId="7E8CAF72" w14:textId="77777777" w:rsidR="00341D45" w:rsidRDefault="00341D45" w:rsidP="00E90833">
            <w:pPr>
              <w:jc w:val="left"/>
            </w:pPr>
          </w:p>
        </w:tc>
        <w:tc>
          <w:tcPr>
            <w:tcW w:w="1085" w:type="dxa"/>
            <w:shd w:val="clear" w:color="auto" w:fill="F5F7FA"/>
            <w:tcMar>
              <w:top w:w="80" w:type="dxa"/>
              <w:left w:w="120" w:type="dxa"/>
              <w:bottom w:w="80" w:type="dxa"/>
              <w:right w:w="120" w:type="dxa"/>
            </w:tcMar>
          </w:tcPr>
          <w:p w14:paraId="7E8CAF73" w14:textId="77777777" w:rsidR="00341D45" w:rsidRDefault="00341D45" w:rsidP="00E90833">
            <w:pPr>
              <w:jc w:val="left"/>
            </w:pPr>
          </w:p>
        </w:tc>
        <w:tc>
          <w:tcPr>
            <w:tcW w:w="1085" w:type="dxa"/>
            <w:shd w:val="clear" w:color="auto" w:fill="F5F7FA"/>
            <w:tcMar>
              <w:top w:w="80" w:type="dxa"/>
              <w:left w:w="120" w:type="dxa"/>
              <w:bottom w:w="80" w:type="dxa"/>
              <w:right w:w="120" w:type="dxa"/>
            </w:tcMar>
          </w:tcPr>
          <w:p w14:paraId="7E8CAF74" w14:textId="77777777" w:rsidR="00341D45" w:rsidRDefault="00341D45" w:rsidP="00E90833">
            <w:pPr>
              <w:jc w:val="left"/>
            </w:pPr>
          </w:p>
        </w:tc>
        <w:tc>
          <w:tcPr>
            <w:tcW w:w="1086" w:type="dxa"/>
            <w:shd w:val="clear" w:color="auto" w:fill="F5F7FA"/>
            <w:tcMar>
              <w:top w:w="80" w:type="dxa"/>
              <w:left w:w="120" w:type="dxa"/>
              <w:bottom w:w="80" w:type="dxa"/>
              <w:right w:w="120" w:type="dxa"/>
            </w:tcMar>
          </w:tcPr>
          <w:p w14:paraId="7E8CAF75" w14:textId="77777777" w:rsidR="00341D45" w:rsidRDefault="00341D45" w:rsidP="00E90833">
            <w:pPr>
              <w:jc w:val="left"/>
            </w:pPr>
          </w:p>
        </w:tc>
      </w:tr>
      <w:tr w:rsidR="00341D45" w14:paraId="7E8CAF7E" w14:textId="77777777">
        <w:tc>
          <w:tcPr>
            <w:tcW w:w="1250" w:type="dxa"/>
            <w:shd w:val="clear" w:color="auto" w:fill="FFFFFF"/>
            <w:tcMar>
              <w:top w:w="80" w:type="dxa"/>
              <w:left w:w="120" w:type="dxa"/>
              <w:bottom w:w="80" w:type="dxa"/>
              <w:right w:w="120" w:type="dxa"/>
            </w:tcMar>
          </w:tcPr>
          <w:p w14:paraId="7E8CAF77" w14:textId="77777777" w:rsidR="00341D45" w:rsidRDefault="00032883" w:rsidP="00E90833">
            <w:pPr>
              <w:jc w:val="left"/>
            </w:pPr>
            <w:r>
              <w:rPr>
                <w:b/>
                <w:bCs/>
              </w:rPr>
              <w:t>רגולציה</w:t>
            </w:r>
          </w:p>
        </w:tc>
        <w:tc>
          <w:tcPr>
            <w:tcW w:w="2350" w:type="dxa"/>
            <w:shd w:val="clear" w:color="auto" w:fill="FFFFFF"/>
            <w:tcMar>
              <w:top w:w="80" w:type="dxa"/>
              <w:left w:w="120" w:type="dxa"/>
              <w:bottom w:w="80" w:type="dxa"/>
              <w:right w:w="120" w:type="dxa"/>
            </w:tcMar>
          </w:tcPr>
          <w:p w14:paraId="7E8CAF78" w14:textId="77777777" w:rsidR="00341D45" w:rsidRDefault="00032883" w:rsidP="00E90833">
            <w:pPr>
              <w:jc w:val="left"/>
            </w:pPr>
            <w:r>
              <w:t>אילו רגולטורים ופעולות רגולטוריות רלוונטיים לשלב?</w:t>
            </w:r>
          </w:p>
        </w:tc>
        <w:tc>
          <w:tcPr>
            <w:tcW w:w="1085" w:type="dxa"/>
            <w:shd w:val="clear" w:color="auto" w:fill="FFFFFF"/>
            <w:tcMar>
              <w:top w:w="80" w:type="dxa"/>
              <w:left w:w="120" w:type="dxa"/>
              <w:bottom w:w="80" w:type="dxa"/>
              <w:right w:w="120" w:type="dxa"/>
            </w:tcMar>
          </w:tcPr>
          <w:p w14:paraId="7E8CAF79" w14:textId="77777777" w:rsidR="00341D45" w:rsidRDefault="00341D45" w:rsidP="00E90833">
            <w:pPr>
              <w:jc w:val="left"/>
            </w:pPr>
          </w:p>
        </w:tc>
        <w:tc>
          <w:tcPr>
            <w:tcW w:w="1085" w:type="dxa"/>
            <w:shd w:val="clear" w:color="auto" w:fill="FFFFFF"/>
            <w:tcMar>
              <w:top w:w="80" w:type="dxa"/>
              <w:left w:w="120" w:type="dxa"/>
              <w:bottom w:w="80" w:type="dxa"/>
              <w:right w:w="120" w:type="dxa"/>
            </w:tcMar>
          </w:tcPr>
          <w:p w14:paraId="7E8CAF7A" w14:textId="77777777" w:rsidR="00341D45" w:rsidRDefault="00341D45" w:rsidP="00E90833">
            <w:pPr>
              <w:jc w:val="left"/>
            </w:pPr>
          </w:p>
        </w:tc>
        <w:tc>
          <w:tcPr>
            <w:tcW w:w="1085" w:type="dxa"/>
            <w:shd w:val="clear" w:color="auto" w:fill="FFFFFF"/>
            <w:tcMar>
              <w:top w:w="80" w:type="dxa"/>
              <w:left w:w="120" w:type="dxa"/>
              <w:bottom w:w="80" w:type="dxa"/>
              <w:right w:w="120" w:type="dxa"/>
            </w:tcMar>
          </w:tcPr>
          <w:p w14:paraId="7E8CAF7B" w14:textId="77777777" w:rsidR="00341D45" w:rsidRDefault="00341D45" w:rsidP="00E90833">
            <w:pPr>
              <w:jc w:val="left"/>
            </w:pPr>
          </w:p>
        </w:tc>
        <w:tc>
          <w:tcPr>
            <w:tcW w:w="1085" w:type="dxa"/>
            <w:shd w:val="clear" w:color="auto" w:fill="FFFFFF"/>
            <w:tcMar>
              <w:top w:w="80" w:type="dxa"/>
              <w:left w:w="120" w:type="dxa"/>
              <w:bottom w:w="80" w:type="dxa"/>
              <w:right w:w="120" w:type="dxa"/>
            </w:tcMar>
          </w:tcPr>
          <w:p w14:paraId="7E8CAF7C" w14:textId="77777777" w:rsidR="00341D45" w:rsidRDefault="00341D45" w:rsidP="00E90833">
            <w:pPr>
              <w:jc w:val="left"/>
            </w:pPr>
          </w:p>
        </w:tc>
        <w:tc>
          <w:tcPr>
            <w:tcW w:w="1086" w:type="dxa"/>
            <w:shd w:val="clear" w:color="auto" w:fill="FFFFFF"/>
            <w:tcMar>
              <w:top w:w="80" w:type="dxa"/>
              <w:left w:w="120" w:type="dxa"/>
              <w:bottom w:w="80" w:type="dxa"/>
              <w:right w:w="120" w:type="dxa"/>
            </w:tcMar>
          </w:tcPr>
          <w:p w14:paraId="7E8CAF7D" w14:textId="77777777" w:rsidR="00341D45" w:rsidRDefault="00341D45" w:rsidP="00E90833">
            <w:pPr>
              <w:jc w:val="left"/>
            </w:pPr>
          </w:p>
        </w:tc>
      </w:tr>
      <w:tr w:rsidR="00341D45" w14:paraId="7E8CAF86" w14:textId="77777777">
        <w:tc>
          <w:tcPr>
            <w:tcW w:w="1250" w:type="dxa"/>
            <w:shd w:val="clear" w:color="auto" w:fill="F5F7FA"/>
            <w:tcMar>
              <w:top w:w="80" w:type="dxa"/>
              <w:left w:w="120" w:type="dxa"/>
              <w:bottom w:w="80" w:type="dxa"/>
              <w:right w:w="120" w:type="dxa"/>
            </w:tcMar>
          </w:tcPr>
          <w:p w14:paraId="7E8CAF7F" w14:textId="77777777" w:rsidR="00341D45" w:rsidRDefault="00032883" w:rsidP="00E90833">
            <w:pPr>
              <w:jc w:val="left"/>
            </w:pPr>
            <w:r>
              <w:rPr>
                <w:b/>
                <w:bCs/>
              </w:rPr>
              <w:t>תפעול ומודל הפעלה</w:t>
            </w:r>
          </w:p>
        </w:tc>
        <w:tc>
          <w:tcPr>
            <w:tcW w:w="2350" w:type="dxa"/>
            <w:shd w:val="clear" w:color="auto" w:fill="F5F7FA"/>
            <w:tcMar>
              <w:top w:w="80" w:type="dxa"/>
              <w:left w:w="120" w:type="dxa"/>
              <w:bottom w:w="80" w:type="dxa"/>
              <w:right w:w="120" w:type="dxa"/>
            </w:tcMar>
          </w:tcPr>
          <w:p w14:paraId="7E8CAF80" w14:textId="77777777" w:rsidR="00341D45" w:rsidRDefault="00032883" w:rsidP="00E90833">
            <w:pPr>
              <w:jc w:val="left"/>
            </w:pPr>
            <w:r>
              <w:t>אילו תהליכים ובעלי תפקידים נדרשים? האם נדרשת תמיכה/שירות לקוחות?</w:t>
            </w:r>
          </w:p>
        </w:tc>
        <w:tc>
          <w:tcPr>
            <w:tcW w:w="1085" w:type="dxa"/>
            <w:shd w:val="clear" w:color="auto" w:fill="F5F7FA"/>
            <w:tcMar>
              <w:top w:w="80" w:type="dxa"/>
              <w:left w:w="120" w:type="dxa"/>
              <w:bottom w:w="80" w:type="dxa"/>
              <w:right w:w="120" w:type="dxa"/>
            </w:tcMar>
          </w:tcPr>
          <w:p w14:paraId="7E8CAF81" w14:textId="77777777" w:rsidR="00341D45" w:rsidRDefault="00341D45" w:rsidP="00E90833">
            <w:pPr>
              <w:jc w:val="left"/>
            </w:pPr>
          </w:p>
        </w:tc>
        <w:tc>
          <w:tcPr>
            <w:tcW w:w="1085" w:type="dxa"/>
            <w:shd w:val="clear" w:color="auto" w:fill="F5F7FA"/>
            <w:tcMar>
              <w:top w:w="80" w:type="dxa"/>
              <w:left w:w="120" w:type="dxa"/>
              <w:bottom w:w="80" w:type="dxa"/>
              <w:right w:w="120" w:type="dxa"/>
            </w:tcMar>
          </w:tcPr>
          <w:p w14:paraId="7E8CAF82" w14:textId="77777777" w:rsidR="00341D45" w:rsidRDefault="00341D45" w:rsidP="00E90833">
            <w:pPr>
              <w:jc w:val="left"/>
            </w:pPr>
          </w:p>
        </w:tc>
        <w:tc>
          <w:tcPr>
            <w:tcW w:w="1085" w:type="dxa"/>
            <w:shd w:val="clear" w:color="auto" w:fill="F5F7FA"/>
            <w:tcMar>
              <w:top w:w="80" w:type="dxa"/>
              <w:left w:w="120" w:type="dxa"/>
              <w:bottom w:w="80" w:type="dxa"/>
              <w:right w:w="120" w:type="dxa"/>
            </w:tcMar>
          </w:tcPr>
          <w:p w14:paraId="7E8CAF83" w14:textId="77777777" w:rsidR="00341D45" w:rsidRDefault="00341D45" w:rsidP="00E90833">
            <w:pPr>
              <w:jc w:val="left"/>
            </w:pPr>
          </w:p>
        </w:tc>
        <w:tc>
          <w:tcPr>
            <w:tcW w:w="1085" w:type="dxa"/>
            <w:shd w:val="clear" w:color="auto" w:fill="F5F7FA"/>
            <w:tcMar>
              <w:top w:w="80" w:type="dxa"/>
              <w:left w:w="120" w:type="dxa"/>
              <w:bottom w:w="80" w:type="dxa"/>
              <w:right w:w="120" w:type="dxa"/>
            </w:tcMar>
          </w:tcPr>
          <w:p w14:paraId="7E8CAF84" w14:textId="77777777" w:rsidR="00341D45" w:rsidRDefault="00341D45" w:rsidP="00E90833">
            <w:pPr>
              <w:jc w:val="left"/>
            </w:pPr>
          </w:p>
        </w:tc>
        <w:tc>
          <w:tcPr>
            <w:tcW w:w="1086" w:type="dxa"/>
            <w:shd w:val="clear" w:color="auto" w:fill="F5F7FA"/>
            <w:tcMar>
              <w:top w:w="80" w:type="dxa"/>
              <w:left w:w="120" w:type="dxa"/>
              <w:bottom w:w="80" w:type="dxa"/>
              <w:right w:w="120" w:type="dxa"/>
            </w:tcMar>
          </w:tcPr>
          <w:p w14:paraId="7E8CAF85" w14:textId="77777777" w:rsidR="00341D45" w:rsidRDefault="00341D45" w:rsidP="00E90833">
            <w:pPr>
              <w:jc w:val="left"/>
            </w:pPr>
          </w:p>
        </w:tc>
      </w:tr>
      <w:tr w:rsidR="00341D45" w14:paraId="7E8CAF8E" w14:textId="77777777">
        <w:tc>
          <w:tcPr>
            <w:tcW w:w="1250" w:type="dxa"/>
            <w:shd w:val="clear" w:color="auto" w:fill="FFFFFF"/>
            <w:tcMar>
              <w:top w:w="80" w:type="dxa"/>
              <w:left w:w="120" w:type="dxa"/>
              <w:bottom w:w="80" w:type="dxa"/>
              <w:right w:w="120" w:type="dxa"/>
            </w:tcMar>
          </w:tcPr>
          <w:p w14:paraId="7E8CAF87" w14:textId="77777777" w:rsidR="00341D45" w:rsidRDefault="00032883" w:rsidP="00E90833">
            <w:pPr>
              <w:jc w:val="left"/>
            </w:pPr>
            <w:r>
              <w:rPr>
                <w:b/>
                <w:bCs/>
              </w:rPr>
              <w:t>מדדים ומדידה</w:t>
            </w:r>
          </w:p>
        </w:tc>
        <w:tc>
          <w:tcPr>
            <w:tcW w:w="2350" w:type="dxa"/>
            <w:shd w:val="clear" w:color="auto" w:fill="FFFFFF"/>
            <w:tcMar>
              <w:top w:w="80" w:type="dxa"/>
              <w:left w:w="120" w:type="dxa"/>
              <w:bottom w:w="80" w:type="dxa"/>
              <w:right w:w="120" w:type="dxa"/>
            </w:tcMar>
          </w:tcPr>
          <w:p w14:paraId="7E8CAF88" w14:textId="77777777" w:rsidR="00341D45" w:rsidRDefault="00032883" w:rsidP="00E90833">
            <w:pPr>
              <w:jc w:val="left"/>
            </w:pPr>
            <w:r>
              <w:t>מהם המדדים בשלב? (מודעות, שימוש, מעורבות, שביעות רצון, התייעלות...) איך נמדוד?</w:t>
            </w:r>
          </w:p>
        </w:tc>
        <w:tc>
          <w:tcPr>
            <w:tcW w:w="1085" w:type="dxa"/>
            <w:shd w:val="clear" w:color="auto" w:fill="FFFFFF"/>
            <w:tcMar>
              <w:top w:w="80" w:type="dxa"/>
              <w:left w:w="120" w:type="dxa"/>
              <w:bottom w:w="80" w:type="dxa"/>
              <w:right w:w="120" w:type="dxa"/>
            </w:tcMar>
          </w:tcPr>
          <w:p w14:paraId="7E8CAF89" w14:textId="77777777" w:rsidR="00341D45" w:rsidRDefault="00341D45" w:rsidP="00E90833">
            <w:pPr>
              <w:jc w:val="left"/>
            </w:pPr>
          </w:p>
        </w:tc>
        <w:tc>
          <w:tcPr>
            <w:tcW w:w="1085" w:type="dxa"/>
            <w:shd w:val="clear" w:color="auto" w:fill="FFFFFF"/>
            <w:tcMar>
              <w:top w:w="80" w:type="dxa"/>
              <w:left w:w="120" w:type="dxa"/>
              <w:bottom w:w="80" w:type="dxa"/>
              <w:right w:w="120" w:type="dxa"/>
            </w:tcMar>
          </w:tcPr>
          <w:p w14:paraId="7E8CAF8A" w14:textId="77777777" w:rsidR="00341D45" w:rsidRDefault="00341D45" w:rsidP="00E90833">
            <w:pPr>
              <w:jc w:val="left"/>
            </w:pPr>
          </w:p>
        </w:tc>
        <w:tc>
          <w:tcPr>
            <w:tcW w:w="1085" w:type="dxa"/>
            <w:shd w:val="clear" w:color="auto" w:fill="FFFFFF"/>
            <w:tcMar>
              <w:top w:w="80" w:type="dxa"/>
              <w:left w:w="120" w:type="dxa"/>
              <w:bottom w:w="80" w:type="dxa"/>
              <w:right w:w="120" w:type="dxa"/>
            </w:tcMar>
          </w:tcPr>
          <w:p w14:paraId="7E8CAF8B" w14:textId="77777777" w:rsidR="00341D45" w:rsidRDefault="00341D45" w:rsidP="00E90833">
            <w:pPr>
              <w:jc w:val="left"/>
            </w:pPr>
          </w:p>
        </w:tc>
        <w:tc>
          <w:tcPr>
            <w:tcW w:w="1085" w:type="dxa"/>
            <w:shd w:val="clear" w:color="auto" w:fill="FFFFFF"/>
            <w:tcMar>
              <w:top w:w="80" w:type="dxa"/>
              <w:left w:w="120" w:type="dxa"/>
              <w:bottom w:w="80" w:type="dxa"/>
              <w:right w:w="120" w:type="dxa"/>
            </w:tcMar>
          </w:tcPr>
          <w:p w14:paraId="7E8CAF8C" w14:textId="77777777" w:rsidR="00341D45" w:rsidRDefault="00341D45" w:rsidP="00E90833">
            <w:pPr>
              <w:jc w:val="left"/>
            </w:pPr>
          </w:p>
        </w:tc>
        <w:tc>
          <w:tcPr>
            <w:tcW w:w="1086" w:type="dxa"/>
            <w:shd w:val="clear" w:color="auto" w:fill="FFFFFF"/>
            <w:tcMar>
              <w:top w:w="80" w:type="dxa"/>
              <w:left w:w="120" w:type="dxa"/>
              <w:bottom w:w="80" w:type="dxa"/>
              <w:right w:w="120" w:type="dxa"/>
            </w:tcMar>
          </w:tcPr>
          <w:p w14:paraId="7E8CAF8D" w14:textId="77777777" w:rsidR="00341D45" w:rsidRDefault="00341D45" w:rsidP="00E90833">
            <w:pPr>
              <w:jc w:val="left"/>
            </w:pPr>
          </w:p>
        </w:tc>
      </w:tr>
    </w:tbl>
    <w:p w14:paraId="7E8CAF8F" w14:textId="77777777" w:rsidR="00341D45" w:rsidRDefault="00032883" w:rsidP="00E90833">
      <w:pPr>
        <w:pStyle w:val="Heading3"/>
        <w:spacing w:before="260" w:after="120"/>
        <w:jc w:val="left"/>
      </w:pPr>
      <w:bookmarkStart w:id="310" w:name="_Toc236339145"/>
      <w:r>
        <w:rPr>
          <w:b/>
          <w:bCs/>
          <w:color w:val="2F5496"/>
        </w:rPr>
        <w:t>קריטריון מעבר מ-</w:t>
      </w:r>
      <w:proofErr w:type="spellStart"/>
      <w:r>
        <w:rPr>
          <w:b/>
          <w:bCs/>
          <w:color w:val="2F5496"/>
        </w:rPr>
        <w:t>Roadmap</w:t>
      </w:r>
      <w:proofErr w:type="spellEnd"/>
      <w:r>
        <w:rPr>
          <w:b/>
          <w:bCs/>
          <w:color w:val="2F5496"/>
        </w:rPr>
        <w:t xml:space="preserve"> ל-POV</w:t>
      </w:r>
      <w:bookmarkEnd w:id="310"/>
    </w:p>
    <w:p w14:paraId="7E8CAF90" w14:textId="3DFFC01D" w:rsidR="00341D45" w:rsidRDefault="00032883" w:rsidP="00E90833">
      <w:pPr>
        <w:spacing w:after="160"/>
        <w:jc w:val="left"/>
      </w:pPr>
      <w:r>
        <w:t>כדי לסמן את שלב מפת הדרכים כמושלם ולעבור ל</w:t>
      </w:r>
      <w:hyperlink w:anchor="b03_pov" w:history="1">
        <w:r>
          <w:rPr>
            <w:color w:val="1155CC"/>
            <w:u w:val="single"/>
          </w:rPr>
          <w:t>הוכחת ערך (POV)</w:t>
        </w:r>
      </w:hyperlink>
      <w:r>
        <w:t>, יש לעמוד בשני הקריטריונים הבאים:</w:t>
      </w:r>
    </w:p>
    <w:p w14:paraId="7E8CAF91" w14:textId="77777777" w:rsidR="00341D45" w:rsidRDefault="00032883" w:rsidP="00E90833">
      <w:pPr>
        <w:pStyle w:val="ListParagraph"/>
        <w:numPr>
          <w:ilvl w:val="0"/>
          <w:numId w:val="2"/>
        </w:numPr>
        <w:spacing w:after="80"/>
        <w:jc w:val="left"/>
      </w:pPr>
      <w:r>
        <w:rPr>
          <w:b/>
          <w:bCs/>
        </w:rPr>
        <w:t>מפת דרכים מלאה</w:t>
      </w:r>
      <w:r>
        <w:t xml:space="preserve"> — כל שלבי המוצר מוגדרים לאורך 12 המרכיבים</w:t>
      </w:r>
    </w:p>
    <w:p w14:paraId="7E8CAF92" w14:textId="77777777" w:rsidR="00341D45" w:rsidRDefault="00032883" w:rsidP="00E90833">
      <w:pPr>
        <w:pStyle w:val="ListParagraph"/>
        <w:numPr>
          <w:ilvl w:val="0"/>
          <w:numId w:val="2"/>
        </w:numPr>
        <w:spacing w:after="80"/>
        <w:jc w:val="left"/>
      </w:pPr>
      <w:r>
        <w:rPr>
          <w:b/>
          <w:bCs/>
        </w:rPr>
        <w:t>אבני דרך מוסכמות על כל השותפים</w:t>
      </w:r>
      <w:r>
        <w:t xml:space="preserve"> — הסכמה מפורשת של כל הגורמים הרלוונטיים</w:t>
      </w:r>
    </w:p>
    <w:p w14:paraId="7E8CAF93" w14:textId="3E48480B" w:rsidR="00341D45" w:rsidRDefault="00032883" w:rsidP="00E90833">
      <w:pPr>
        <w:spacing w:after="160"/>
        <w:jc w:val="left"/>
      </w:pPr>
      <w:r>
        <w:rPr>
          <w:b/>
          <w:bCs/>
        </w:rPr>
        <w:t>המשך:</w:t>
      </w:r>
      <w:r>
        <w:t xml:space="preserve"> </w:t>
      </w:r>
      <w:hyperlink w:anchor="b03_pov" w:history="1">
        <w:r>
          <w:rPr>
            <w:color w:val="1155CC"/>
            <w:u w:val="single"/>
          </w:rPr>
          <w:t>הוכחת ערך (POV)</w:t>
        </w:r>
      </w:hyperlink>
      <w:r>
        <w:t>.</w:t>
      </w:r>
    </w:p>
    <w:p w14:paraId="7E8CAF94" w14:textId="77777777" w:rsidR="00341D45" w:rsidRDefault="00032883" w:rsidP="00E90833">
      <w:pPr>
        <w:pStyle w:val="Heading2"/>
        <w:spacing w:before="320" w:after="160"/>
        <w:jc w:val="left"/>
      </w:pPr>
      <w:bookmarkStart w:id="311" w:name="b03_pov"/>
      <w:bookmarkStart w:id="312" w:name="_Toc236339146"/>
      <w:r>
        <w:rPr>
          <w:b/>
          <w:bCs/>
          <w:color w:val="2F5496"/>
          <w:sz w:val="28"/>
          <w:szCs w:val="28"/>
        </w:rPr>
        <w:t xml:space="preserve">תת-שלב 3.3 — הוכחת ערך (POV — </w:t>
      </w:r>
      <w:proofErr w:type="spellStart"/>
      <w:r>
        <w:rPr>
          <w:b/>
          <w:bCs/>
          <w:color w:val="2F5496"/>
          <w:sz w:val="28"/>
          <w:szCs w:val="28"/>
        </w:rPr>
        <w:t>Proof</w:t>
      </w:r>
      <w:proofErr w:type="spellEnd"/>
      <w:r>
        <w:rPr>
          <w:b/>
          <w:bCs/>
          <w:color w:val="2F5496"/>
          <w:sz w:val="28"/>
          <w:szCs w:val="28"/>
        </w:rPr>
        <w:t xml:space="preserve"> </w:t>
      </w:r>
      <w:proofErr w:type="spellStart"/>
      <w:r>
        <w:rPr>
          <w:b/>
          <w:bCs/>
          <w:color w:val="2F5496"/>
          <w:sz w:val="28"/>
          <w:szCs w:val="28"/>
        </w:rPr>
        <w:t>of</w:t>
      </w:r>
      <w:proofErr w:type="spellEnd"/>
      <w:r>
        <w:rPr>
          <w:b/>
          <w:bCs/>
          <w:color w:val="2F5496"/>
          <w:sz w:val="28"/>
          <w:szCs w:val="28"/>
        </w:rPr>
        <w:t xml:space="preserve"> </w:t>
      </w:r>
      <w:proofErr w:type="spellStart"/>
      <w:r>
        <w:rPr>
          <w:b/>
          <w:bCs/>
          <w:color w:val="2F5496"/>
          <w:sz w:val="28"/>
          <w:szCs w:val="28"/>
        </w:rPr>
        <w:t>Value</w:t>
      </w:r>
      <w:proofErr w:type="spellEnd"/>
      <w:r>
        <w:rPr>
          <w:b/>
          <w:bCs/>
          <w:color w:val="2F5496"/>
          <w:sz w:val="28"/>
          <w:szCs w:val="28"/>
        </w:rPr>
        <w:t>)</w:t>
      </w:r>
      <w:bookmarkEnd w:id="311"/>
      <w:bookmarkEnd w:id="312"/>
    </w:p>
    <w:p w14:paraId="7E8CAF95" w14:textId="77777777" w:rsidR="00341D45" w:rsidRDefault="00032883" w:rsidP="00E90833">
      <w:pPr>
        <w:pStyle w:val="Heading3"/>
        <w:spacing w:before="260" w:after="120"/>
        <w:jc w:val="left"/>
      </w:pPr>
      <w:bookmarkStart w:id="313" w:name="_Toc236339147"/>
      <w:r>
        <w:rPr>
          <w:b/>
          <w:bCs/>
          <w:color w:val="2F5496"/>
        </w:rPr>
        <w:t>מהות</w:t>
      </w:r>
      <w:bookmarkEnd w:id="313"/>
    </w:p>
    <w:p w14:paraId="7E8CAF96" w14:textId="77777777" w:rsidR="00341D45" w:rsidRDefault="00032883" w:rsidP="00E90833">
      <w:pPr>
        <w:spacing w:after="160"/>
        <w:jc w:val="left"/>
      </w:pPr>
      <w:r>
        <w:t>בחינת היתכנות מהירה של ליבת הפתרון העסקית והטכנולוגית בשטח. תהליך ממוקד של כמה שבועות בתכולה מינימלית, המאפשר לקבל החלטה מושכלת על המשך הפיתוח ועל המעבר לסביבת ייצור.</w:t>
      </w:r>
    </w:p>
    <w:p w14:paraId="7E8CAF97" w14:textId="77777777" w:rsidR="00341D45" w:rsidRDefault="00032883" w:rsidP="00E90833">
      <w:pPr>
        <w:pStyle w:val="Heading3"/>
        <w:spacing w:before="260" w:after="120"/>
        <w:jc w:val="left"/>
      </w:pPr>
      <w:bookmarkStart w:id="314" w:name="_Toc236339148"/>
      <w:r>
        <w:rPr>
          <w:b/>
          <w:bCs/>
          <w:color w:val="2F5496"/>
        </w:rPr>
        <w:lastRenderedPageBreak/>
        <w:t>שאלות עבודה מרכזיות</w:t>
      </w:r>
      <w:bookmarkEnd w:id="314"/>
    </w:p>
    <w:p w14:paraId="7E8CAF98" w14:textId="13E87AC2" w:rsidR="00341D45" w:rsidRDefault="00032883" w:rsidP="00E90833">
      <w:pPr>
        <w:pStyle w:val="ListParagraph"/>
        <w:numPr>
          <w:ilvl w:val="0"/>
          <w:numId w:val="2"/>
        </w:numPr>
        <w:spacing w:after="80"/>
        <w:jc w:val="left"/>
      </w:pPr>
      <w:r>
        <w:t xml:space="preserve">מהו מבנה הניסוי הדרוש לקבלת תשובה מספקת לשאלת ה-MVP (ראו </w:t>
      </w:r>
      <w:hyperlink w:anchor="b03_design_mvpq" w:history="1">
        <w:r>
          <w:rPr>
            <w:color w:val="1155CC"/>
            <w:u w:val="single"/>
          </w:rPr>
          <w:t>3.1</w:t>
        </w:r>
      </w:hyperlink>
      <w:r>
        <w:t>)?</w:t>
      </w:r>
    </w:p>
    <w:p w14:paraId="7E8CAF99" w14:textId="77777777" w:rsidR="00341D45" w:rsidRDefault="00032883" w:rsidP="00E90833">
      <w:pPr>
        <w:pStyle w:val="ListParagraph"/>
        <w:numPr>
          <w:ilvl w:val="0"/>
          <w:numId w:val="2"/>
        </w:numPr>
        <w:spacing w:after="80"/>
        <w:jc w:val="left"/>
      </w:pPr>
      <w:r>
        <w:t>מה דרוש על מנת לערוך את הניסוי? סביבת הניסוי · דרישות טכנולוגיות · דרישות תפעוליות ולוגיסטיות · דרישות רגולטוריות · דרישות דאטה · מדדים ומדידה</w:t>
      </w:r>
    </w:p>
    <w:p w14:paraId="7E8CAF9A" w14:textId="77777777" w:rsidR="00341D45" w:rsidRDefault="00032883" w:rsidP="00E90833">
      <w:pPr>
        <w:pStyle w:val="Heading3"/>
        <w:spacing w:before="260" w:after="120"/>
        <w:jc w:val="left"/>
      </w:pPr>
      <w:bookmarkStart w:id="315" w:name="_Toc236339149"/>
      <w:r>
        <w:rPr>
          <w:b/>
          <w:bCs/>
          <w:color w:val="2F5496"/>
        </w:rPr>
        <w:t>קריטריון מעבר מ-POV ל-</w:t>
      </w:r>
      <w:proofErr w:type="spellStart"/>
      <w:r>
        <w:rPr>
          <w:b/>
          <w:bCs/>
          <w:color w:val="2F5496"/>
        </w:rPr>
        <w:t>Production</w:t>
      </w:r>
      <w:bookmarkEnd w:id="315"/>
      <w:proofErr w:type="spellEnd"/>
    </w:p>
    <w:p w14:paraId="7E8CAF9B" w14:textId="7A015199" w:rsidR="00341D45" w:rsidRDefault="00032883" w:rsidP="00E90833">
      <w:pPr>
        <w:spacing w:after="160"/>
        <w:jc w:val="left"/>
      </w:pPr>
      <w:r>
        <w:t>כדי לסמן את שלב ה-POV כמוצלח ולעבור לשלב הייצור (</w:t>
      </w:r>
      <w:proofErr w:type="spellStart"/>
      <w:r>
        <w:fldChar w:fldCharType="begin"/>
      </w:r>
      <w:r>
        <w:rPr>
          <w:rtl w:val="0"/>
        </w:rPr>
        <w:instrText>HYPERLINK \l "b04_production</w:instrText>
      </w:r>
      <w:r>
        <w:instrText>"</w:instrText>
      </w:r>
      <w:r>
        <w:fldChar w:fldCharType="separate"/>
      </w:r>
      <w:r>
        <w:rPr>
          <w:color w:val="1155CC"/>
          <w:u w:val="single"/>
        </w:rPr>
        <w:t>Production</w:t>
      </w:r>
      <w:proofErr w:type="spellEnd"/>
      <w:r>
        <w:fldChar w:fldCharType="end"/>
      </w:r>
      <w:r>
        <w:t>), יש לעמוד בשלושת הקריטריונים הבאים:</w:t>
      </w:r>
    </w:p>
    <w:p w14:paraId="7E8CAF9C" w14:textId="77777777" w:rsidR="00341D45" w:rsidRDefault="00032883" w:rsidP="00E90833">
      <w:pPr>
        <w:pStyle w:val="ListParagraph"/>
        <w:numPr>
          <w:ilvl w:val="0"/>
          <w:numId w:val="2"/>
        </w:numPr>
        <w:spacing w:after="80"/>
        <w:jc w:val="left"/>
      </w:pPr>
      <w:r>
        <w:rPr>
          <w:b/>
          <w:bCs/>
        </w:rPr>
        <w:t xml:space="preserve">הוכחת ערך בסביבת </w:t>
      </w:r>
      <w:proofErr w:type="spellStart"/>
      <w:r>
        <w:rPr>
          <w:b/>
          <w:bCs/>
        </w:rPr>
        <w:t>Test</w:t>
      </w:r>
      <w:proofErr w:type="spellEnd"/>
      <w:r>
        <w:t xml:space="preserve"> — תשובה חיובית על שאלת ה-MVP</w:t>
      </w:r>
    </w:p>
    <w:p w14:paraId="7E8CAF9D" w14:textId="77777777" w:rsidR="00341D45" w:rsidRDefault="00032883" w:rsidP="00E90833">
      <w:pPr>
        <w:pStyle w:val="ListParagraph"/>
        <w:numPr>
          <w:ilvl w:val="0"/>
          <w:numId w:val="2"/>
        </w:numPr>
        <w:spacing w:after="80"/>
        <w:jc w:val="left"/>
      </w:pPr>
      <w:r>
        <w:rPr>
          <w:b/>
          <w:bCs/>
        </w:rPr>
        <w:t>הנחת תשתיות מתאימות לייצור</w:t>
      </w:r>
      <w:r>
        <w:t xml:space="preserve"> — הסביבה הטכנולוגית מוכנה</w:t>
      </w:r>
    </w:p>
    <w:p w14:paraId="7E8CAF9E" w14:textId="77777777" w:rsidR="00341D45" w:rsidRDefault="00032883" w:rsidP="00E90833">
      <w:pPr>
        <w:pStyle w:val="ListParagraph"/>
        <w:numPr>
          <w:ilvl w:val="0"/>
          <w:numId w:val="2"/>
        </w:numPr>
        <w:spacing w:after="80"/>
        <w:jc w:val="left"/>
      </w:pPr>
      <w:r>
        <w:rPr>
          <w:b/>
          <w:bCs/>
        </w:rPr>
        <w:t>מחויבות השותף לשלב הבא</w:t>
      </w:r>
      <w:r>
        <w:t xml:space="preserve"> — השותף מאשר התקדמות</w:t>
      </w:r>
    </w:p>
    <w:p w14:paraId="7E8CAF9F" w14:textId="77777777" w:rsidR="00341D45" w:rsidRDefault="00032883" w:rsidP="00E90833">
      <w:pPr>
        <w:pStyle w:val="Heading3"/>
        <w:spacing w:before="260" w:after="120"/>
        <w:jc w:val="left"/>
      </w:pPr>
      <w:bookmarkStart w:id="316" w:name="b03_pov_back"/>
      <w:bookmarkStart w:id="317" w:name="_Toc236339150"/>
      <w:r>
        <w:rPr>
          <w:b/>
          <w:bCs/>
          <w:color w:val="2F5496"/>
        </w:rPr>
        <w:t>מתי חוזרים אחורה?</w:t>
      </w:r>
      <w:bookmarkEnd w:id="316"/>
      <w:bookmarkEnd w:id="317"/>
    </w:p>
    <w:p w14:paraId="7E8CAFA0" w14:textId="77777777" w:rsidR="00341D45" w:rsidRDefault="00032883" w:rsidP="00E90833">
      <w:pPr>
        <w:spacing w:after="160"/>
        <w:jc w:val="left"/>
      </w:pPr>
      <w:r>
        <w:t>אם לא מושגת תשובה חיובית, חוזרים לאחד משני מסלולים:</w:t>
      </w:r>
    </w:p>
    <w:p w14:paraId="7E8CAFA1" w14:textId="7D6437F9" w:rsidR="00341D45" w:rsidRDefault="00032883" w:rsidP="00E90833">
      <w:pPr>
        <w:pStyle w:val="ListParagraph"/>
        <w:numPr>
          <w:ilvl w:val="0"/>
          <w:numId w:val="2"/>
        </w:numPr>
        <w:spacing w:after="80"/>
        <w:jc w:val="left"/>
      </w:pPr>
      <w:r>
        <w:rPr>
          <w:b/>
          <w:bCs/>
        </w:rPr>
        <w:t>זיקוק הבעיה מחדש</w:t>
      </w:r>
      <w:r>
        <w:t xml:space="preserve"> — אם התגלה שהבעיה לא הוגדרה נכון (חזרה ל</w:t>
      </w:r>
      <w:hyperlink w:anchor="b02_readme" w:history="1">
        <w:r>
          <w:rPr>
            <w:color w:val="1155CC"/>
            <w:u w:val="single"/>
          </w:rPr>
          <w:t>הגדרת המיזם</w:t>
        </w:r>
      </w:hyperlink>
      <w:r>
        <w:t>)</w:t>
      </w:r>
    </w:p>
    <w:p w14:paraId="7E8CAFA2" w14:textId="6C5E1229" w:rsidR="00341D45" w:rsidRDefault="00032883" w:rsidP="00E90833">
      <w:pPr>
        <w:pStyle w:val="ListParagraph"/>
        <w:numPr>
          <w:ilvl w:val="0"/>
          <w:numId w:val="2"/>
        </w:numPr>
        <w:spacing w:after="80"/>
        <w:jc w:val="left"/>
      </w:pPr>
      <w:r>
        <w:rPr>
          <w:b/>
          <w:bCs/>
        </w:rPr>
        <w:t>הגדרת הפתרון מחדש</w:t>
      </w:r>
      <w:r>
        <w:t xml:space="preserve"> — אם הפתרון לא ענה על הבעיה כפי שהוגדרה (חזרה ל</w:t>
      </w:r>
      <w:hyperlink w:anchor="b03_design" w:history="1">
        <w:r>
          <w:rPr>
            <w:color w:val="1155CC"/>
            <w:u w:val="single"/>
          </w:rPr>
          <w:t>עיצוב המוצר</w:t>
        </w:r>
      </w:hyperlink>
      <w:r>
        <w:t>)</w:t>
      </w:r>
    </w:p>
    <w:p w14:paraId="7E8CAFA3" w14:textId="77777777" w:rsidR="00341D45" w:rsidRDefault="00032883" w:rsidP="00E90833">
      <w:pPr>
        <w:pStyle w:val="Heading3"/>
        <w:spacing w:before="260" w:after="120"/>
        <w:jc w:val="left"/>
      </w:pPr>
      <w:bookmarkStart w:id="318" w:name="_Toc236339151"/>
      <w:r>
        <w:rPr>
          <w:b/>
          <w:bCs/>
          <w:color w:val="2F5496"/>
        </w:rPr>
        <w:t xml:space="preserve">סיכום </w:t>
      </w:r>
      <w:proofErr w:type="spellStart"/>
      <w:r>
        <w:rPr>
          <w:b/>
          <w:bCs/>
          <w:color w:val="2F5496"/>
        </w:rPr>
        <w:t>קריטריוני</w:t>
      </w:r>
      <w:proofErr w:type="spellEnd"/>
      <w:r>
        <w:rPr>
          <w:b/>
          <w:bCs/>
          <w:color w:val="2F5496"/>
        </w:rPr>
        <w:t xml:space="preserve"> המעבר בשלב הפיתוח</w:t>
      </w:r>
      <w:bookmarkEnd w:id="318"/>
    </w:p>
    <w:tbl>
      <w:tblPr>
        <w:bidiVisual/>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341D45" w14:paraId="7E8CAFA6" w14:textId="77777777">
        <w:trPr>
          <w:tblHeader/>
        </w:trPr>
        <w:tc>
          <w:tcPr>
            <w:tcW w:w="2200" w:type="dxa"/>
            <w:shd w:val="clear" w:color="auto" w:fill="2F5496"/>
            <w:tcMar>
              <w:top w:w="80" w:type="dxa"/>
              <w:left w:w="120" w:type="dxa"/>
              <w:bottom w:w="80" w:type="dxa"/>
              <w:right w:w="120" w:type="dxa"/>
            </w:tcMar>
            <w:vAlign w:val="center"/>
          </w:tcPr>
          <w:p w14:paraId="7E8CAFA4" w14:textId="77777777" w:rsidR="00341D45" w:rsidRDefault="00032883" w:rsidP="00E90833">
            <w:pPr>
              <w:jc w:val="left"/>
            </w:pPr>
            <w:r>
              <w:rPr>
                <w:b/>
                <w:bCs/>
                <w:color w:val="FFFFFF"/>
              </w:rPr>
              <w:t>מעבר</w:t>
            </w:r>
          </w:p>
        </w:tc>
        <w:tc>
          <w:tcPr>
            <w:tcW w:w="6826" w:type="dxa"/>
            <w:shd w:val="clear" w:color="auto" w:fill="2F5496"/>
            <w:tcMar>
              <w:top w:w="80" w:type="dxa"/>
              <w:left w:w="120" w:type="dxa"/>
              <w:bottom w:w="80" w:type="dxa"/>
              <w:right w:w="120" w:type="dxa"/>
            </w:tcMar>
            <w:vAlign w:val="center"/>
          </w:tcPr>
          <w:p w14:paraId="7E8CAFA5" w14:textId="77777777" w:rsidR="00341D45" w:rsidRDefault="00032883" w:rsidP="00E90833">
            <w:pPr>
              <w:jc w:val="left"/>
            </w:pPr>
            <w:r>
              <w:rPr>
                <w:b/>
                <w:bCs/>
                <w:color w:val="FFFFFF"/>
              </w:rPr>
              <w:t>קריטריונים</w:t>
            </w:r>
          </w:p>
        </w:tc>
      </w:tr>
      <w:tr w:rsidR="00341D45" w14:paraId="7E8CAFA9" w14:textId="77777777">
        <w:tc>
          <w:tcPr>
            <w:tcW w:w="2200" w:type="dxa"/>
            <w:shd w:val="clear" w:color="auto" w:fill="FFFFFF"/>
            <w:tcMar>
              <w:top w:w="80" w:type="dxa"/>
              <w:left w:w="120" w:type="dxa"/>
              <w:bottom w:w="80" w:type="dxa"/>
              <w:right w:w="120" w:type="dxa"/>
            </w:tcMar>
          </w:tcPr>
          <w:p w14:paraId="7E8CAFA7" w14:textId="77777777" w:rsidR="00341D45" w:rsidRDefault="00032883" w:rsidP="00E90833">
            <w:pPr>
              <w:jc w:val="left"/>
            </w:pPr>
            <w:proofErr w:type="spellStart"/>
            <w:r>
              <w:rPr>
                <w:b/>
                <w:bCs/>
              </w:rPr>
              <w:t>Roadmap</w:t>
            </w:r>
            <w:proofErr w:type="spellEnd"/>
            <w:r>
              <w:rPr>
                <w:b/>
                <w:bCs/>
              </w:rPr>
              <w:t xml:space="preserve"> → POV</w:t>
            </w:r>
          </w:p>
        </w:tc>
        <w:tc>
          <w:tcPr>
            <w:tcW w:w="6826" w:type="dxa"/>
            <w:shd w:val="clear" w:color="auto" w:fill="FFFFFF"/>
            <w:tcMar>
              <w:top w:w="80" w:type="dxa"/>
              <w:left w:w="120" w:type="dxa"/>
              <w:bottom w:w="80" w:type="dxa"/>
              <w:right w:w="120" w:type="dxa"/>
            </w:tcMar>
          </w:tcPr>
          <w:p w14:paraId="7E8CAFA8" w14:textId="77777777" w:rsidR="00341D45" w:rsidRDefault="00032883" w:rsidP="00E90833">
            <w:pPr>
              <w:jc w:val="left"/>
            </w:pPr>
            <w:r>
              <w:t>מפת דרכים מלאה · אבני דרך מוסכמות על כל השותפים</w:t>
            </w:r>
          </w:p>
        </w:tc>
      </w:tr>
      <w:tr w:rsidR="00341D45" w14:paraId="7E8CAFAC" w14:textId="77777777">
        <w:tc>
          <w:tcPr>
            <w:tcW w:w="2200" w:type="dxa"/>
            <w:shd w:val="clear" w:color="auto" w:fill="F5F7FA"/>
            <w:tcMar>
              <w:top w:w="80" w:type="dxa"/>
              <w:left w:w="120" w:type="dxa"/>
              <w:bottom w:w="80" w:type="dxa"/>
              <w:right w:w="120" w:type="dxa"/>
            </w:tcMar>
          </w:tcPr>
          <w:p w14:paraId="7E8CAFAA" w14:textId="77777777" w:rsidR="00341D45" w:rsidRDefault="00032883" w:rsidP="00E90833">
            <w:pPr>
              <w:jc w:val="left"/>
            </w:pPr>
            <w:r>
              <w:rPr>
                <w:b/>
                <w:bCs/>
              </w:rPr>
              <w:t xml:space="preserve">POV → </w:t>
            </w:r>
            <w:proofErr w:type="spellStart"/>
            <w:r>
              <w:rPr>
                <w:b/>
                <w:bCs/>
              </w:rPr>
              <w:t>Production</w:t>
            </w:r>
            <w:proofErr w:type="spellEnd"/>
          </w:p>
        </w:tc>
        <w:tc>
          <w:tcPr>
            <w:tcW w:w="6826" w:type="dxa"/>
            <w:shd w:val="clear" w:color="auto" w:fill="F5F7FA"/>
            <w:tcMar>
              <w:top w:w="80" w:type="dxa"/>
              <w:left w:w="120" w:type="dxa"/>
              <w:bottom w:w="80" w:type="dxa"/>
              <w:right w:w="120" w:type="dxa"/>
            </w:tcMar>
          </w:tcPr>
          <w:p w14:paraId="7E8CAFAB" w14:textId="77777777" w:rsidR="00341D45" w:rsidRDefault="00032883" w:rsidP="00E90833">
            <w:pPr>
              <w:jc w:val="left"/>
            </w:pPr>
            <w:r>
              <w:t>הוכחת ערך ב-</w:t>
            </w:r>
            <w:proofErr w:type="spellStart"/>
            <w:r>
              <w:t>Test</w:t>
            </w:r>
            <w:proofErr w:type="spellEnd"/>
            <w:r>
              <w:t xml:space="preserve"> · תשתיות ייצור מוכנות · מחויבות השותף</w:t>
            </w:r>
          </w:p>
        </w:tc>
      </w:tr>
      <w:tr w:rsidR="00341D45" w14:paraId="7E8CAFAF" w14:textId="77777777">
        <w:tc>
          <w:tcPr>
            <w:tcW w:w="2200" w:type="dxa"/>
            <w:shd w:val="clear" w:color="auto" w:fill="FFFFFF"/>
            <w:tcMar>
              <w:top w:w="80" w:type="dxa"/>
              <w:left w:w="120" w:type="dxa"/>
              <w:bottom w:w="80" w:type="dxa"/>
              <w:right w:w="120" w:type="dxa"/>
            </w:tcMar>
          </w:tcPr>
          <w:p w14:paraId="7E8CAFAD" w14:textId="77777777" w:rsidR="00341D45" w:rsidRDefault="00032883" w:rsidP="00E90833">
            <w:pPr>
              <w:jc w:val="left"/>
            </w:pPr>
            <w:r>
              <w:rPr>
                <w:b/>
                <w:bCs/>
              </w:rPr>
              <w:t>POV → חזרה אחורה</w:t>
            </w:r>
          </w:p>
        </w:tc>
        <w:tc>
          <w:tcPr>
            <w:tcW w:w="6826" w:type="dxa"/>
            <w:shd w:val="clear" w:color="auto" w:fill="FFFFFF"/>
            <w:tcMar>
              <w:top w:w="80" w:type="dxa"/>
              <w:left w:w="120" w:type="dxa"/>
              <w:bottom w:w="80" w:type="dxa"/>
              <w:right w:w="120" w:type="dxa"/>
            </w:tcMar>
          </w:tcPr>
          <w:p w14:paraId="7E8CAFAE" w14:textId="77777777" w:rsidR="00341D45" w:rsidRDefault="00032883" w:rsidP="00E90833">
            <w:pPr>
              <w:jc w:val="left"/>
            </w:pPr>
            <w:r>
              <w:t>תשובה שלילית על שאלת ה-MVP → זיקוק הבעיה / הגדרת הפתרון מחדש</w:t>
            </w:r>
          </w:p>
        </w:tc>
      </w:tr>
    </w:tbl>
    <w:p w14:paraId="7E8CAFB0" w14:textId="3DEB97CD" w:rsidR="00341D45" w:rsidRDefault="00032883" w:rsidP="00E90833">
      <w:pPr>
        <w:spacing w:after="160"/>
        <w:jc w:val="left"/>
      </w:pPr>
      <w:r>
        <w:rPr>
          <w:b/>
          <w:bCs/>
        </w:rPr>
        <w:t>המשך:</w:t>
      </w:r>
      <w:r>
        <w:t xml:space="preserve"> </w:t>
      </w:r>
      <w:hyperlink w:anchor="b04_production" w:history="1">
        <w:r>
          <w:rPr>
            <w:color w:val="1155CC"/>
            <w:u w:val="single"/>
          </w:rPr>
          <w:t xml:space="preserve">יישום ופריסה — </w:t>
        </w:r>
        <w:proofErr w:type="spellStart"/>
        <w:r>
          <w:rPr>
            <w:color w:val="1155CC"/>
            <w:u w:val="single"/>
          </w:rPr>
          <w:t>Production</w:t>
        </w:r>
        <w:proofErr w:type="spellEnd"/>
      </w:hyperlink>
      <w:r>
        <w:t>.</w:t>
      </w:r>
    </w:p>
    <w:p w14:paraId="7E8CAFB1" w14:textId="77777777" w:rsidR="00341D45" w:rsidRDefault="00032883" w:rsidP="00E90833">
      <w:pPr>
        <w:pStyle w:val="Heading2"/>
        <w:spacing w:before="320" w:after="160"/>
        <w:jc w:val="left"/>
      </w:pPr>
      <w:bookmarkStart w:id="319" w:name="b03_gates"/>
      <w:bookmarkStart w:id="320" w:name="_Toc236339152"/>
      <w:r>
        <w:rPr>
          <w:b/>
          <w:bCs/>
          <w:color w:val="2F5496"/>
          <w:sz w:val="28"/>
          <w:szCs w:val="28"/>
        </w:rPr>
        <w:t xml:space="preserve">תקציר </w:t>
      </w:r>
      <w:proofErr w:type="spellStart"/>
      <w:r>
        <w:rPr>
          <w:b/>
          <w:bCs/>
          <w:color w:val="2F5496"/>
          <w:sz w:val="28"/>
          <w:szCs w:val="28"/>
        </w:rPr>
        <w:t>Gates</w:t>
      </w:r>
      <w:proofErr w:type="spellEnd"/>
      <w:r>
        <w:rPr>
          <w:b/>
          <w:bCs/>
          <w:color w:val="2F5496"/>
          <w:sz w:val="28"/>
          <w:szCs w:val="28"/>
        </w:rPr>
        <w:t xml:space="preserve"> וזמנים — שלב 3 (פיתוח)</w:t>
      </w:r>
      <w:bookmarkEnd w:id="319"/>
      <w:bookmarkEnd w:id="320"/>
    </w:p>
    <w:tbl>
      <w:tblPr>
        <w:bidiVisual/>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426"/>
      </w:tblGrid>
      <w:tr w:rsidR="00341D45" w14:paraId="7E8CAFB4" w14:textId="77777777">
        <w:trPr>
          <w:tblHeader/>
        </w:trPr>
        <w:tc>
          <w:tcPr>
            <w:tcW w:w="3600" w:type="dxa"/>
            <w:shd w:val="clear" w:color="auto" w:fill="2F5496"/>
            <w:tcMar>
              <w:top w:w="80" w:type="dxa"/>
              <w:left w:w="120" w:type="dxa"/>
              <w:bottom w:w="80" w:type="dxa"/>
              <w:right w:w="120" w:type="dxa"/>
            </w:tcMar>
            <w:vAlign w:val="center"/>
          </w:tcPr>
          <w:p w14:paraId="7E8CAFB2" w14:textId="77777777" w:rsidR="00341D45" w:rsidRDefault="00032883" w:rsidP="00E90833">
            <w:pPr>
              <w:jc w:val="left"/>
            </w:pPr>
            <w:r>
              <w:rPr>
                <w:b/>
                <w:bCs/>
                <w:color w:val="FFFFFF"/>
              </w:rPr>
              <w:t>תת-שלב</w:t>
            </w:r>
          </w:p>
        </w:tc>
        <w:tc>
          <w:tcPr>
            <w:tcW w:w="5426" w:type="dxa"/>
            <w:shd w:val="clear" w:color="auto" w:fill="2F5496"/>
            <w:tcMar>
              <w:top w:w="80" w:type="dxa"/>
              <w:left w:w="120" w:type="dxa"/>
              <w:bottom w:w="80" w:type="dxa"/>
              <w:right w:w="120" w:type="dxa"/>
            </w:tcMar>
            <w:vAlign w:val="center"/>
          </w:tcPr>
          <w:p w14:paraId="7E8CAFB3" w14:textId="77777777" w:rsidR="00341D45" w:rsidRDefault="00032883" w:rsidP="00E90833">
            <w:pPr>
              <w:jc w:val="left"/>
            </w:pPr>
            <w:proofErr w:type="spellStart"/>
            <w:r>
              <w:rPr>
                <w:b/>
                <w:bCs/>
                <w:color w:val="FFFFFF"/>
              </w:rPr>
              <w:t>Gate</w:t>
            </w:r>
            <w:proofErr w:type="spellEnd"/>
            <w:r>
              <w:rPr>
                <w:b/>
                <w:bCs/>
                <w:color w:val="FFFFFF"/>
              </w:rPr>
              <w:t xml:space="preserve"> למעבר הלאה</w:t>
            </w:r>
          </w:p>
        </w:tc>
      </w:tr>
      <w:tr w:rsidR="00341D45" w14:paraId="7E8CAFB7" w14:textId="77777777">
        <w:tc>
          <w:tcPr>
            <w:tcW w:w="3600" w:type="dxa"/>
            <w:shd w:val="clear" w:color="auto" w:fill="FFFFFF"/>
            <w:tcMar>
              <w:top w:w="80" w:type="dxa"/>
              <w:left w:w="120" w:type="dxa"/>
              <w:bottom w:w="80" w:type="dxa"/>
              <w:right w:w="120" w:type="dxa"/>
            </w:tcMar>
          </w:tcPr>
          <w:p w14:paraId="7E8CAFB5" w14:textId="24FC7F88" w:rsidR="00341D45" w:rsidRDefault="00032883" w:rsidP="00E90833">
            <w:pPr>
              <w:jc w:val="left"/>
            </w:pPr>
            <w:hyperlink w:anchor="b03_design" w:history="1">
              <w:r>
                <w:rPr>
                  <w:color w:val="1155CC"/>
                  <w:u w:val="single"/>
                </w:rPr>
                <w:t>3.1 עיצוב המוצר (</w:t>
              </w:r>
              <w:proofErr w:type="spellStart"/>
              <w:r>
                <w:rPr>
                  <w:color w:val="1155CC"/>
                  <w:u w:val="single"/>
                </w:rPr>
                <w:t>Architecture</w:t>
              </w:r>
              <w:proofErr w:type="spellEnd"/>
              <w:r>
                <w:rPr>
                  <w:color w:val="1155CC"/>
                  <w:u w:val="single"/>
                </w:rPr>
                <w:t xml:space="preserve"> &amp; </w:t>
              </w:r>
              <w:proofErr w:type="spellStart"/>
              <w:r>
                <w:rPr>
                  <w:color w:val="1155CC"/>
                  <w:u w:val="single"/>
                </w:rPr>
                <w:t>Product</w:t>
              </w:r>
              <w:proofErr w:type="spellEnd"/>
              <w:r>
                <w:rPr>
                  <w:color w:val="1155CC"/>
                  <w:u w:val="single"/>
                </w:rPr>
                <w:t xml:space="preserve"> </w:t>
              </w:r>
              <w:proofErr w:type="spellStart"/>
              <w:r>
                <w:rPr>
                  <w:color w:val="1155CC"/>
                  <w:u w:val="single"/>
                </w:rPr>
                <w:t>Design</w:t>
              </w:r>
              <w:proofErr w:type="spellEnd"/>
              <w:r>
                <w:rPr>
                  <w:color w:val="1155CC"/>
                  <w:u w:val="single"/>
                </w:rPr>
                <w:t>)</w:t>
              </w:r>
            </w:hyperlink>
          </w:p>
        </w:tc>
        <w:tc>
          <w:tcPr>
            <w:tcW w:w="5426" w:type="dxa"/>
            <w:shd w:val="clear" w:color="auto" w:fill="FFFFFF"/>
            <w:tcMar>
              <w:top w:w="80" w:type="dxa"/>
              <w:left w:w="120" w:type="dxa"/>
              <w:bottom w:w="80" w:type="dxa"/>
              <w:right w:w="120" w:type="dxa"/>
            </w:tcMar>
          </w:tcPr>
          <w:p w14:paraId="7E8CAFB6" w14:textId="77777777" w:rsidR="00341D45" w:rsidRDefault="00032883" w:rsidP="00E90833">
            <w:pPr>
              <w:jc w:val="left"/>
            </w:pPr>
            <w:r>
              <w:t>קונספט מוצרי מוגדר, שאלת ה-MVP מנוסחת ומוסכמת, ארכיטקטורה מאפשרת מתועדת</w:t>
            </w:r>
          </w:p>
        </w:tc>
      </w:tr>
      <w:tr w:rsidR="00341D45" w14:paraId="7E8CAFBA" w14:textId="77777777">
        <w:tc>
          <w:tcPr>
            <w:tcW w:w="3600" w:type="dxa"/>
            <w:shd w:val="clear" w:color="auto" w:fill="F5F7FA"/>
            <w:tcMar>
              <w:top w:w="80" w:type="dxa"/>
              <w:left w:w="120" w:type="dxa"/>
              <w:bottom w:w="80" w:type="dxa"/>
              <w:right w:w="120" w:type="dxa"/>
            </w:tcMar>
          </w:tcPr>
          <w:p w14:paraId="7E8CAFB8" w14:textId="188338DB" w:rsidR="00341D45" w:rsidRDefault="00032883" w:rsidP="00E90833">
            <w:pPr>
              <w:jc w:val="left"/>
            </w:pPr>
            <w:hyperlink w:anchor="b03_roadmap" w:history="1">
              <w:r>
                <w:rPr>
                  <w:color w:val="1155CC"/>
                  <w:u w:val="single"/>
                </w:rPr>
                <w:t>3.2 מפת הדרכים (</w:t>
              </w:r>
              <w:proofErr w:type="spellStart"/>
              <w:r>
                <w:rPr>
                  <w:color w:val="1155CC"/>
                  <w:u w:val="single"/>
                </w:rPr>
                <w:t>Roadmap</w:t>
              </w:r>
              <w:proofErr w:type="spellEnd"/>
              <w:r>
                <w:rPr>
                  <w:color w:val="1155CC"/>
                  <w:u w:val="single"/>
                </w:rPr>
                <w:t xml:space="preserve"> &amp; GTM)</w:t>
              </w:r>
            </w:hyperlink>
          </w:p>
        </w:tc>
        <w:tc>
          <w:tcPr>
            <w:tcW w:w="5426" w:type="dxa"/>
            <w:shd w:val="clear" w:color="auto" w:fill="F5F7FA"/>
            <w:tcMar>
              <w:top w:w="80" w:type="dxa"/>
              <w:left w:w="120" w:type="dxa"/>
              <w:bottom w:w="80" w:type="dxa"/>
              <w:right w:w="120" w:type="dxa"/>
            </w:tcMar>
          </w:tcPr>
          <w:p w14:paraId="7E8CAFB9" w14:textId="77777777" w:rsidR="00341D45" w:rsidRDefault="00032883" w:rsidP="00E90833">
            <w:pPr>
              <w:jc w:val="left"/>
            </w:pPr>
            <w:r>
              <w:t>מפת דרכים מלאה (12 מרכיבים לכל שלב) · אבני דרך מוסכמות על כל השותפים</w:t>
            </w:r>
          </w:p>
        </w:tc>
      </w:tr>
      <w:tr w:rsidR="00341D45" w14:paraId="7E8CAFBD" w14:textId="77777777">
        <w:tc>
          <w:tcPr>
            <w:tcW w:w="3600" w:type="dxa"/>
            <w:shd w:val="clear" w:color="auto" w:fill="FFFFFF"/>
            <w:tcMar>
              <w:top w:w="80" w:type="dxa"/>
              <w:left w:w="120" w:type="dxa"/>
              <w:bottom w:w="80" w:type="dxa"/>
              <w:right w:w="120" w:type="dxa"/>
            </w:tcMar>
          </w:tcPr>
          <w:p w14:paraId="7E8CAFBB" w14:textId="26B6D149" w:rsidR="00341D45" w:rsidRDefault="00032883" w:rsidP="00E90833">
            <w:pPr>
              <w:jc w:val="left"/>
            </w:pPr>
            <w:hyperlink w:anchor="b03_pov" w:history="1">
              <w:r>
                <w:rPr>
                  <w:color w:val="1155CC"/>
                  <w:u w:val="single"/>
                </w:rPr>
                <w:t>3.3 הוכחת ערך (POV)</w:t>
              </w:r>
            </w:hyperlink>
          </w:p>
        </w:tc>
        <w:tc>
          <w:tcPr>
            <w:tcW w:w="5426" w:type="dxa"/>
            <w:shd w:val="clear" w:color="auto" w:fill="FFFFFF"/>
            <w:tcMar>
              <w:top w:w="80" w:type="dxa"/>
              <w:left w:w="120" w:type="dxa"/>
              <w:bottom w:w="80" w:type="dxa"/>
              <w:right w:w="120" w:type="dxa"/>
            </w:tcMar>
          </w:tcPr>
          <w:p w14:paraId="7E8CAFBC" w14:textId="77777777" w:rsidR="00341D45" w:rsidRDefault="00032883" w:rsidP="00E90833">
            <w:pPr>
              <w:jc w:val="left"/>
            </w:pPr>
            <w:r>
              <w:t>הוכחת ערך ב-</w:t>
            </w:r>
            <w:proofErr w:type="spellStart"/>
            <w:r>
              <w:t>Test</w:t>
            </w:r>
            <w:proofErr w:type="spellEnd"/>
            <w:r>
              <w:t xml:space="preserve"> · תשתיות ייצור מוכנות · מחויבות השותף</w:t>
            </w:r>
          </w:p>
        </w:tc>
      </w:tr>
    </w:tbl>
    <w:p w14:paraId="7E8CAFBE" w14:textId="77777777" w:rsidR="00341D45" w:rsidRDefault="00032883" w:rsidP="00E90833">
      <w:pPr>
        <w:pBdr>
          <w:right w:val="single" w:sz="18" w:space="8" w:color="2F5496"/>
        </w:pBdr>
        <w:shd w:val="clear" w:color="auto" w:fill="EEF2F7"/>
        <w:spacing w:before="120" w:after="200"/>
        <w:ind w:right="200"/>
        <w:jc w:val="left"/>
      </w:pPr>
      <w:r>
        <w:rPr>
          <w:b/>
          <w:bCs/>
        </w:rPr>
        <w:t>עקרון מנחה:</w:t>
      </w:r>
      <w:r>
        <w:t xml:space="preserve"> משך כל תת-שלב אינו קבוע מראש (בניגוד לגרסה הקודמת של הפרק) — הוא נגזר ממורכבות המיזם ומהיקף ה-MVP שהוגדר ב-3.1. כל תת-שלב מסתיים בתוצר קונקרטי וממשי (קונספט מוצרי → מפת דרכים חתומה → תשובה על שאלת ה-MVP) — לא "התקדמות כללית". אם תוצר של תת-שלב חסר, לא עוברים הלאה.</w:t>
      </w:r>
    </w:p>
    <w:p w14:paraId="7E8CAFBF" w14:textId="42F78B1E" w:rsidR="00341D45" w:rsidRDefault="00032883" w:rsidP="00E90833">
      <w:pPr>
        <w:spacing w:after="160"/>
        <w:jc w:val="left"/>
      </w:pPr>
      <w:r>
        <w:rPr>
          <w:b/>
          <w:bCs/>
        </w:rPr>
        <w:lastRenderedPageBreak/>
        <w:t>כישלון ב-POV:</w:t>
      </w:r>
      <w:r>
        <w:t xml:space="preserve"> אם התשובה על שאלת ה-MVP שלילית — חוזרים לזיקוק הבעיה מחדש או להגדרת הפתרון מחדש (ראו </w:t>
      </w:r>
      <w:hyperlink w:anchor="b03_pov_back" w:history="1">
        <w:r>
          <w:rPr>
            <w:color w:val="1155CC"/>
            <w:u w:val="single"/>
          </w:rPr>
          <w:t>מתי חוזרים אחורה?</w:t>
        </w:r>
      </w:hyperlink>
      <w:r>
        <w:t>), לא ממשיכים הלאה מתוך אינרציה.</w:t>
      </w:r>
    </w:p>
    <w:p w14:paraId="7E8CAFC0" w14:textId="77777777" w:rsidR="00341D45" w:rsidRDefault="00032883" w:rsidP="00E90833">
      <w:pPr>
        <w:pStyle w:val="Heading1"/>
        <w:pageBreakBefore/>
        <w:pBdr>
          <w:bottom w:val="single" w:sz="6" w:space="4" w:color="1F4E79"/>
        </w:pBdr>
        <w:spacing w:before="400" w:after="240"/>
        <w:jc w:val="left"/>
      </w:pPr>
      <w:bookmarkStart w:id="321" w:name="b04_readme"/>
      <w:bookmarkStart w:id="322" w:name="_Toc236339153"/>
      <w:r>
        <w:rPr>
          <w:b/>
          <w:bCs/>
          <w:color w:val="1F4E79"/>
          <w:sz w:val="34"/>
          <w:szCs w:val="34"/>
        </w:rPr>
        <w:lastRenderedPageBreak/>
        <w:t xml:space="preserve">שלב 4 · </w:t>
      </w:r>
      <w:proofErr w:type="spellStart"/>
      <w:r>
        <w:rPr>
          <w:b/>
          <w:bCs/>
          <w:color w:val="1F4E79"/>
          <w:sz w:val="34"/>
          <w:szCs w:val="34"/>
        </w:rPr>
        <w:t>Production</w:t>
      </w:r>
      <w:proofErr w:type="spellEnd"/>
      <w:r>
        <w:rPr>
          <w:b/>
          <w:bCs/>
          <w:color w:val="1F4E79"/>
          <w:sz w:val="34"/>
          <w:szCs w:val="34"/>
        </w:rPr>
        <w:t xml:space="preserve"> ו-PMF (</w:t>
      </w:r>
      <w:proofErr w:type="spellStart"/>
      <w:r>
        <w:rPr>
          <w:b/>
          <w:bCs/>
          <w:color w:val="1F4E79"/>
          <w:sz w:val="34"/>
          <w:szCs w:val="34"/>
        </w:rPr>
        <w:t>Product-Market</w:t>
      </w:r>
      <w:proofErr w:type="spellEnd"/>
      <w:r>
        <w:rPr>
          <w:b/>
          <w:bCs/>
          <w:color w:val="1F4E79"/>
          <w:sz w:val="34"/>
          <w:szCs w:val="34"/>
        </w:rPr>
        <w:t xml:space="preserve"> </w:t>
      </w:r>
      <w:proofErr w:type="spellStart"/>
      <w:r>
        <w:rPr>
          <w:b/>
          <w:bCs/>
          <w:color w:val="1F4E79"/>
          <w:sz w:val="34"/>
          <w:szCs w:val="34"/>
        </w:rPr>
        <w:t>Fit</w:t>
      </w:r>
      <w:proofErr w:type="spellEnd"/>
      <w:r>
        <w:rPr>
          <w:b/>
          <w:bCs/>
          <w:color w:val="1F4E79"/>
          <w:sz w:val="34"/>
          <w:szCs w:val="34"/>
        </w:rPr>
        <w:t>)</w:t>
      </w:r>
      <w:bookmarkEnd w:id="321"/>
      <w:bookmarkEnd w:id="322"/>
    </w:p>
    <w:p w14:paraId="7E8CAFC1" w14:textId="0EAF3D44" w:rsidR="00341D45" w:rsidRDefault="00032883" w:rsidP="00E90833">
      <w:pPr>
        <w:pBdr>
          <w:right w:val="single" w:sz="18" w:space="8" w:color="2F5496"/>
        </w:pBdr>
        <w:shd w:val="clear" w:color="auto" w:fill="EEF2F7"/>
        <w:spacing w:before="120" w:after="200"/>
        <w:ind w:right="200"/>
        <w:jc w:val="left"/>
      </w:pPr>
      <w:r>
        <w:t>שלב זה כולל שני תתי-שלבים: מעבר ל-</w:t>
      </w:r>
      <w:proofErr w:type="spellStart"/>
      <w:r>
        <w:t>Production</w:t>
      </w:r>
      <w:proofErr w:type="spellEnd"/>
      <w:r>
        <w:t xml:space="preserve"> (הבשלת ה-MVP לסביבת ייצור אמיתית), ולאחריו PMF (התאמה מוכחת לשוק). בניגוד ל</w:t>
      </w:r>
      <w:hyperlink w:anchor="b03_readme" w:history="1">
        <w:r>
          <w:rPr>
            <w:color w:val="1155CC"/>
            <w:u w:val="single"/>
          </w:rPr>
          <w:t>פיתוח</w:t>
        </w:r>
      </w:hyperlink>
      <w:r>
        <w:t>, זהו שלב של תצפית, ליווי והכרעה — לא של בנייה מאפס.</w:t>
      </w:r>
    </w:p>
    <w:p w14:paraId="7E8CAFC2" w14:textId="77777777" w:rsidR="00341D45" w:rsidRDefault="00032883" w:rsidP="00E90833">
      <w:pPr>
        <w:pStyle w:val="Heading3"/>
        <w:spacing w:before="260" w:after="120"/>
        <w:jc w:val="left"/>
      </w:pPr>
      <w:bookmarkStart w:id="323" w:name="_Toc236339154"/>
      <w:r>
        <w:rPr>
          <w:b/>
          <w:bCs/>
          <w:color w:val="2F5496"/>
        </w:rPr>
        <w:t>תתי-השלבים</w:t>
      </w:r>
      <w:bookmarkEnd w:id="323"/>
    </w:p>
    <w:tbl>
      <w:tblPr>
        <w:bidiVisual/>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600"/>
        <w:gridCol w:w="2826"/>
      </w:tblGrid>
      <w:tr w:rsidR="00341D45" w14:paraId="7E8CAFC6" w14:textId="77777777">
        <w:trPr>
          <w:tblHeader/>
        </w:trPr>
        <w:tc>
          <w:tcPr>
            <w:tcW w:w="2600" w:type="dxa"/>
            <w:shd w:val="clear" w:color="auto" w:fill="2F5496"/>
            <w:tcMar>
              <w:top w:w="80" w:type="dxa"/>
              <w:left w:w="120" w:type="dxa"/>
              <w:bottom w:w="80" w:type="dxa"/>
              <w:right w:w="120" w:type="dxa"/>
            </w:tcMar>
            <w:vAlign w:val="center"/>
          </w:tcPr>
          <w:p w14:paraId="7E8CAFC3" w14:textId="77777777" w:rsidR="00341D45" w:rsidRDefault="00032883" w:rsidP="00E90833">
            <w:pPr>
              <w:jc w:val="left"/>
            </w:pPr>
            <w:r>
              <w:rPr>
                <w:b/>
                <w:bCs/>
                <w:color w:val="FFFFFF"/>
              </w:rPr>
              <w:t>תת-שלב</w:t>
            </w:r>
          </w:p>
        </w:tc>
        <w:tc>
          <w:tcPr>
            <w:tcW w:w="3600" w:type="dxa"/>
            <w:shd w:val="clear" w:color="auto" w:fill="2F5496"/>
            <w:tcMar>
              <w:top w:w="80" w:type="dxa"/>
              <w:left w:w="120" w:type="dxa"/>
              <w:bottom w:w="80" w:type="dxa"/>
              <w:right w:w="120" w:type="dxa"/>
            </w:tcMar>
            <w:vAlign w:val="center"/>
          </w:tcPr>
          <w:p w14:paraId="7E8CAFC4" w14:textId="77777777" w:rsidR="00341D45" w:rsidRDefault="00032883" w:rsidP="00E90833">
            <w:pPr>
              <w:jc w:val="left"/>
            </w:pPr>
            <w:r>
              <w:rPr>
                <w:b/>
                <w:bCs/>
                <w:color w:val="FFFFFF"/>
              </w:rPr>
              <w:t>מטרה</w:t>
            </w:r>
          </w:p>
        </w:tc>
        <w:tc>
          <w:tcPr>
            <w:tcW w:w="2826" w:type="dxa"/>
            <w:shd w:val="clear" w:color="auto" w:fill="2F5496"/>
            <w:tcMar>
              <w:top w:w="80" w:type="dxa"/>
              <w:left w:w="120" w:type="dxa"/>
              <w:bottom w:w="80" w:type="dxa"/>
              <w:right w:w="120" w:type="dxa"/>
            </w:tcMar>
            <w:vAlign w:val="center"/>
          </w:tcPr>
          <w:p w14:paraId="7E8CAFC5" w14:textId="77777777" w:rsidR="00341D45" w:rsidRDefault="00032883" w:rsidP="00E90833">
            <w:pPr>
              <w:jc w:val="left"/>
            </w:pPr>
            <w:r>
              <w:rPr>
                <w:b/>
                <w:bCs/>
                <w:color w:val="FFFFFF"/>
              </w:rPr>
              <w:t>קריטריון הצלחה</w:t>
            </w:r>
          </w:p>
        </w:tc>
      </w:tr>
      <w:tr w:rsidR="00341D45" w14:paraId="7E8CAFCA" w14:textId="77777777">
        <w:tc>
          <w:tcPr>
            <w:tcW w:w="2600" w:type="dxa"/>
            <w:shd w:val="clear" w:color="auto" w:fill="FFFFFF"/>
            <w:tcMar>
              <w:top w:w="80" w:type="dxa"/>
              <w:left w:w="120" w:type="dxa"/>
              <w:bottom w:w="80" w:type="dxa"/>
              <w:right w:w="120" w:type="dxa"/>
            </w:tcMar>
          </w:tcPr>
          <w:p w14:paraId="7E8CAFC7" w14:textId="44691D89" w:rsidR="00341D45" w:rsidRDefault="00032883" w:rsidP="00E90833">
            <w:pPr>
              <w:jc w:val="left"/>
            </w:pPr>
            <w:hyperlink w:anchor="b04_production" w:history="1">
              <w:proofErr w:type="spellStart"/>
              <w:r>
                <w:rPr>
                  <w:color w:val="1155CC"/>
                  <w:u w:val="single"/>
                </w:rPr>
                <w:t>Production</w:t>
              </w:r>
              <w:proofErr w:type="spellEnd"/>
              <w:r>
                <w:rPr>
                  <w:color w:val="1155CC"/>
                  <w:u w:val="single"/>
                </w:rPr>
                <w:t xml:space="preserve"> (MVP)</w:t>
              </w:r>
            </w:hyperlink>
          </w:p>
        </w:tc>
        <w:tc>
          <w:tcPr>
            <w:tcW w:w="3600" w:type="dxa"/>
            <w:shd w:val="clear" w:color="auto" w:fill="FFFFFF"/>
            <w:tcMar>
              <w:top w:w="80" w:type="dxa"/>
              <w:left w:w="120" w:type="dxa"/>
              <w:bottom w:w="80" w:type="dxa"/>
              <w:right w:w="120" w:type="dxa"/>
            </w:tcMar>
          </w:tcPr>
          <w:p w14:paraId="7E8CAFC8" w14:textId="77777777" w:rsidR="00341D45" w:rsidRDefault="00032883" w:rsidP="00E90833">
            <w:pPr>
              <w:jc w:val="left"/>
            </w:pPr>
            <w:r>
              <w:t>מעבר לפיתוח מוצר עובד ויציב בסביבת ייצור אמיתית</w:t>
            </w:r>
          </w:p>
        </w:tc>
        <w:tc>
          <w:tcPr>
            <w:tcW w:w="2826" w:type="dxa"/>
            <w:shd w:val="clear" w:color="auto" w:fill="FFFFFF"/>
            <w:tcMar>
              <w:top w:w="80" w:type="dxa"/>
              <w:left w:w="120" w:type="dxa"/>
              <w:bottom w:w="80" w:type="dxa"/>
              <w:right w:w="120" w:type="dxa"/>
            </w:tcMar>
          </w:tcPr>
          <w:p w14:paraId="7E8CAFC9" w14:textId="77777777" w:rsidR="00341D45" w:rsidRDefault="00032883" w:rsidP="00E90833">
            <w:pPr>
              <w:jc w:val="left"/>
            </w:pPr>
            <w:r>
              <w:t>תפקוד מלא ותקין בסביבת ייצור אמיתית</w:t>
            </w:r>
          </w:p>
        </w:tc>
      </w:tr>
      <w:tr w:rsidR="00341D45" w14:paraId="7E8CAFCE" w14:textId="77777777">
        <w:tc>
          <w:tcPr>
            <w:tcW w:w="2600" w:type="dxa"/>
            <w:shd w:val="clear" w:color="auto" w:fill="F5F7FA"/>
            <w:tcMar>
              <w:top w:w="80" w:type="dxa"/>
              <w:left w:w="120" w:type="dxa"/>
              <w:bottom w:w="80" w:type="dxa"/>
              <w:right w:w="120" w:type="dxa"/>
            </w:tcMar>
          </w:tcPr>
          <w:p w14:paraId="7E8CAFCB" w14:textId="5F8CA97B" w:rsidR="00341D45" w:rsidRDefault="00032883" w:rsidP="00E90833">
            <w:pPr>
              <w:jc w:val="left"/>
            </w:pPr>
            <w:hyperlink w:anchor="b04_pmf" w:history="1">
              <w:r>
                <w:rPr>
                  <w:color w:val="1155CC"/>
                  <w:u w:val="single"/>
                </w:rPr>
                <w:t>PMF (</w:t>
              </w:r>
              <w:proofErr w:type="spellStart"/>
              <w:r>
                <w:rPr>
                  <w:color w:val="1155CC"/>
                  <w:u w:val="single"/>
                </w:rPr>
                <w:t>Product</w:t>
              </w:r>
              <w:proofErr w:type="spellEnd"/>
              <w:r>
                <w:rPr>
                  <w:color w:val="1155CC"/>
                  <w:u w:val="single"/>
                </w:rPr>
                <w:t>/</w:t>
              </w:r>
              <w:proofErr w:type="spellStart"/>
              <w:r>
                <w:rPr>
                  <w:color w:val="1155CC"/>
                  <w:u w:val="single"/>
                </w:rPr>
                <w:t>Market</w:t>
              </w:r>
              <w:proofErr w:type="spellEnd"/>
              <w:r>
                <w:rPr>
                  <w:color w:val="1155CC"/>
                  <w:u w:val="single"/>
                </w:rPr>
                <w:t xml:space="preserve"> </w:t>
              </w:r>
              <w:proofErr w:type="spellStart"/>
              <w:r>
                <w:rPr>
                  <w:color w:val="1155CC"/>
                  <w:u w:val="single"/>
                </w:rPr>
                <w:t>Fit</w:t>
              </w:r>
              <w:proofErr w:type="spellEnd"/>
              <w:r>
                <w:rPr>
                  <w:color w:val="1155CC"/>
                  <w:u w:val="single"/>
                </w:rPr>
                <w:t>)</w:t>
              </w:r>
            </w:hyperlink>
          </w:p>
        </w:tc>
        <w:tc>
          <w:tcPr>
            <w:tcW w:w="3600" w:type="dxa"/>
            <w:shd w:val="clear" w:color="auto" w:fill="F5F7FA"/>
            <w:tcMar>
              <w:top w:w="80" w:type="dxa"/>
              <w:left w:w="120" w:type="dxa"/>
              <w:bottom w:w="80" w:type="dxa"/>
              <w:right w:w="120" w:type="dxa"/>
            </w:tcMar>
          </w:tcPr>
          <w:p w14:paraId="7E8CAFCC" w14:textId="77777777" w:rsidR="00341D45" w:rsidRDefault="00032883" w:rsidP="00E90833">
            <w:pPr>
              <w:jc w:val="left"/>
            </w:pPr>
            <w:r>
              <w:t>הבשלת המוצר והתרחבותו לשוק; השגת התאמה לצרכי המשתמשים</w:t>
            </w:r>
          </w:p>
        </w:tc>
        <w:tc>
          <w:tcPr>
            <w:tcW w:w="2826" w:type="dxa"/>
            <w:shd w:val="clear" w:color="auto" w:fill="F5F7FA"/>
            <w:tcMar>
              <w:top w:w="80" w:type="dxa"/>
              <w:left w:w="120" w:type="dxa"/>
              <w:bottom w:w="80" w:type="dxa"/>
              <w:right w:w="120" w:type="dxa"/>
            </w:tcMar>
          </w:tcPr>
          <w:p w14:paraId="7E8CAFCD" w14:textId="77777777" w:rsidR="00341D45" w:rsidRDefault="00032883" w:rsidP="00E90833">
            <w:pPr>
              <w:jc w:val="left"/>
            </w:pPr>
            <w:r>
              <w:t>ביקוש פאסיבי ונכונות הטמעה בקרב לקוחות היעד</w:t>
            </w:r>
          </w:p>
        </w:tc>
      </w:tr>
    </w:tbl>
    <w:p w14:paraId="7E8CAFCF" w14:textId="77777777" w:rsidR="00341D45" w:rsidRDefault="00032883" w:rsidP="00E90833">
      <w:pPr>
        <w:pStyle w:val="Heading2"/>
        <w:spacing w:before="320" w:after="160"/>
        <w:jc w:val="left"/>
      </w:pPr>
      <w:bookmarkStart w:id="324" w:name="b04_production"/>
      <w:bookmarkStart w:id="325" w:name="_Toc236339155"/>
      <w:r>
        <w:rPr>
          <w:b/>
          <w:bCs/>
          <w:color w:val="2F5496"/>
          <w:sz w:val="28"/>
          <w:szCs w:val="28"/>
        </w:rPr>
        <w:t xml:space="preserve">תת-שלב א׳ — </w:t>
      </w:r>
      <w:proofErr w:type="spellStart"/>
      <w:r>
        <w:rPr>
          <w:b/>
          <w:bCs/>
          <w:color w:val="2F5496"/>
          <w:sz w:val="28"/>
          <w:szCs w:val="28"/>
        </w:rPr>
        <w:t>Production</w:t>
      </w:r>
      <w:proofErr w:type="spellEnd"/>
      <w:r>
        <w:rPr>
          <w:b/>
          <w:bCs/>
          <w:color w:val="2F5496"/>
          <w:sz w:val="28"/>
          <w:szCs w:val="28"/>
        </w:rPr>
        <w:t xml:space="preserve"> (MVP)</w:t>
      </w:r>
      <w:bookmarkEnd w:id="324"/>
      <w:bookmarkEnd w:id="325"/>
    </w:p>
    <w:p w14:paraId="7E8CAFD0" w14:textId="77777777" w:rsidR="00341D45" w:rsidRDefault="00032883" w:rsidP="00E90833">
      <w:pPr>
        <w:pStyle w:val="Heading3"/>
        <w:spacing w:before="260" w:after="120"/>
        <w:jc w:val="left"/>
      </w:pPr>
      <w:bookmarkStart w:id="326" w:name="_Toc236339156"/>
      <w:r>
        <w:rPr>
          <w:b/>
          <w:bCs/>
          <w:color w:val="2F5496"/>
        </w:rPr>
        <w:t>מהות</w:t>
      </w:r>
      <w:bookmarkEnd w:id="326"/>
    </w:p>
    <w:p w14:paraId="7E8CAFD1" w14:textId="0F3001AF" w:rsidR="00341D45" w:rsidRDefault="00032883" w:rsidP="00E90833">
      <w:pPr>
        <w:spacing w:after="160"/>
        <w:jc w:val="left"/>
      </w:pPr>
      <w:r>
        <w:t xml:space="preserve">מעבר לפיתוח מוצר עובד ויציב בסביבת ייצור אמיתית — בניית ה-AI </w:t>
      </w:r>
      <w:proofErr w:type="spellStart"/>
      <w:r>
        <w:t>Stack</w:t>
      </w:r>
      <w:proofErr w:type="spellEnd"/>
      <w:r>
        <w:t xml:space="preserve"> המלא, שילוב ארכיטקטורת מערכת קבועה (ראו </w:t>
      </w:r>
      <w:hyperlink w:anchor="b03_design" w:history="1">
        <w:r>
          <w:rPr>
            <w:color w:val="1155CC"/>
            <w:u w:val="single"/>
          </w:rPr>
          <w:t>3.1 עיצוב המוצר וארכיטקטורה</w:t>
        </w:r>
      </w:hyperlink>
      <w:r>
        <w:t>) והשקת גרסה ראשונית מתפקדת המוכנה לשימוש ראשון של משתמשי קצה.</w:t>
      </w:r>
    </w:p>
    <w:p w14:paraId="7E8CAFD2" w14:textId="77777777" w:rsidR="00341D45" w:rsidRDefault="00032883" w:rsidP="00E90833">
      <w:pPr>
        <w:spacing w:after="160"/>
        <w:jc w:val="left"/>
      </w:pPr>
      <w:r>
        <w:t>בשלב זה, צוות הליבה של המטה עובר למוד ליווי לצורך וידוא התקדמות לקראת יצירת ה-</w:t>
      </w:r>
      <w:proofErr w:type="spellStart"/>
      <w:r>
        <w:t>Impact</w:t>
      </w:r>
      <w:proofErr w:type="spellEnd"/>
      <w:r>
        <w:t xml:space="preserve"> שהוגדר.</w:t>
      </w:r>
    </w:p>
    <w:p w14:paraId="7E8CAFD3" w14:textId="77777777" w:rsidR="00341D45" w:rsidRDefault="00032883" w:rsidP="00E90833">
      <w:pPr>
        <w:pStyle w:val="Heading3"/>
        <w:spacing w:before="260" w:after="120"/>
        <w:jc w:val="left"/>
      </w:pPr>
      <w:bookmarkStart w:id="327" w:name="_Toc236339157"/>
      <w:r>
        <w:rPr>
          <w:b/>
          <w:bCs/>
          <w:color w:val="2F5496"/>
        </w:rPr>
        <w:t>שאלות עבודה מרכזיות</w:t>
      </w:r>
      <w:bookmarkEnd w:id="327"/>
    </w:p>
    <w:p w14:paraId="7E8CAFD4" w14:textId="77777777" w:rsidR="00341D45" w:rsidRDefault="00032883" w:rsidP="00E90833">
      <w:pPr>
        <w:pStyle w:val="ListParagraph"/>
        <w:numPr>
          <w:ilvl w:val="0"/>
          <w:numId w:val="2"/>
        </w:numPr>
        <w:spacing w:after="80"/>
        <w:jc w:val="left"/>
      </w:pPr>
      <w:r>
        <w:t>מי הם "משתמשי הקצה הראשונים" ומהו היקף ההשקה הראשונית? (</w:t>
      </w:r>
      <w:proofErr w:type="spellStart"/>
      <w:r>
        <w:t>Onboarding</w:t>
      </w:r>
      <w:proofErr w:type="spellEnd"/>
      <w:r>
        <w:t>, תמיכה, נתונים)</w:t>
      </w:r>
    </w:p>
    <w:p w14:paraId="7E8CAFD5" w14:textId="77777777" w:rsidR="00341D45" w:rsidRDefault="00032883" w:rsidP="00E90833">
      <w:pPr>
        <w:pStyle w:val="ListParagraph"/>
        <w:numPr>
          <w:ilvl w:val="0"/>
          <w:numId w:val="2"/>
        </w:numPr>
        <w:spacing w:after="80"/>
        <w:jc w:val="left"/>
      </w:pPr>
      <w:r>
        <w:t>כיצד מוגדר "מוד הליווי" של צוות הליבה — גבולות האחריות והממשק מול המיזם?</w:t>
      </w:r>
    </w:p>
    <w:p w14:paraId="7E8CAFD6" w14:textId="77777777" w:rsidR="00341D45" w:rsidRDefault="00032883" w:rsidP="00E90833">
      <w:pPr>
        <w:pStyle w:val="ListParagraph"/>
        <w:numPr>
          <w:ilvl w:val="0"/>
          <w:numId w:val="2"/>
        </w:numPr>
        <w:spacing w:after="80"/>
        <w:jc w:val="left"/>
      </w:pPr>
      <w:r>
        <w:t>מהו קריטריון ה"תפקוד המלא והתקין בסביבת ייצור" — כיצד נמדד ומי מאשר את העמידה בו?</w:t>
      </w:r>
    </w:p>
    <w:p w14:paraId="7E8CAFD7" w14:textId="77777777" w:rsidR="00341D45" w:rsidRDefault="00032883" w:rsidP="00E90833">
      <w:pPr>
        <w:pStyle w:val="Heading3"/>
        <w:spacing w:before="260" w:after="120"/>
        <w:jc w:val="left"/>
      </w:pPr>
      <w:bookmarkStart w:id="328" w:name="_Toc236339158"/>
      <w:r>
        <w:rPr>
          <w:b/>
          <w:bCs/>
          <w:color w:val="2F5496"/>
        </w:rPr>
        <w:t>פעילויות מרכזיות</w:t>
      </w:r>
      <w:bookmarkEnd w:id="328"/>
    </w:p>
    <w:p w14:paraId="7E8CAFD8" w14:textId="77777777" w:rsidR="00341D45" w:rsidRDefault="00032883" w:rsidP="00E90833">
      <w:pPr>
        <w:pStyle w:val="ListParagraph"/>
        <w:numPr>
          <w:ilvl w:val="0"/>
          <w:numId w:val="2"/>
        </w:numPr>
        <w:spacing w:after="80"/>
        <w:jc w:val="left"/>
      </w:pPr>
      <w:r>
        <w:t xml:space="preserve">בניית ה-AI </w:t>
      </w:r>
      <w:proofErr w:type="spellStart"/>
      <w:r>
        <w:t>Stack</w:t>
      </w:r>
      <w:proofErr w:type="spellEnd"/>
      <w:r>
        <w:t xml:space="preserve"> המלא לסביבת ייצור</w:t>
      </w:r>
    </w:p>
    <w:p w14:paraId="7E8CAFD9" w14:textId="77777777" w:rsidR="00341D45" w:rsidRDefault="00032883" w:rsidP="00E90833">
      <w:pPr>
        <w:pStyle w:val="ListParagraph"/>
        <w:numPr>
          <w:ilvl w:val="0"/>
          <w:numId w:val="2"/>
        </w:numPr>
        <w:spacing w:after="80"/>
        <w:jc w:val="left"/>
      </w:pPr>
      <w:r>
        <w:t>שילוב ארכיטקטורת מערכת קבועה ויציבה</w:t>
      </w:r>
    </w:p>
    <w:p w14:paraId="7E8CAFDA" w14:textId="77777777" w:rsidR="00341D45" w:rsidRDefault="00032883" w:rsidP="00E90833">
      <w:pPr>
        <w:pStyle w:val="ListParagraph"/>
        <w:numPr>
          <w:ilvl w:val="0"/>
          <w:numId w:val="2"/>
        </w:numPr>
        <w:spacing w:after="80"/>
        <w:jc w:val="left"/>
      </w:pPr>
      <w:r>
        <w:t xml:space="preserve">הגדרת תהליכי </w:t>
      </w:r>
      <w:proofErr w:type="spellStart"/>
      <w:r>
        <w:t>Onboarding</w:t>
      </w:r>
      <w:proofErr w:type="spellEnd"/>
      <w:r>
        <w:t xml:space="preserve"> למשתמשים הראשונים</w:t>
      </w:r>
    </w:p>
    <w:p w14:paraId="7E8CAFDB" w14:textId="77777777" w:rsidR="00341D45" w:rsidRDefault="00032883" w:rsidP="00E90833">
      <w:pPr>
        <w:pStyle w:val="ListParagraph"/>
        <w:numPr>
          <w:ilvl w:val="0"/>
          <w:numId w:val="2"/>
        </w:numPr>
        <w:spacing w:after="80"/>
        <w:jc w:val="left"/>
      </w:pPr>
      <w:r>
        <w:t>הקמת מנגנוני תמיכה ושירות לקוחות</w:t>
      </w:r>
    </w:p>
    <w:p w14:paraId="7E8CAFDC" w14:textId="77777777" w:rsidR="00341D45" w:rsidRDefault="00032883" w:rsidP="00E90833">
      <w:pPr>
        <w:pStyle w:val="ListParagraph"/>
        <w:numPr>
          <w:ilvl w:val="0"/>
          <w:numId w:val="2"/>
        </w:numPr>
        <w:spacing w:after="80"/>
        <w:jc w:val="left"/>
      </w:pPr>
      <w:r>
        <w:t>מעבר צוות המטה ממוד ליווי צמוד (</w:t>
      </w:r>
      <w:proofErr w:type="spellStart"/>
      <w:r>
        <w:t>Hands-on</w:t>
      </w:r>
      <w:proofErr w:type="spellEnd"/>
      <w:r>
        <w:t>) למוד ליווי מרחוק (</w:t>
      </w:r>
      <w:proofErr w:type="spellStart"/>
      <w:r>
        <w:t>Advisory</w:t>
      </w:r>
      <w:proofErr w:type="spellEnd"/>
      <w:r>
        <w:t>)</w:t>
      </w:r>
    </w:p>
    <w:p w14:paraId="7E8CAFDD" w14:textId="77777777" w:rsidR="00341D45" w:rsidRDefault="00032883" w:rsidP="00E90833">
      <w:pPr>
        <w:pStyle w:val="Heading3"/>
        <w:spacing w:before="260" w:after="120"/>
        <w:jc w:val="left"/>
      </w:pPr>
      <w:bookmarkStart w:id="329" w:name="_Toc236339159"/>
      <w:r>
        <w:rPr>
          <w:b/>
          <w:bCs/>
          <w:color w:val="2F5496"/>
        </w:rPr>
        <w:t>קריטריון מעבר מ-</w:t>
      </w:r>
      <w:proofErr w:type="spellStart"/>
      <w:r>
        <w:rPr>
          <w:b/>
          <w:bCs/>
          <w:color w:val="2F5496"/>
        </w:rPr>
        <w:t>Production</w:t>
      </w:r>
      <w:proofErr w:type="spellEnd"/>
      <w:r>
        <w:rPr>
          <w:b/>
          <w:bCs/>
          <w:color w:val="2F5496"/>
        </w:rPr>
        <w:t xml:space="preserve"> ל-PMF</w:t>
      </w:r>
      <w:bookmarkEnd w:id="329"/>
    </w:p>
    <w:p w14:paraId="7E8CAFDE" w14:textId="77777777" w:rsidR="00341D45" w:rsidRDefault="00032883" w:rsidP="00E90833">
      <w:pPr>
        <w:pStyle w:val="ListParagraph"/>
        <w:numPr>
          <w:ilvl w:val="0"/>
          <w:numId w:val="2"/>
        </w:numPr>
        <w:spacing w:after="80"/>
        <w:jc w:val="left"/>
      </w:pPr>
      <w:r>
        <w:rPr>
          <w:b/>
          <w:bCs/>
        </w:rPr>
        <w:t>תפקוד מלא ותקין בסביבת ייצור אמיתית</w:t>
      </w:r>
      <w:r>
        <w:t xml:space="preserve"> — המוצר יציב, נגיש ומשרת משתמשי קצה בפועל</w:t>
      </w:r>
    </w:p>
    <w:p w14:paraId="7E8CAFDF" w14:textId="77777777" w:rsidR="00341D45" w:rsidRDefault="00032883" w:rsidP="00E90833">
      <w:pPr>
        <w:pStyle w:val="Heading2"/>
        <w:spacing w:before="320" w:after="160"/>
        <w:jc w:val="left"/>
      </w:pPr>
      <w:bookmarkStart w:id="330" w:name="b04_pmf"/>
      <w:bookmarkStart w:id="331" w:name="_Toc236339160"/>
      <w:r>
        <w:rPr>
          <w:b/>
          <w:bCs/>
          <w:color w:val="2F5496"/>
          <w:sz w:val="28"/>
          <w:szCs w:val="28"/>
        </w:rPr>
        <w:t>תת-שלב ב׳ — PMF (</w:t>
      </w:r>
      <w:proofErr w:type="spellStart"/>
      <w:r>
        <w:rPr>
          <w:b/>
          <w:bCs/>
          <w:color w:val="2F5496"/>
          <w:sz w:val="28"/>
          <w:szCs w:val="28"/>
        </w:rPr>
        <w:t>Product</w:t>
      </w:r>
      <w:proofErr w:type="spellEnd"/>
      <w:r>
        <w:rPr>
          <w:b/>
          <w:bCs/>
          <w:color w:val="2F5496"/>
          <w:sz w:val="28"/>
          <w:szCs w:val="28"/>
        </w:rPr>
        <w:t>/</w:t>
      </w:r>
      <w:proofErr w:type="spellStart"/>
      <w:r>
        <w:rPr>
          <w:b/>
          <w:bCs/>
          <w:color w:val="2F5496"/>
          <w:sz w:val="28"/>
          <w:szCs w:val="28"/>
        </w:rPr>
        <w:t>Market</w:t>
      </w:r>
      <w:proofErr w:type="spellEnd"/>
      <w:r>
        <w:rPr>
          <w:b/>
          <w:bCs/>
          <w:color w:val="2F5496"/>
          <w:sz w:val="28"/>
          <w:szCs w:val="28"/>
        </w:rPr>
        <w:t xml:space="preserve"> </w:t>
      </w:r>
      <w:proofErr w:type="spellStart"/>
      <w:r>
        <w:rPr>
          <w:b/>
          <w:bCs/>
          <w:color w:val="2F5496"/>
          <w:sz w:val="28"/>
          <w:szCs w:val="28"/>
        </w:rPr>
        <w:t>Fit</w:t>
      </w:r>
      <w:proofErr w:type="spellEnd"/>
      <w:r>
        <w:rPr>
          <w:b/>
          <w:bCs/>
          <w:color w:val="2F5496"/>
          <w:sz w:val="28"/>
          <w:szCs w:val="28"/>
        </w:rPr>
        <w:t>)</w:t>
      </w:r>
      <w:bookmarkEnd w:id="330"/>
      <w:bookmarkEnd w:id="331"/>
    </w:p>
    <w:p w14:paraId="7E8CAFE0" w14:textId="77777777" w:rsidR="00341D45" w:rsidRDefault="00032883" w:rsidP="00E90833">
      <w:pPr>
        <w:pStyle w:val="Heading3"/>
        <w:spacing w:before="260" w:after="120"/>
        <w:jc w:val="left"/>
      </w:pPr>
      <w:bookmarkStart w:id="332" w:name="_Toc236339161"/>
      <w:r>
        <w:rPr>
          <w:b/>
          <w:bCs/>
          <w:color w:val="2F5496"/>
        </w:rPr>
        <w:t>הגדרה</w:t>
      </w:r>
      <w:bookmarkEnd w:id="332"/>
    </w:p>
    <w:p w14:paraId="7E8CAFE1" w14:textId="77777777" w:rsidR="00341D45" w:rsidRDefault="00032883" w:rsidP="00E90833">
      <w:pPr>
        <w:pBdr>
          <w:right w:val="single" w:sz="18" w:space="8" w:color="2F5496"/>
        </w:pBdr>
        <w:shd w:val="clear" w:color="auto" w:fill="EEF2F7"/>
        <w:spacing w:before="120" w:after="200"/>
        <w:ind w:right="200"/>
        <w:jc w:val="left"/>
      </w:pPr>
      <w:r>
        <w:rPr>
          <w:b/>
          <w:bCs/>
        </w:rPr>
        <w:lastRenderedPageBreak/>
        <w:t>PMF — הרגע שבו אנחנו יודעים שהמוצר מתאים בול לשוק.</w:t>
      </w:r>
    </w:p>
    <w:p w14:paraId="7E8CAFE2" w14:textId="77777777" w:rsidR="00341D45" w:rsidRDefault="00032883" w:rsidP="00E90833">
      <w:pPr>
        <w:spacing w:after="160"/>
        <w:jc w:val="left"/>
      </w:pPr>
      <w:r>
        <w:t>בניגוד ל-MVP (שבודק אם משתמש בודד אומר "</w:t>
      </w:r>
      <w:proofErr w:type="spellStart"/>
      <w:r>
        <w:t>WoW</w:t>
      </w:r>
      <w:proofErr w:type="spellEnd"/>
      <w:r>
        <w:t xml:space="preserve">, אני צריך את זה"), PMF בודק אם התופעה חוזרת </w:t>
      </w:r>
      <w:r>
        <w:rPr>
          <w:b/>
          <w:bCs/>
        </w:rPr>
        <w:t xml:space="preserve">בעקביות </w:t>
      </w:r>
      <w:proofErr w:type="spellStart"/>
      <w:r>
        <w:rPr>
          <w:b/>
          <w:bCs/>
        </w:rPr>
        <w:t>ובסקייל</w:t>
      </w:r>
      <w:proofErr w:type="spellEnd"/>
      <w:r>
        <w:rPr>
          <w:b/>
          <w:bCs/>
        </w:rPr>
        <w:t xml:space="preserve"> קטן</w:t>
      </w:r>
      <w:r>
        <w:t>: האם משתמשים חוזרים למוצר, ממליצים עליו, ומוכנים לשלם/להתחייב עליו — לא רק מתלהבים בהדגמה חד-פעמית.</w:t>
      </w:r>
    </w:p>
    <w:p w14:paraId="7E8CAFE3" w14:textId="77777777" w:rsidR="00341D45" w:rsidRDefault="00032883" w:rsidP="00E90833">
      <w:pPr>
        <w:pStyle w:val="Heading3"/>
        <w:spacing w:before="260" w:after="120"/>
        <w:jc w:val="left"/>
      </w:pPr>
      <w:bookmarkStart w:id="333" w:name="_Toc236339162"/>
      <w:r>
        <w:rPr>
          <w:b/>
          <w:bCs/>
          <w:color w:val="2F5496"/>
        </w:rPr>
        <w:t>מה קורה בשלב הזה</w:t>
      </w:r>
      <w:bookmarkEnd w:id="333"/>
    </w:p>
    <w:p w14:paraId="7E8CAFE4" w14:textId="77777777" w:rsidR="00341D45" w:rsidRDefault="00032883" w:rsidP="00E90833">
      <w:pPr>
        <w:pStyle w:val="ListParagraph"/>
        <w:numPr>
          <w:ilvl w:val="0"/>
          <w:numId w:val="2"/>
        </w:numPr>
        <w:spacing w:after="80"/>
        <w:jc w:val="left"/>
      </w:pPr>
      <w:r>
        <w:t xml:space="preserve">הרצת ה-MVP (שעבר </w:t>
      </w:r>
      <w:proofErr w:type="spellStart"/>
      <w:r>
        <w:t>Production</w:t>
      </w:r>
      <w:proofErr w:type="spellEnd"/>
      <w:r>
        <w:t>) מול קבוצת משתמשים/שותפים אמיתית.</w:t>
      </w:r>
    </w:p>
    <w:p w14:paraId="7E8CAFE5" w14:textId="77777777" w:rsidR="00341D45" w:rsidRDefault="00032883" w:rsidP="00E90833">
      <w:pPr>
        <w:pStyle w:val="ListParagraph"/>
        <w:numPr>
          <w:ilvl w:val="0"/>
          <w:numId w:val="2"/>
        </w:numPr>
        <w:spacing w:after="80"/>
        <w:jc w:val="left"/>
      </w:pPr>
      <w:r>
        <w:t xml:space="preserve">ריצות משוב שיטתיות עם משתמשים — ראו תהליך איסוף המשוב </w:t>
      </w:r>
      <w:proofErr w:type="spellStart"/>
      <w:r>
        <w:t>בטמפלייט</w:t>
      </w:r>
      <w:proofErr w:type="spellEnd"/>
      <w:r>
        <w:t xml:space="preserve"> למטה.</w:t>
      </w:r>
    </w:p>
    <w:p w14:paraId="7E8CAFE6" w14:textId="77777777" w:rsidR="00341D45" w:rsidRDefault="00032883" w:rsidP="00E90833">
      <w:pPr>
        <w:pStyle w:val="ListParagraph"/>
        <w:numPr>
          <w:ilvl w:val="0"/>
          <w:numId w:val="2"/>
        </w:numPr>
        <w:spacing w:after="80"/>
        <w:jc w:val="left"/>
      </w:pPr>
      <w:r>
        <w:t>מדידת אינדיקציות PMF: שימור (</w:t>
      </w:r>
      <w:proofErr w:type="spellStart"/>
      <w:r>
        <w:t>Retention</w:t>
      </w:r>
      <w:proofErr w:type="spellEnd"/>
      <w:r>
        <w:t>), הפניות אורגניות/ביקוש פאסיבי, נכונות לשלם/להתחייב, עומק השימוש (לא רק כניסה חד-פעמית).</w:t>
      </w:r>
    </w:p>
    <w:p w14:paraId="7E8CAFE7" w14:textId="77777777" w:rsidR="00341D45" w:rsidRDefault="00032883" w:rsidP="00E90833">
      <w:pPr>
        <w:pStyle w:val="ListParagraph"/>
        <w:numPr>
          <w:ilvl w:val="0"/>
          <w:numId w:val="2"/>
        </w:numPr>
        <w:spacing w:after="80"/>
        <w:jc w:val="left"/>
      </w:pPr>
      <w:r>
        <w:t>ביצוע התאמות במוצר על בסיס הממצאים.</w:t>
      </w:r>
    </w:p>
    <w:p w14:paraId="7E8CAFE8" w14:textId="17844DBF" w:rsidR="00341D45" w:rsidRDefault="00032883" w:rsidP="00E90833">
      <w:pPr>
        <w:pStyle w:val="ListParagraph"/>
        <w:numPr>
          <w:ilvl w:val="0"/>
          <w:numId w:val="2"/>
        </w:numPr>
        <w:spacing w:after="80"/>
        <w:jc w:val="left"/>
      </w:pPr>
      <w:r>
        <w:rPr>
          <w:b/>
          <w:bCs/>
        </w:rPr>
        <w:t>החלטה בינארית בפועל:</w:t>
      </w:r>
      <w:r>
        <w:t xml:space="preserve"> יש PMF → ממשיכים </w:t>
      </w:r>
      <w:proofErr w:type="spellStart"/>
      <w:r>
        <w:t>ל</w:t>
      </w:r>
      <w:hyperlink w:anchor="b05_readme" w:history="1">
        <w:r>
          <w:rPr>
            <w:color w:val="1155CC"/>
            <w:u w:val="single"/>
          </w:rPr>
          <w:t>Scale</w:t>
        </w:r>
        <w:proofErr w:type="spellEnd"/>
      </w:hyperlink>
      <w:r>
        <w:t>. אין PMF עדיין → חוזרים ללולאת ה-</w:t>
      </w:r>
      <w:proofErr w:type="spellStart"/>
      <w:r>
        <w:t>Lean</w:t>
      </w:r>
      <w:proofErr w:type="spellEnd"/>
      <w:r>
        <w:t xml:space="preserve"> UX (</w:t>
      </w:r>
      <w:proofErr w:type="spellStart"/>
      <w:r>
        <w:t>Think</w:t>
      </w:r>
      <w:proofErr w:type="spellEnd"/>
      <w:r>
        <w:t xml:space="preserve"> → </w:t>
      </w:r>
      <w:proofErr w:type="spellStart"/>
      <w:r>
        <w:t>Build</w:t>
      </w:r>
      <w:proofErr w:type="spellEnd"/>
      <w:r>
        <w:t xml:space="preserve"> → </w:t>
      </w:r>
      <w:proofErr w:type="spellStart"/>
      <w:r>
        <w:t>Measure</w:t>
      </w:r>
      <w:proofErr w:type="spellEnd"/>
      <w:r>
        <w:t xml:space="preserve"> → </w:t>
      </w:r>
      <w:proofErr w:type="spellStart"/>
      <w:r>
        <w:t>Learn</w:t>
      </w:r>
      <w:proofErr w:type="spellEnd"/>
      <w:r>
        <w:t xml:space="preserve">) בתוך </w:t>
      </w:r>
      <w:hyperlink w:anchor="b03_readme" w:history="1">
        <w:r>
          <w:rPr>
            <w:color w:val="1155CC"/>
            <w:u w:val="single"/>
          </w:rPr>
          <w:t>פיתוח</w:t>
        </w:r>
      </w:hyperlink>
      <w:r>
        <w:t>, לא ממשיכים הלאה מתוך אינרציה.</w:t>
      </w:r>
    </w:p>
    <w:p w14:paraId="7E8CAFE9" w14:textId="77777777" w:rsidR="00341D45" w:rsidRDefault="00032883" w:rsidP="00E90833">
      <w:pPr>
        <w:pStyle w:val="Heading3"/>
        <w:spacing w:before="260" w:after="120"/>
        <w:jc w:val="left"/>
      </w:pPr>
      <w:bookmarkStart w:id="334" w:name="_Toc236339163"/>
      <w:proofErr w:type="spellStart"/>
      <w:r>
        <w:rPr>
          <w:b/>
          <w:bCs/>
          <w:color w:val="2F5496"/>
        </w:rPr>
        <w:t>טמפלייט</w:t>
      </w:r>
      <w:proofErr w:type="spellEnd"/>
      <w:r>
        <w:rPr>
          <w:b/>
          <w:bCs/>
          <w:color w:val="2F5496"/>
        </w:rPr>
        <w:t xml:space="preserve"> — מדידת PMF</w:t>
      </w:r>
      <w:bookmarkEnd w:id="334"/>
    </w:p>
    <w:p w14:paraId="7E8CAFEA" w14:textId="77777777" w:rsidR="00341D45" w:rsidRDefault="00032883" w:rsidP="00E90833">
      <w:pPr>
        <w:pBdr>
          <w:right w:val="single" w:sz="18" w:space="8" w:color="2F5496"/>
        </w:pBdr>
        <w:shd w:val="clear" w:color="auto" w:fill="EEF2F7"/>
        <w:spacing w:before="120" w:after="200"/>
        <w:ind w:right="200"/>
        <w:jc w:val="left"/>
      </w:pPr>
      <w:r>
        <w:rPr>
          <w:b/>
          <w:bCs/>
        </w:rPr>
        <w:t>הוראות שימוש:</w:t>
      </w:r>
      <w:r>
        <w:t xml:space="preserve"> מלאו את הטבלה על בסיס נתוני שטח בפועל. שאלת הבסיס של PMF היא: "כמה תאוכזבו אם המיזם לא יהיה זמין עוד?" — 40%+ תשובות "מאוד מאוכזב" מחוות PMF.</w:t>
      </w:r>
    </w:p>
    <w:p w14:paraId="7E8CAFEB" w14:textId="77777777" w:rsidR="00341D45" w:rsidRDefault="00032883" w:rsidP="00E90833">
      <w:pPr>
        <w:spacing w:after="160"/>
        <w:jc w:val="left"/>
      </w:pPr>
      <w:r>
        <w:rPr>
          <w:b/>
          <w:bCs/>
        </w:rPr>
        <w:t>מדדי אימוץ ושימוש:</w:t>
      </w:r>
    </w:p>
    <w:tbl>
      <w:tblPr>
        <w:bidiVisual/>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900"/>
        <w:gridCol w:w="1200"/>
        <w:gridCol w:w="1663"/>
        <w:gridCol w:w="1663"/>
      </w:tblGrid>
      <w:tr w:rsidR="00341D45" w14:paraId="7E8CAFF1" w14:textId="77777777">
        <w:trPr>
          <w:tblHeader/>
        </w:trPr>
        <w:tc>
          <w:tcPr>
            <w:tcW w:w="2600" w:type="dxa"/>
            <w:shd w:val="clear" w:color="auto" w:fill="2F5496"/>
            <w:tcMar>
              <w:top w:w="80" w:type="dxa"/>
              <w:left w:w="120" w:type="dxa"/>
              <w:bottom w:w="80" w:type="dxa"/>
              <w:right w:w="120" w:type="dxa"/>
            </w:tcMar>
            <w:vAlign w:val="center"/>
          </w:tcPr>
          <w:p w14:paraId="7E8CAFEC" w14:textId="77777777" w:rsidR="00341D45" w:rsidRDefault="00032883" w:rsidP="00E90833">
            <w:pPr>
              <w:jc w:val="left"/>
            </w:pPr>
            <w:r>
              <w:rPr>
                <w:b/>
                <w:bCs/>
                <w:color w:val="FFFFFF"/>
              </w:rPr>
              <w:t>מדד</w:t>
            </w:r>
          </w:p>
        </w:tc>
        <w:tc>
          <w:tcPr>
            <w:tcW w:w="1900" w:type="dxa"/>
            <w:shd w:val="clear" w:color="auto" w:fill="2F5496"/>
            <w:tcMar>
              <w:top w:w="80" w:type="dxa"/>
              <w:left w:w="120" w:type="dxa"/>
              <w:bottom w:w="80" w:type="dxa"/>
              <w:right w:w="120" w:type="dxa"/>
            </w:tcMar>
            <w:vAlign w:val="center"/>
          </w:tcPr>
          <w:p w14:paraId="7E8CAFED" w14:textId="77777777" w:rsidR="00341D45" w:rsidRDefault="00032883" w:rsidP="00E90833">
            <w:pPr>
              <w:jc w:val="left"/>
            </w:pPr>
            <w:r>
              <w:rPr>
                <w:b/>
                <w:bCs/>
                <w:color w:val="FFFFFF"/>
              </w:rPr>
              <w:t>כלי מדידה</w:t>
            </w:r>
          </w:p>
        </w:tc>
        <w:tc>
          <w:tcPr>
            <w:tcW w:w="1200" w:type="dxa"/>
            <w:shd w:val="clear" w:color="auto" w:fill="2F5496"/>
            <w:tcMar>
              <w:top w:w="80" w:type="dxa"/>
              <w:left w:w="120" w:type="dxa"/>
              <w:bottom w:w="80" w:type="dxa"/>
              <w:right w:w="120" w:type="dxa"/>
            </w:tcMar>
            <w:vAlign w:val="center"/>
          </w:tcPr>
          <w:p w14:paraId="7E8CAFEE" w14:textId="77777777" w:rsidR="00341D45" w:rsidRDefault="00032883" w:rsidP="00E90833">
            <w:pPr>
              <w:jc w:val="left"/>
            </w:pPr>
            <w:r>
              <w:rPr>
                <w:b/>
                <w:bCs/>
                <w:color w:val="FFFFFF"/>
              </w:rPr>
              <w:t>תדירות</w:t>
            </w:r>
          </w:p>
        </w:tc>
        <w:tc>
          <w:tcPr>
            <w:tcW w:w="1663" w:type="dxa"/>
            <w:shd w:val="clear" w:color="auto" w:fill="2F5496"/>
            <w:tcMar>
              <w:top w:w="80" w:type="dxa"/>
              <w:left w:w="120" w:type="dxa"/>
              <w:bottom w:w="80" w:type="dxa"/>
              <w:right w:w="120" w:type="dxa"/>
            </w:tcMar>
            <w:vAlign w:val="center"/>
          </w:tcPr>
          <w:p w14:paraId="7E8CAFEF" w14:textId="77777777" w:rsidR="00341D45" w:rsidRDefault="00032883" w:rsidP="00E90833">
            <w:pPr>
              <w:jc w:val="left"/>
            </w:pPr>
            <w:r>
              <w:rPr>
                <w:b/>
                <w:bCs/>
                <w:color w:val="FFFFFF"/>
              </w:rPr>
              <w:t>יעד</w:t>
            </w:r>
          </w:p>
        </w:tc>
        <w:tc>
          <w:tcPr>
            <w:tcW w:w="1663" w:type="dxa"/>
            <w:shd w:val="clear" w:color="auto" w:fill="2F5496"/>
            <w:tcMar>
              <w:top w:w="80" w:type="dxa"/>
              <w:left w:w="120" w:type="dxa"/>
              <w:bottom w:w="80" w:type="dxa"/>
              <w:right w:w="120" w:type="dxa"/>
            </w:tcMar>
            <w:vAlign w:val="center"/>
          </w:tcPr>
          <w:p w14:paraId="7E8CAFF0" w14:textId="77777777" w:rsidR="00341D45" w:rsidRDefault="00032883" w:rsidP="00E90833">
            <w:pPr>
              <w:jc w:val="left"/>
            </w:pPr>
            <w:r>
              <w:rPr>
                <w:b/>
                <w:bCs/>
                <w:color w:val="FFFFFF"/>
              </w:rPr>
              <w:t>מצב נוכחי</w:t>
            </w:r>
          </w:p>
        </w:tc>
      </w:tr>
      <w:tr w:rsidR="00341D45" w14:paraId="7E8CAFF7" w14:textId="77777777">
        <w:tc>
          <w:tcPr>
            <w:tcW w:w="2600" w:type="dxa"/>
            <w:shd w:val="clear" w:color="auto" w:fill="FFFFFF"/>
            <w:tcMar>
              <w:top w:w="80" w:type="dxa"/>
              <w:left w:w="120" w:type="dxa"/>
              <w:bottom w:w="80" w:type="dxa"/>
              <w:right w:w="120" w:type="dxa"/>
            </w:tcMar>
          </w:tcPr>
          <w:p w14:paraId="7E8CAFF2" w14:textId="77777777" w:rsidR="00341D45" w:rsidRDefault="00032883" w:rsidP="00E90833">
            <w:pPr>
              <w:jc w:val="left"/>
            </w:pPr>
            <w:r>
              <w:t>מספר משתמשים פעילים (DAU/MAU)</w:t>
            </w:r>
          </w:p>
        </w:tc>
        <w:tc>
          <w:tcPr>
            <w:tcW w:w="1900" w:type="dxa"/>
            <w:shd w:val="clear" w:color="auto" w:fill="FFFFFF"/>
            <w:tcMar>
              <w:top w:w="80" w:type="dxa"/>
              <w:left w:w="120" w:type="dxa"/>
              <w:bottom w:w="80" w:type="dxa"/>
              <w:right w:w="120" w:type="dxa"/>
            </w:tcMar>
          </w:tcPr>
          <w:p w14:paraId="7E8CAFF3" w14:textId="77777777" w:rsidR="00341D45" w:rsidRDefault="00032883" w:rsidP="00E90833">
            <w:pPr>
              <w:jc w:val="left"/>
            </w:pPr>
            <w:proofErr w:type="spellStart"/>
            <w:r>
              <w:t>Analytics</w:t>
            </w:r>
            <w:proofErr w:type="spellEnd"/>
          </w:p>
        </w:tc>
        <w:tc>
          <w:tcPr>
            <w:tcW w:w="1200" w:type="dxa"/>
            <w:shd w:val="clear" w:color="auto" w:fill="FFFFFF"/>
            <w:tcMar>
              <w:top w:w="80" w:type="dxa"/>
              <w:left w:w="120" w:type="dxa"/>
              <w:bottom w:w="80" w:type="dxa"/>
              <w:right w:w="120" w:type="dxa"/>
            </w:tcMar>
          </w:tcPr>
          <w:p w14:paraId="7E8CAFF4" w14:textId="77777777" w:rsidR="00341D45" w:rsidRDefault="00032883" w:rsidP="00E90833">
            <w:pPr>
              <w:jc w:val="left"/>
            </w:pPr>
            <w:r>
              <w:t>שבועי</w:t>
            </w:r>
          </w:p>
        </w:tc>
        <w:tc>
          <w:tcPr>
            <w:tcW w:w="1663" w:type="dxa"/>
            <w:shd w:val="clear" w:color="auto" w:fill="FFFFFF"/>
            <w:tcMar>
              <w:top w:w="80" w:type="dxa"/>
              <w:left w:w="120" w:type="dxa"/>
              <w:bottom w:w="80" w:type="dxa"/>
              <w:right w:w="120" w:type="dxa"/>
            </w:tcMar>
          </w:tcPr>
          <w:p w14:paraId="7E8CAFF5" w14:textId="77777777" w:rsidR="00341D45" w:rsidRDefault="00341D45" w:rsidP="00E90833">
            <w:pPr>
              <w:jc w:val="left"/>
            </w:pPr>
          </w:p>
        </w:tc>
        <w:tc>
          <w:tcPr>
            <w:tcW w:w="1663" w:type="dxa"/>
            <w:shd w:val="clear" w:color="auto" w:fill="FFFFFF"/>
            <w:tcMar>
              <w:top w:w="80" w:type="dxa"/>
              <w:left w:w="120" w:type="dxa"/>
              <w:bottom w:w="80" w:type="dxa"/>
              <w:right w:w="120" w:type="dxa"/>
            </w:tcMar>
          </w:tcPr>
          <w:p w14:paraId="7E8CAFF6" w14:textId="77777777" w:rsidR="00341D45" w:rsidRDefault="00341D45" w:rsidP="00E90833">
            <w:pPr>
              <w:jc w:val="left"/>
            </w:pPr>
          </w:p>
        </w:tc>
      </w:tr>
      <w:tr w:rsidR="00341D45" w14:paraId="7E8CAFFD" w14:textId="77777777">
        <w:tc>
          <w:tcPr>
            <w:tcW w:w="2600" w:type="dxa"/>
            <w:shd w:val="clear" w:color="auto" w:fill="F5F7FA"/>
            <w:tcMar>
              <w:top w:w="80" w:type="dxa"/>
              <w:left w:w="120" w:type="dxa"/>
              <w:bottom w:w="80" w:type="dxa"/>
              <w:right w:w="120" w:type="dxa"/>
            </w:tcMar>
          </w:tcPr>
          <w:p w14:paraId="7E8CAFF8" w14:textId="77777777" w:rsidR="00341D45" w:rsidRDefault="00032883" w:rsidP="00E90833">
            <w:pPr>
              <w:jc w:val="left"/>
            </w:pPr>
            <w:r>
              <w:t>שיעור שימור (</w:t>
            </w:r>
            <w:proofErr w:type="spellStart"/>
            <w:r>
              <w:t>Retention</w:t>
            </w:r>
            <w:proofErr w:type="spellEnd"/>
            <w:r>
              <w:t>)</w:t>
            </w:r>
          </w:p>
        </w:tc>
        <w:tc>
          <w:tcPr>
            <w:tcW w:w="1900" w:type="dxa"/>
            <w:shd w:val="clear" w:color="auto" w:fill="F5F7FA"/>
            <w:tcMar>
              <w:top w:w="80" w:type="dxa"/>
              <w:left w:w="120" w:type="dxa"/>
              <w:bottom w:w="80" w:type="dxa"/>
              <w:right w:w="120" w:type="dxa"/>
            </w:tcMar>
          </w:tcPr>
          <w:p w14:paraId="7E8CAFF9" w14:textId="77777777" w:rsidR="00341D45" w:rsidRDefault="00032883" w:rsidP="00E90833">
            <w:pPr>
              <w:jc w:val="left"/>
            </w:pPr>
            <w:proofErr w:type="spellStart"/>
            <w:r>
              <w:t>Analytics</w:t>
            </w:r>
            <w:proofErr w:type="spellEnd"/>
          </w:p>
        </w:tc>
        <w:tc>
          <w:tcPr>
            <w:tcW w:w="1200" w:type="dxa"/>
            <w:shd w:val="clear" w:color="auto" w:fill="F5F7FA"/>
            <w:tcMar>
              <w:top w:w="80" w:type="dxa"/>
              <w:left w:w="120" w:type="dxa"/>
              <w:bottom w:w="80" w:type="dxa"/>
              <w:right w:w="120" w:type="dxa"/>
            </w:tcMar>
          </w:tcPr>
          <w:p w14:paraId="7E8CAFFA" w14:textId="77777777" w:rsidR="00341D45" w:rsidRDefault="00032883" w:rsidP="00E90833">
            <w:pPr>
              <w:jc w:val="left"/>
            </w:pPr>
            <w:r>
              <w:t>חודשי</w:t>
            </w:r>
          </w:p>
        </w:tc>
        <w:tc>
          <w:tcPr>
            <w:tcW w:w="1663" w:type="dxa"/>
            <w:shd w:val="clear" w:color="auto" w:fill="F5F7FA"/>
            <w:tcMar>
              <w:top w:w="80" w:type="dxa"/>
              <w:left w:w="120" w:type="dxa"/>
              <w:bottom w:w="80" w:type="dxa"/>
              <w:right w:w="120" w:type="dxa"/>
            </w:tcMar>
          </w:tcPr>
          <w:p w14:paraId="7E8CAFFB" w14:textId="77777777" w:rsidR="00341D45" w:rsidRDefault="00341D45" w:rsidP="00E90833">
            <w:pPr>
              <w:jc w:val="left"/>
            </w:pPr>
          </w:p>
        </w:tc>
        <w:tc>
          <w:tcPr>
            <w:tcW w:w="1663" w:type="dxa"/>
            <w:shd w:val="clear" w:color="auto" w:fill="F5F7FA"/>
            <w:tcMar>
              <w:top w:w="80" w:type="dxa"/>
              <w:left w:w="120" w:type="dxa"/>
              <w:bottom w:w="80" w:type="dxa"/>
              <w:right w:w="120" w:type="dxa"/>
            </w:tcMar>
          </w:tcPr>
          <w:p w14:paraId="7E8CAFFC" w14:textId="77777777" w:rsidR="00341D45" w:rsidRDefault="00341D45" w:rsidP="00E90833">
            <w:pPr>
              <w:jc w:val="left"/>
            </w:pPr>
          </w:p>
        </w:tc>
      </w:tr>
      <w:tr w:rsidR="00341D45" w14:paraId="7E8CB003" w14:textId="77777777">
        <w:tc>
          <w:tcPr>
            <w:tcW w:w="2600" w:type="dxa"/>
            <w:shd w:val="clear" w:color="auto" w:fill="FFFFFF"/>
            <w:tcMar>
              <w:top w:w="80" w:type="dxa"/>
              <w:left w:w="120" w:type="dxa"/>
              <w:bottom w:w="80" w:type="dxa"/>
              <w:right w:w="120" w:type="dxa"/>
            </w:tcMar>
          </w:tcPr>
          <w:p w14:paraId="7E8CAFFE" w14:textId="77777777" w:rsidR="00341D45" w:rsidRDefault="00032883" w:rsidP="00E90833">
            <w:pPr>
              <w:jc w:val="left"/>
            </w:pPr>
            <w:r>
              <w:t>שיעור ביקוש פאסיבי (</w:t>
            </w:r>
            <w:proofErr w:type="spellStart"/>
            <w:r>
              <w:t>Inbound</w:t>
            </w:r>
            <w:proofErr w:type="spellEnd"/>
            <w:r>
              <w:t>)</w:t>
            </w:r>
          </w:p>
        </w:tc>
        <w:tc>
          <w:tcPr>
            <w:tcW w:w="1900" w:type="dxa"/>
            <w:shd w:val="clear" w:color="auto" w:fill="FFFFFF"/>
            <w:tcMar>
              <w:top w:w="80" w:type="dxa"/>
              <w:left w:w="120" w:type="dxa"/>
              <w:bottom w:w="80" w:type="dxa"/>
              <w:right w:w="120" w:type="dxa"/>
            </w:tcMar>
          </w:tcPr>
          <w:p w14:paraId="7E8CAFFF" w14:textId="77777777" w:rsidR="00341D45" w:rsidRDefault="00032883" w:rsidP="00E90833">
            <w:pPr>
              <w:jc w:val="left"/>
            </w:pPr>
            <w:r>
              <w:t>CRM / מדדי תפעול</w:t>
            </w:r>
          </w:p>
        </w:tc>
        <w:tc>
          <w:tcPr>
            <w:tcW w:w="1200" w:type="dxa"/>
            <w:shd w:val="clear" w:color="auto" w:fill="FFFFFF"/>
            <w:tcMar>
              <w:top w:w="80" w:type="dxa"/>
              <w:left w:w="120" w:type="dxa"/>
              <w:bottom w:w="80" w:type="dxa"/>
              <w:right w:w="120" w:type="dxa"/>
            </w:tcMar>
          </w:tcPr>
          <w:p w14:paraId="7E8CB000" w14:textId="77777777" w:rsidR="00341D45" w:rsidRDefault="00032883" w:rsidP="00E90833">
            <w:pPr>
              <w:jc w:val="left"/>
            </w:pPr>
            <w:r>
              <w:t>חודשי</w:t>
            </w:r>
          </w:p>
        </w:tc>
        <w:tc>
          <w:tcPr>
            <w:tcW w:w="1663" w:type="dxa"/>
            <w:shd w:val="clear" w:color="auto" w:fill="FFFFFF"/>
            <w:tcMar>
              <w:top w:w="80" w:type="dxa"/>
              <w:left w:w="120" w:type="dxa"/>
              <w:bottom w:w="80" w:type="dxa"/>
              <w:right w:w="120" w:type="dxa"/>
            </w:tcMar>
          </w:tcPr>
          <w:p w14:paraId="7E8CB001" w14:textId="77777777" w:rsidR="00341D45" w:rsidRDefault="00341D45" w:rsidP="00E90833">
            <w:pPr>
              <w:jc w:val="left"/>
            </w:pPr>
          </w:p>
        </w:tc>
        <w:tc>
          <w:tcPr>
            <w:tcW w:w="1663" w:type="dxa"/>
            <w:shd w:val="clear" w:color="auto" w:fill="FFFFFF"/>
            <w:tcMar>
              <w:top w:w="80" w:type="dxa"/>
              <w:left w:w="120" w:type="dxa"/>
              <w:bottom w:w="80" w:type="dxa"/>
              <w:right w:w="120" w:type="dxa"/>
            </w:tcMar>
          </w:tcPr>
          <w:p w14:paraId="7E8CB002" w14:textId="77777777" w:rsidR="00341D45" w:rsidRDefault="00341D45" w:rsidP="00E90833">
            <w:pPr>
              <w:jc w:val="left"/>
            </w:pPr>
          </w:p>
        </w:tc>
      </w:tr>
      <w:tr w:rsidR="00341D45" w14:paraId="7E8CB009" w14:textId="77777777">
        <w:tc>
          <w:tcPr>
            <w:tcW w:w="2600" w:type="dxa"/>
            <w:shd w:val="clear" w:color="auto" w:fill="F5F7FA"/>
            <w:tcMar>
              <w:top w:w="80" w:type="dxa"/>
              <w:left w:w="120" w:type="dxa"/>
              <w:bottom w:w="80" w:type="dxa"/>
              <w:right w:w="120" w:type="dxa"/>
            </w:tcMar>
          </w:tcPr>
          <w:p w14:paraId="7E8CB004" w14:textId="77777777" w:rsidR="00341D45" w:rsidRDefault="00032883" w:rsidP="00E90833">
            <w:pPr>
              <w:jc w:val="left"/>
            </w:pPr>
            <w:r>
              <w:t>שביעות רצון משתמשים (NPS / CSAT)</w:t>
            </w:r>
          </w:p>
        </w:tc>
        <w:tc>
          <w:tcPr>
            <w:tcW w:w="1900" w:type="dxa"/>
            <w:shd w:val="clear" w:color="auto" w:fill="F5F7FA"/>
            <w:tcMar>
              <w:top w:w="80" w:type="dxa"/>
              <w:left w:w="120" w:type="dxa"/>
              <w:bottom w:w="80" w:type="dxa"/>
              <w:right w:w="120" w:type="dxa"/>
            </w:tcMar>
          </w:tcPr>
          <w:p w14:paraId="7E8CB005" w14:textId="77777777" w:rsidR="00341D45" w:rsidRDefault="00032883" w:rsidP="00E90833">
            <w:pPr>
              <w:jc w:val="left"/>
            </w:pPr>
            <w:r>
              <w:t>סקרים</w:t>
            </w:r>
          </w:p>
        </w:tc>
        <w:tc>
          <w:tcPr>
            <w:tcW w:w="1200" w:type="dxa"/>
            <w:shd w:val="clear" w:color="auto" w:fill="F5F7FA"/>
            <w:tcMar>
              <w:top w:w="80" w:type="dxa"/>
              <w:left w:w="120" w:type="dxa"/>
              <w:bottom w:w="80" w:type="dxa"/>
              <w:right w:w="120" w:type="dxa"/>
            </w:tcMar>
          </w:tcPr>
          <w:p w14:paraId="7E8CB006" w14:textId="77777777" w:rsidR="00341D45" w:rsidRDefault="00032883" w:rsidP="00E90833">
            <w:pPr>
              <w:jc w:val="left"/>
            </w:pPr>
            <w:r>
              <w:t>רבעוני</w:t>
            </w:r>
          </w:p>
        </w:tc>
        <w:tc>
          <w:tcPr>
            <w:tcW w:w="1663" w:type="dxa"/>
            <w:shd w:val="clear" w:color="auto" w:fill="F5F7FA"/>
            <w:tcMar>
              <w:top w:w="80" w:type="dxa"/>
              <w:left w:w="120" w:type="dxa"/>
              <w:bottom w:w="80" w:type="dxa"/>
              <w:right w:w="120" w:type="dxa"/>
            </w:tcMar>
          </w:tcPr>
          <w:p w14:paraId="7E8CB007" w14:textId="77777777" w:rsidR="00341D45" w:rsidRDefault="00341D45" w:rsidP="00E90833">
            <w:pPr>
              <w:jc w:val="left"/>
            </w:pPr>
          </w:p>
        </w:tc>
        <w:tc>
          <w:tcPr>
            <w:tcW w:w="1663" w:type="dxa"/>
            <w:shd w:val="clear" w:color="auto" w:fill="F5F7FA"/>
            <w:tcMar>
              <w:top w:w="80" w:type="dxa"/>
              <w:left w:w="120" w:type="dxa"/>
              <w:bottom w:w="80" w:type="dxa"/>
              <w:right w:w="120" w:type="dxa"/>
            </w:tcMar>
          </w:tcPr>
          <w:p w14:paraId="7E8CB008" w14:textId="77777777" w:rsidR="00341D45" w:rsidRDefault="00341D45" w:rsidP="00E90833">
            <w:pPr>
              <w:jc w:val="left"/>
            </w:pPr>
          </w:p>
        </w:tc>
      </w:tr>
      <w:tr w:rsidR="00341D45" w14:paraId="7E8CB00F" w14:textId="77777777">
        <w:tc>
          <w:tcPr>
            <w:tcW w:w="2600" w:type="dxa"/>
            <w:shd w:val="clear" w:color="auto" w:fill="FFFFFF"/>
            <w:tcMar>
              <w:top w:w="80" w:type="dxa"/>
              <w:left w:w="120" w:type="dxa"/>
              <w:bottom w:w="80" w:type="dxa"/>
              <w:right w:w="120" w:type="dxa"/>
            </w:tcMar>
          </w:tcPr>
          <w:p w14:paraId="7E8CB00A" w14:textId="77777777" w:rsidR="00341D45" w:rsidRDefault="00032883" w:rsidP="00E90833">
            <w:pPr>
              <w:jc w:val="left"/>
            </w:pPr>
            <w:r>
              <w:t>נכונות הטמעה של לקוחות יעד</w:t>
            </w:r>
          </w:p>
        </w:tc>
        <w:tc>
          <w:tcPr>
            <w:tcW w:w="1900" w:type="dxa"/>
            <w:shd w:val="clear" w:color="auto" w:fill="FFFFFF"/>
            <w:tcMar>
              <w:top w:w="80" w:type="dxa"/>
              <w:left w:w="120" w:type="dxa"/>
              <w:bottom w:w="80" w:type="dxa"/>
              <w:right w:w="120" w:type="dxa"/>
            </w:tcMar>
          </w:tcPr>
          <w:p w14:paraId="7E8CB00B" w14:textId="77777777" w:rsidR="00341D45" w:rsidRDefault="00032883" w:rsidP="00E90833">
            <w:pPr>
              <w:jc w:val="left"/>
            </w:pPr>
            <w:r>
              <w:t>ראיונות / סקרים</w:t>
            </w:r>
          </w:p>
        </w:tc>
        <w:tc>
          <w:tcPr>
            <w:tcW w:w="1200" w:type="dxa"/>
            <w:shd w:val="clear" w:color="auto" w:fill="FFFFFF"/>
            <w:tcMar>
              <w:top w:w="80" w:type="dxa"/>
              <w:left w:w="120" w:type="dxa"/>
              <w:bottom w:w="80" w:type="dxa"/>
              <w:right w:w="120" w:type="dxa"/>
            </w:tcMar>
          </w:tcPr>
          <w:p w14:paraId="7E8CB00C" w14:textId="77777777" w:rsidR="00341D45" w:rsidRDefault="00032883" w:rsidP="00E90833">
            <w:pPr>
              <w:jc w:val="left"/>
            </w:pPr>
            <w:r>
              <w:t>רבעוני</w:t>
            </w:r>
          </w:p>
        </w:tc>
        <w:tc>
          <w:tcPr>
            <w:tcW w:w="1663" w:type="dxa"/>
            <w:shd w:val="clear" w:color="auto" w:fill="FFFFFF"/>
            <w:tcMar>
              <w:top w:w="80" w:type="dxa"/>
              <w:left w:w="120" w:type="dxa"/>
              <w:bottom w:w="80" w:type="dxa"/>
              <w:right w:w="120" w:type="dxa"/>
            </w:tcMar>
          </w:tcPr>
          <w:p w14:paraId="7E8CB00D" w14:textId="77777777" w:rsidR="00341D45" w:rsidRDefault="00341D45" w:rsidP="00E90833">
            <w:pPr>
              <w:jc w:val="left"/>
            </w:pPr>
          </w:p>
        </w:tc>
        <w:tc>
          <w:tcPr>
            <w:tcW w:w="1663" w:type="dxa"/>
            <w:shd w:val="clear" w:color="auto" w:fill="FFFFFF"/>
            <w:tcMar>
              <w:top w:w="80" w:type="dxa"/>
              <w:left w:w="120" w:type="dxa"/>
              <w:bottom w:w="80" w:type="dxa"/>
              <w:right w:w="120" w:type="dxa"/>
            </w:tcMar>
          </w:tcPr>
          <w:p w14:paraId="7E8CB00E" w14:textId="77777777" w:rsidR="00341D45" w:rsidRDefault="00341D45" w:rsidP="00E90833">
            <w:pPr>
              <w:jc w:val="left"/>
            </w:pPr>
          </w:p>
        </w:tc>
      </w:tr>
    </w:tbl>
    <w:p w14:paraId="7E8CB010" w14:textId="77777777" w:rsidR="00341D45" w:rsidRDefault="00032883" w:rsidP="00E90833">
      <w:pPr>
        <w:spacing w:after="160"/>
        <w:jc w:val="left"/>
      </w:pPr>
      <w:r>
        <w:rPr>
          <w:b/>
          <w:bCs/>
        </w:rPr>
        <w:t>תהליך איסוף משוב:</w:t>
      </w:r>
    </w:p>
    <w:tbl>
      <w:tblPr>
        <w:bidiVisual/>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341D45" w14:paraId="7E8CB013" w14:textId="77777777">
        <w:trPr>
          <w:tblHeader/>
        </w:trPr>
        <w:tc>
          <w:tcPr>
            <w:tcW w:w="4513" w:type="dxa"/>
            <w:shd w:val="clear" w:color="auto" w:fill="2F5496"/>
            <w:tcMar>
              <w:top w:w="80" w:type="dxa"/>
              <w:left w:w="120" w:type="dxa"/>
              <w:bottom w:w="80" w:type="dxa"/>
              <w:right w:w="120" w:type="dxa"/>
            </w:tcMar>
            <w:vAlign w:val="center"/>
          </w:tcPr>
          <w:p w14:paraId="7E8CB011" w14:textId="77777777" w:rsidR="00341D45" w:rsidRDefault="00032883" w:rsidP="00E90833">
            <w:pPr>
              <w:jc w:val="left"/>
            </w:pPr>
            <w:r>
              <w:rPr>
                <w:b/>
                <w:bCs/>
                <w:color w:val="FFFFFF"/>
              </w:rPr>
              <w:t>שאלה</w:t>
            </w:r>
          </w:p>
        </w:tc>
        <w:tc>
          <w:tcPr>
            <w:tcW w:w="4513" w:type="dxa"/>
            <w:shd w:val="clear" w:color="auto" w:fill="2F5496"/>
            <w:tcMar>
              <w:top w:w="80" w:type="dxa"/>
              <w:left w:w="120" w:type="dxa"/>
              <w:bottom w:w="80" w:type="dxa"/>
              <w:right w:w="120" w:type="dxa"/>
            </w:tcMar>
            <w:vAlign w:val="center"/>
          </w:tcPr>
          <w:p w14:paraId="7E8CB012" w14:textId="77777777" w:rsidR="00341D45" w:rsidRDefault="00032883" w:rsidP="00E90833">
            <w:pPr>
              <w:jc w:val="left"/>
            </w:pPr>
            <w:r>
              <w:rPr>
                <w:b/>
                <w:bCs/>
                <w:color w:val="FFFFFF"/>
              </w:rPr>
              <w:t>תשובה</w:t>
            </w:r>
          </w:p>
        </w:tc>
      </w:tr>
      <w:tr w:rsidR="00341D45" w14:paraId="7E8CB016" w14:textId="77777777">
        <w:tc>
          <w:tcPr>
            <w:tcW w:w="4513" w:type="dxa"/>
            <w:shd w:val="clear" w:color="auto" w:fill="FFFFFF"/>
            <w:tcMar>
              <w:top w:w="80" w:type="dxa"/>
              <w:left w:w="120" w:type="dxa"/>
              <w:bottom w:w="80" w:type="dxa"/>
              <w:right w:w="120" w:type="dxa"/>
            </w:tcMar>
          </w:tcPr>
          <w:p w14:paraId="7E8CB014" w14:textId="77777777" w:rsidR="00341D45" w:rsidRDefault="00032883" w:rsidP="00E90833">
            <w:pPr>
              <w:jc w:val="left"/>
            </w:pPr>
            <w:r>
              <w:t>ממי אוספים משוב (סגמנטים)?</w:t>
            </w:r>
          </w:p>
        </w:tc>
        <w:tc>
          <w:tcPr>
            <w:tcW w:w="4513" w:type="dxa"/>
            <w:shd w:val="clear" w:color="auto" w:fill="FFFFFF"/>
            <w:tcMar>
              <w:top w:w="80" w:type="dxa"/>
              <w:left w:w="120" w:type="dxa"/>
              <w:bottom w:w="80" w:type="dxa"/>
              <w:right w:w="120" w:type="dxa"/>
            </w:tcMar>
          </w:tcPr>
          <w:p w14:paraId="7E8CB015" w14:textId="77777777" w:rsidR="00341D45" w:rsidRDefault="00341D45" w:rsidP="00E90833">
            <w:pPr>
              <w:jc w:val="left"/>
            </w:pPr>
          </w:p>
        </w:tc>
      </w:tr>
      <w:tr w:rsidR="00341D45" w14:paraId="7E8CB019" w14:textId="77777777">
        <w:tc>
          <w:tcPr>
            <w:tcW w:w="4513" w:type="dxa"/>
            <w:shd w:val="clear" w:color="auto" w:fill="F5F7FA"/>
            <w:tcMar>
              <w:top w:w="80" w:type="dxa"/>
              <w:left w:w="120" w:type="dxa"/>
              <w:bottom w:w="80" w:type="dxa"/>
              <w:right w:w="120" w:type="dxa"/>
            </w:tcMar>
          </w:tcPr>
          <w:p w14:paraId="7E8CB017" w14:textId="77777777" w:rsidR="00341D45" w:rsidRDefault="00032883" w:rsidP="00E90833">
            <w:pPr>
              <w:jc w:val="left"/>
            </w:pPr>
            <w:r>
              <w:t>באילו כלים ושיטות? (סקרים, ראיונות, נתוני שימוש...)</w:t>
            </w:r>
          </w:p>
        </w:tc>
        <w:tc>
          <w:tcPr>
            <w:tcW w:w="4513" w:type="dxa"/>
            <w:shd w:val="clear" w:color="auto" w:fill="F5F7FA"/>
            <w:tcMar>
              <w:top w:w="80" w:type="dxa"/>
              <w:left w:w="120" w:type="dxa"/>
              <w:bottom w:w="80" w:type="dxa"/>
              <w:right w:w="120" w:type="dxa"/>
            </w:tcMar>
          </w:tcPr>
          <w:p w14:paraId="7E8CB018" w14:textId="77777777" w:rsidR="00341D45" w:rsidRDefault="00341D45" w:rsidP="00E90833">
            <w:pPr>
              <w:jc w:val="left"/>
            </w:pPr>
          </w:p>
        </w:tc>
      </w:tr>
      <w:tr w:rsidR="00341D45" w14:paraId="7E8CB01C" w14:textId="77777777">
        <w:tc>
          <w:tcPr>
            <w:tcW w:w="4513" w:type="dxa"/>
            <w:shd w:val="clear" w:color="auto" w:fill="FFFFFF"/>
            <w:tcMar>
              <w:top w:w="80" w:type="dxa"/>
              <w:left w:w="120" w:type="dxa"/>
              <w:bottom w:w="80" w:type="dxa"/>
              <w:right w:w="120" w:type="dxa"/>
            </w:tcMar>
          </w:tcPr>
          <w:p w14:paraId="7E8CB01A" w14:textId="77777777" w:rsidR="00341D45" w:rsidRDefault="00032883" w:rsidP="00E90833">
            <w:pPr>
              <w:jc w:val="left"/>
            </w:pPr>
            <w:r>
              <w:t>באיזו תדירות?</w:t>
            </w:r>
          </w:p>
        </w:tc>
        <w:tc>
          <w:tcPr>
            <w:tcW w:w="4513" w:type="dxa"/>
            <w:shd w:val="clear" w:color="auto" w:fill="FFFFFF"/>
            <w:tcMar>
              <w:top w:w="80" w:type="dxa"/>
              <w:left w:w="120" w:type="dxa"/>
              <w:bottom w:w="80" w:type="dxa"/>
              <w:right w:w="120" w:type="dxa"/>
            </w:tcMar>
          </w:tcPr>
          <w:p w14:paraId="7E8CB01B" w14:textId="77777777" w:rsidR="00341D45" w:rsidRDefault="00341D45" w:rsidP="00E90833">
            <w:pPr>
              <w:jc w:val="left"/>
            </w:pPr>
          </w:p>
        </w:tc>
      </w:tr>
      <w:tr w:rsidR="00341D45" w14:paraId="7E8CB01F" w14:textId="77777777">
        <w:tc>
          <w:tcPr>
            <w:tcW w:w="4513" w:type="dxa"/>
            <w:shd w:val="clear" w:color="auto" w:fill="F5F7FA"/>
            <w:tcMar>
              <w:top w:w="80" w:type="dxa"/>
              <w:left w:w="120" w:type="dxa"/>
              <w:bottom w:w="80" w:type="dxa"/>
              <w:right w:w="120" w:type="dxa"/>
            </w:tcMar>
          </w:tcPr>
          <w:p w14:paraId="7E8CB01D" w14:textId="77777777" w:rsidR="00341D45" w:rsidRDefault="00032883" w:rsidP="00E90833">
            <w:pPr>
              <w:jc w:val="left"/>
            </w:pPr>
            <w:r>
              <w:lastRenderedPageBreak/>
              <w:t>מי אחראי לניתוח ולהפקת לקחים?</w:t>
            </w:r>
          </w:p>
        </w:tc>
        <w:tc>
          <w:tcPr>
            <w:tcW w:w="4513" w:type="dxa"/>
            <w:shd w:val="clear" w:color="auto" w:fill="F5F7FA"/>
            <w:tcMar>
              <w:top w:w="80" w:type="dxa"/>
              <w:left w:w="120" w:type="dxa"/>
              <w:bottom w:w="80" w:type="dxa"/>
              <w:right w:w="120" w:type="dxa"/>
            </w:tcMar>
          </w:tcPr>
          <w:p w14:paraId="7E8CB01E" w14:textId="77777777" w:rsidR="00341D45" w:rsidRDefault="00341D45" w:rsidP="00E90833">
            <w:pPr>
              <w:jc w:val="left"/>
            </w:pPr>
          </w:p>
        </w:tc>
      </w:tr>
      <w:tr w:rsidR="00341D45" w14:paraId="7E8CB022" w14:textId="77777777">
        <w:tc>
          <w:tcPr>
            <w:tcW w:w="4513" w:type="dxa"/>
            <w:shd w:val="clear" w:color="auto" w:fill="FFFFFF"/>
            <w:tcMar>
              <w:top w:w="80" w:type="dxa"/>
              <w:left w:w="120" w:type="dxa"/>
              <w:bottom w:w="80" w:type="dxa"/>
              <w:right w:w="120" w:type="dxa"/>
            </w:tcMar>
          </w:tcPr>
          <w:p w14:paraId="7E8CB020" w14:textId="77777777" w:rsidR="00341D45" w:rsidRDefault="00032883" w:rsidP="00E90833">
            <w:pPr>
              <w:jc w:val="left"/>
            </w:pPr>
            <w:r>
              <w:t>כיצד מתרגמים ממצאים לשינויים במוצר?</w:t>
            </w:r>
          </w:p>
        </w:tc>
        <w:tc>
          <w:tcPr>
            <w:tcW w:w="4513" w:type="dxa"/>
            <w:shd w:val="clear" w:color="auto" w:fill="FFFFFF"/>
            <w:tcMar>
              <w:top w:w="80" w:type="dxa"/>
              <w:left w:w="120" w:type="dxa"/>
              <w:bottom w:w="80" w:type="dxa"/>
              <w:right w:w="120" w:type="dxa"/>
            </w:tcMar>
          </w:tcPr>
          <w:p w14:paraId="7E8CB021" w14:textId="77777777" w:rsidR="00341D45" w:rsidRDefault="00341D45" w:rsidP="00E90833">
            <w:pPr>
              <w:jc w:val="left"/>
            </w:pPr>
          </w:p>
        </w:tc>
      </w:tr>
    </w:tbl>
    <w:p w14:paraId="7E8CB023" w14:textId="77777777" w:rsidR="00341D45" w:rsidRDefault="00032883" w:rsidP="00E90833">
      <w:pPr>
        <w:pStyle w:val="Heading3"/>
        <w:spacing w:before="260" w:after="120"/>
        <w:jc w:val="left"/>
      </w:pPr>
      <w:bookmarkStart w:id="335" w:name="_Toc236339164"/>
      <w:proofErr w:type="spellStart"/>
      <w:r>
        <w:rPr>
          <w:b/>
          <w:bCs/>
          <w:color w:val="2F5496"/>
        </w:rPr>
        <w:t>Gate</w:t>
      </w:r>
      <w:proofErr w:type="spellEnd"/>
      <w:r>
        <w:rPr>
          <w:b/>
          <w:bCs/>
          <w:color w:val="2F5496"/>
        </w:rPr>
        <w:t xml:space="preserve"> — מעבר מ-PMF ל-</w:t>
      </w:r>
      <w:proofErr w:type="spellStart"/>
      <w:r>
        <w:rPr>
          <w:b/>
          <w:bCs/>
          <w:color w:val="2F5496"/>
        </w:rPr>
        <w:t>Scale</w:t>
      </w:r>
      <w:bookmarkEnd w:id="335"/>
      <w:proofErr w:type="spellEnd"/>
    </w:p>
    <w:p w14:paraId="7E8CB024" w14:textId="77777777" w:rsidR="00341D45" w:rsidRDefault="00032883" w:rsidP="00E90833">
      <w:pPr>
        <w:pStyle w:val="ListParagraph"/>
        <w:numPr>
          <w:ilvl w:val="0"/>
          <w:numId w:val="2"/>
        </w:numPr>
        <w:spacing w:after="80"/>
        <w:jc w:val="left"/>
      </w:pPr>
      <w:r>
        <w:t>יש עדות עקבית (לא חד-פעמית) לכך שהמוצר פותר בעיה אמיתית עבור הפרסונה שהוגדרה</w:t>
      </w:r>
    </w:p>
    <w:p w14:paraId="7E8CB025" w14:textId="77777777" w:rsidR="00341D45" w:rsidRDefault="00032883" w:rsidP="00E90833">
      <w:pPr>
        <w:pStyle w:val="ListParagraph"/>
        <w:numPr>
          <w:ilvl w:val="0"/>
          <w:numId w:val="2"/>
        </w:numPr>
        <w:spacing w:after="80"/>
        <w:jc w:val="left"/>
      </w:pPr>
      <w:r>
        <w:t>יש נכונות ממשית מצד המשתמשים/השותף להתחייב (תקציב, זמן, אינטגרציה) — לא רק "מעניין"</w:t>
      </w:r>
    </w:p>
    <w:p w14:paraId="7E8CB026" w14:textId="33D69AC9" w:rsidR="00341D45" w:rsidRDefault="00032883" w:rsidP="00E90833">
      <w:pPr>
        <w:pStyle w:val="ListParagraph"/>
        <w:numPr>
          <w:ilvl w:val="0"/>
          <w:numId w:val="2"/>
        </w:numPr>
        <w:spacing w:after="80"/>
        <w:jc w:val="left"/>
      </w:pPr>
      <w:r>
        <w:t>ההנחה הליבה מ</w:t>
      </w:r>
      <w:hyperlink w:anchor="b02_ideation" w:history="1">
        <w:r>
          <w:rPr>
            <w:color w:val="1155CC"/>
            <w:u w:val="single"/>
          </w:rPr>
          <w:t>הגדרת המיזם</w:t>
        </w:r>
      </w:hyperlink>
      <w:r>
        <w:t xml:space="preserve"> אומתה בפועל, לא רק בתאוריה</w:t>
      </w:r>
    </w:p>
    <w:p w14:paraId="7E8CB027" w14:textId="77777777" w:rsidR="00341D45" w:rsidRDefault="00032883" w:rsidP="00E90833">
      <w:pPr>
        <w:pStyle w:val="ListParagraph"/>
        <w:numPr>
          <w:ilvl w:val="0"/>
          <w:numId w:val="2"/>
        </w:numPr>
        <w:spacing w:after="80"/>
        <w:jc w:val="left"/>
      </w:pPr>
      <w:r>
        <w:rPr>
          <w:b/>
          <w:bCs/>
        </w:rPr>
        <w:t>המוצר תואם לצרכי השוק ונותן את הערך המצופה</w:t>
      </w:r>
      <w:r>
        <w:t xml:space="preserve"> — נתמך במדדי אימוץ ומשוב מוכח</w:t>
      </w:r>
    </w:p>
    <w:p w14:paraId="7E8CB028" w14:textId="77777777" w:rsidR="00341D45" w:rsidRDefault="00032883" w:rsidP="00E90833">
      <w:pPr>
        <w:pStyle w:val="ListParagraph"/>
        <w:numPr>
          <w:ilvl w:val="0"/>
          <w:numId w:val="2"/>
        </w:numPr>
        <w:spacing w:after="80"/>
        <w:jc w:val="left"/>
      </w:pPr>
      <w:r>
        <w:rPr>
          <w:b/>
          <w:bCs/>
        </w:rPr>
        <w:t>ביקוש פאסיבי ונכונות הטמעה</w:t>
      </w:r>
      <w:r>
        <w:t xml:space="preserve"> — לקוחות יעד מגלים עניין ומוכנות ללא דחיפה פעילה</w:t>
      </w:r>
    </w:p>
    <w:p w14:paraId="7E8CB029" w14:textId="5F5E3E8C" w:rsidR="00341D45" w:rsidRDefault="00032883" w:rsidP="00E90833">
      <w:pPr>
        <w:spacing w:after="160"/>
        <w:jc w:val="left"/>
      </w:pPr>
      <w:r>
        <w:rPr>
          <w:b/>
          <w:bCs/>
        </w:rPr>
        <w:t>המשך:</w:t>
      </w:r>
      <w:r>
        <w:t xml:space="preserve"> </w:t>
      </w:r>
      <w:hyperlink w:anchor="b05_readme" w:history="1">
        <w:r>
          <w:rPr>
            <w:color w:val="1155CC"/>
            <w:u w:val="single"/>
          </w:rPr>
          <w:t xml:space="preserve">שלב 5 · </w:t>
        </w:r>
        <w:proofErr w:type="spellStart"/>
        <w:r>
          <w:rPr>
            <w:color w:val="1155CC"/>
            <w:u w:val="single"/>
          </w:rPr>
          <w:t>Scale</w:t>
        </w:r>
        <w:proofErr w:type="spellEnd"/>
        <w:r>
          <w:rPr>
            <w:color w:val="1155CC"/>
            <w:u w:val="single"/>
          </w:rPr>
          <w:t xml:space="preserve"> </w:t>
        </w:r>
        <w:proofErr w:type="spellStart"/>
        <w:r>
          <w:rPr>
            <w:color w:val="1155CC"/>
            <w:u w:val="single"/>
          </w:rPr>
          <w:t>for</w:t>
        </w:r>
        <w:proofErr w:type="spellEnd"/>
        <w:r>
          <w:rPr>
            <w:color w:val="1155CC"/>
            <w:u w:val="single"/>
          </w:rPr>
          <w:t xml:space="preserve"> </w:t>
        </w:r>
        <w:proofErr w:type="spellStart"/>
        <w:r>
          <w:rPr>
            <w:color w:val="1155CC"/>
            <w:u w:val="single"/>
          </w:rPr>
          <w:t>Impact</w:t>
        </w:r>
        <w:proofErr w:type="spellEnd"/>
      </w:hyperlink>
      <w:r>
        <w:t>.</w:t>
      </w:r>
    </w:p>
    <w:p w14:paraId="7E8CB02A" w14:textId="77777777" w:rsidR="00341D45" w:rsidRDefault="00032883" w:rsidP="00E90833">
      <w:pPr>
        <w:pStyle w:val="Heading1"/>
        <w:pageBreakBefore/>
        <w:pBdr>
          <w:bottom w:val="single" w:sz="6" w:space="4" w:color="1F4E79"/>
        </w:pBdr>
        <w:spacing w:before="400" w:after="240"/>
        <w:jc w:val="left"/>
      </w:pPr>
      <w:bookmarkStart w:id="336" w:name="b05_readme"/>
      <w:bookmarkStart w:id="337" w:name="_Toc236339165"/>
      <w:r>
        <w:rPr>
          <w:b/>
          <w:bCs/>
          <w:color w:val="1F4E79"/>
          <w:sz w:val="34"/>
          <w:szCs w:val="34"/>
        </w:rPr>
        <w:lastRenderedPageBreak/>
        <w:t xml:space="preserve">שלב 5 · </w:t>
      </w:r>
      <w:proofErr w:type="spellStart"/>
      <w:r>
        <w:rPr>
          <w:b/>
          <w:bCs/>
          <w:color w:val="1F4E79"/>
          <w:sz w:val="34"/>
          <w:szCs w:val="34"/>
        </w:rPr>
        <w:t>Scale</w:t>
      </w:r>
      <w:proofErr w:type="spellEnd"/>
      <w:r>
        <w:rPr>
          <w:b/>
          <w:bCs/>
          <w:color w:val="1F4E79"/>
          <w:sz w:val="34"/>
          <w:szCs w:val="34"/>
        </w:rPr>
        <w:t xml:space="preserve"> </w:t>
      </w:r>
      <w:proofErr w:type="spellStart"/>
      <w:r>
        <w:rPr>
          <w:b/>
          <w:bCs/>
          <w:color w:val="1F4E79"/>
          <w:sz w:val="34"/>
          <w:szCs w:val="34"/>
        </w:rPr>
        <w:t>for</w:t>
      </w:r>
      <w:proofErr w:type="spellEnd"/>
      <w:r>
        <w:rPr>
          <w:b/>
          <w:bCs/>
          <w:color w:val="1F4E79"/>
          <w:sz w:val="34"/>
          <w:szCs w:val="34"/>
        </w:rPr>
        <w:t xml:space="preserve"> </w:t>
      </w:r>
      <w:proofErr w:type="spellStart"/>
      <w:r>
        <w:rPr>
          <w:b/>
          <w:bCs/>
          <w:color w:val="1F4E79"/>
          <w:sz w:val="34"/>
          <w:szCs w:val="34"/>
        </w:rPr>
        <w:t>Impact</w:t>
      </w:r>
      <w:bookmarkEnd w:id="336"/>
      <w:bookmarkEnd w:id="337"/>
      <w:proofErr w:type="spellEnd"/>
    </w:p>
    <w:p w14:paraId="7E8CB02B" w14:textId="77777777" w:rsidR="00341D45" w:rsidRDefault="00032883" w:rsidP="00E90833">
      <w:pPr>
        <w:pStyle w:val="Heading3"/>
        <w:spacing w:before="260" w:after="120"/>
        <w:jc w:val="left"/>
      </w:pPr>
      <w:bookmarkStart w:id="338" w:name="_Toc236339166"/>
      <w:r>
        <w:rPr>
          <w:b/>
          <w:bCs/>
          <w:color w:val="2F5496"/>
        </w:rPr>
        <w:t>מהות</w:t>
      </w:r>
      <w:bookmarkEnd w:id="338"/>
    </w:p>
    <w:p w14:paraId="7E8CB02C" w14:textId="347A4202" w:rsidR="00341D45" w:rsidRDefault="00032883" w:rsidP="00E90833">
      <w:pPr>
        <w:spacing w:after="160"/>
        <w:jc w:val="left"/>
      </w:pPr>
      <w:r>
        <w:t>שכלול המודל האופרטיבי והפצה רחבה של הפתרון כדי לייצר אימפקט לאומי ומדיד ב-</w:t>
      </w:r>
      <w:proofErr w:type="spellStart"/>
      <w:r>
        <w:t>Scale</w:t>
      </w:r>
      <w:proofErr w:type="spellEnd"/>
      <w:r>
        <w:t>. זהו השלב האחרון בתהליך — מימוש מלא של יעד ה-</w:t>
      </w:r>
      <w:proofErr w:type="spellStart"/>
      <w:r>
        <w:t>Impact</w:t>
      </w:r>
      <w:proofErr w:type="spellEnd"/>
      <w:r>
        <w:t xml:space="preserve"> שהוגדר בראשית הדרך, לאחר </w:t>
      </w:r>
      <w:proofErr w:type="spellStart"/>
      <w:r>
        <w:t>ש</w:t>
      </w:r>
      <w:hyperlink w:anchor="b04_pmf" w:history="1">
        <w:r>
          <w:rPr>
            <w:color w:val="1155CC"/>
            <w:u w:val="single"/>
          </w:rPr>
          <w:t>PMF</w:t>
        </w:r>
        <w:proofErr w:type="spellEnd"/>
      </w:hyperlink>
      <w:r>
        <w:t xml:space="preserve"> אומת בפועל.</w:t>
      </w:r>
    </w:p>
    <w:p w14:paraId="7E8CB02D" w14:textId="77777777" w:rsidR="00341D45" w:rsidRDefault="00032883" w:rsidP="00E90833">
      <w:pPr>
        <w:pStyle w:val="Heading3"/>
        <w:spacing w:before="260" w:after="120"/>
        <w:jc w:val="left"/>
      </w:pPr>
      <w:bookmarkStart w:id="339" w:name="_Toc236339167"/>
      <w:r>
        <w:rPr>
          <w:b/>
          <w:bCs/>
          <w:color w:val="2F5496"/>
        </w:rPr>
        <w:t>שאלות עבודה מרכזיות</w:t>
      </w:r>
      <w:bookmarkEnd w:id="339"/>
    </w:p>
    <w:p w14:paraId="7E8CB02E" w14:textId="77777777" w:rsidR="00341D45" w:rsidRDefault="00032883" w:rsidP="00E90833">
      <w:pPr>
        <w:pStyle w:val="ListParagraph"/>
        <w:numPr>
          <w:ilvl w:val="0"/>
          <w:numId w:val="2"/>
        </w:numPr>
        <w:spacing w:after="80"/>
        <w:jc w:val="left"/>
      </w:pPr>
      <w:r>
        <w:t>מהו יעד ה-</w:t>
      </w:r>
      <w:proofErr w:type="spellStart"/>
      <w:r>
        <w:t>Impact</w:t>
      </w:r>
      <w:proofErr w:type="spellEnd"/>
      <w:r>
        <w:t xml:space="preserve"> הלאומי ומהם המדדים למדידתו — בהתאם למפת הדרכים?</w:t>
      </w:r>
    </w:p>
    <w:p w14:paraId="7E8CB02F" w14:textId="77777777" w:rsidR="00341D45" w:rsidRDefault="00032883" w:rsidP="00E90833">
      <w:pPr>
        <w:pStyle w:val="ListParagraph"/>
        <w:numPr>
          <w:ilvl w:val="0"/>
          <w:numId w:val="2"/>
        </w:numPr>
        <w:spacing w:after="80"/>
        <w:jc w:val="left"/>
      </w:pPr>
      <w:r>
        <w:t>מי קובע שיעד ה-</w:t>
      </w:r>
      <w:proofErr w:type="spellStart"/>
      <w:r>
        <w:t>Impact</w:t>
      </w:r>
      <w:proofErr w:type="spellEnd"/>
      <w:r>
        <w:t xml:space="preserve"> הושג?</w:t>
      </w:r>
    </w:p>
    <w:p w14:paraId="7E8CB030" w14:textId="7F3AEEC8" w:rsidR="00341D45" w:rsidRDefault="00032883" w:rsidP="00E90833">
      <w:pPr>
        <w:pBdr>
          <w:right w:val="single" w:sz="18" w:space="8" w:color="2F5496"/>
        </w:pBdr>
        <w:shd w:val="clear" w:color="auto" w:fill="EEF2F7"/>
        <w:spacing w:before="120" w:after="200"/>
        <w:ind w:right="200"/>
        <w:jc w:val="left"/>
      </w:pPr>
      <w:r>
        <w:rPr>
          <w:b/>
          <w:bCs/>
        </w:rPr>
        <w:t>הערה חשובה:</w:t>
      </w:r>
      <w:r>
        <w:t xml:space="preserve"> יעד ה-</w:t>
      </w:r>
      <w:proofErr w:type="spellStart"/>
      <w:r>
        <w:t>Impact</w:t>
      </w:r>
      <w:proofErr w:type="spellEnd"/>
      <w:r>
        <w:t xml:space="preserve"> צריך לבוא לידי ביטוי כבר משלב </w:t>
      </w:r>
      <w:hyperlink w:anchor="b01_readme" w:history="1">
        <w:r>
          <w:rPr>
            <w:color w:val="1155CC"/>
            <w:u w:val="single"/>
          </w:rPr>
          <w:t>מפעל הבעיות</w:t>
        </w:r>
      </w:hyperlink>
      <w:r>
        <w:t xml:space="preserve"> ולקבל חידוד ודיוק בשלב </w:t>
      </w:r>
      <w:hyperlink w:anchor="b02_research" w:history="1">
        <w:r>
          <w:rPr>
            <w:color w:val="1155CC"/>
            <w:u w:val="single"/>
          </w:rPr>
          <w:t>חקר הבעיה</w:t>
        </w:r>
      </w:hyperlink>
      <w:r>
        <w:t>. מדדי ה-</w:t>
      </w:r>
      <w:proofErr w:type="spellStart"/>
      <w:r>
        <w:t>Impact</w:t>
      </w:r>
      <w:proofErr w:type="spellEnd"/>
      <w:r>
        <w:t xml:space="preserve"> בשלב ה-</w:t>
      </w:r>
      <w:proofErr w:type="spellStart"/>
      <w:r>
        <w:t>Scale</w:t>
      </w:r>
      <w:proofErr w:type="spellEnd"/>
      <w:r>
        <w:t xml:space="preserve"> צריכים להיות </w:t>
      </w:r>
      <w:r>
        <w:rPr>
          <w:b/>
          <w:bCs/>
        </w:rPr>
        <w:t>אותם מדדים</w:t>
      </w:r>
      <w:r>
        <w:t xml:space="preserve"> שהוגדרו בתחילת התהליך </w:t>
      </w:r>
      <w:proofErr w:type="spellStart"/>
      <w:r>
        <w:t>ושדוייקו</w:t>
      </w:r>
      <w:proofErr w:type="spellEnd"/>
      <w:r>
        <w:t xml:space="preserve"> ב</w:t>
      </w:r>
      <w:hyperlink w:anchor="b03_roadmap" w:history="1">
        <w:r>
          <w:rPr>
            <w:color w:val="1155CC"/>
            <w:u w:val="single"/>
          </w:rPr>
          <w:t>מפת הדרכים</w:t>
        </w:r>
      </w:hyperlink>
      <w:r>
        <w:t>.</w:t>
      </w:r>
    </w:p>
    <w:p w14:paraId="7E8CB031" w14:textId="77777777" w:rsidR="00341D45" w:rsidRDefault="00032883" w:rsidP="00E90833">
      <w:pPr>
        <w:pStyle w:val="Heading3"/>
        <w:spacing w:before="260" w:after="120"/>
        <w:jc w:val="left"/>
      </w:pPr>
      <w:bookmarkStart w:id="340" w:name="_Toc236339168"/>
      <w:r>
        <w:rPr>
          <w:b/>
          <w:bCs/>
          <w:color w:val="2F5496"/>
        </w:rPr>
        <w:t>פעילויות מרכזיות</w:t>
      </w:r>
      <w:bookmarkEnd w:id="340"/>
    </w:p>
    <w:p w14:paraId="7E8CB032" w14:textId="77777777" w:rsidR="00341D45" w:rsidRDefault="00032883" w:rsidP="00E90833">
      <w:pPr>
        <w:pStyle w:val="ListParagraph"/>
        <w:numPr>
          <w:ilvl w:val="0"/>
          <w:numId w:val="2"/>
        </w:numPr>
        <w:spacing w:after="80"/>
        <w:jc w:val="left"/>
      </w:pPr>
      <w:r>
        <w:t>שכלול המודל האופרטיבי לפריסה רחבה</w:t>
      </w:r>
    </w:p>
    <w:p w14:paraId="7E8CB033" w14:textId="77777777" w:rsidR="00341D45" w:rsidRDefault="00032883" w:rsidP="00E90833">
      <w:pPr>
        <w:pStyle w:val="ListParagraph"/>
        <w:numPr>
          <w:ilvl w:val="0"/>
          <w:numId w:val="2"/>
        </w:numPr>
        <w:spacing w:after="80"/>
        <w:jc w:val="left"/>
      </w:pPr>
      <w:r>
        <w:t>פריסת הפתרון לכלל אוכלוסיית היעד</w:t>
      </w:r>
    </w:p>
    <w:p w14:paraId="7E8CB034" w14:textId="77777777" w:rsidR="00341D45" w:rsidRDefault="00032883" w:rsidP="00E90833">
      <w:pPr>
        <w:pStyle w:val="ListParagraph"/>
        <w:numPr>
          <w:ilvl w:val="0"/>
          <w:numId w:val="2"/>
        </w:numPr>
        <w:spacing w:after="80"/>
        <w:jc w:val="left"/>
      </w:pPr>
      <w:r>
        <w:t>מדידה שוטפת של מדדי ה-</w:t>
      </w:r>
      <w:proofErr w:type="spellStart"/>
      <w:r>
        <w:t>Impact</w:t>
      </w:r>
      <w:proofErr w:type="spellEnd"/>
    </w:p>
    <w:p w14:paraId="7E8CB035" w14:textId="77777777" w:rsidR="00341D45" w:rsidRDefault="00032883" w:rsidP="00E90833">
      <w:pPr>
        <w:pStyle w:val="ListParagraph"/>
        <w:numPr>
          <w:ilvl w:val="0"/>
          <w:numId w:val="2"/>
        </w:numPr>
        <w:spacing w:after="80"/>
        <w:jc w:val="left"/>
      </w:pPr>
      <w:r>
        <w:t>הצגת נתוני האימפקט להנהלת המטה</w:t>
      </w:r>
    </w:p>
    <w:p w14:paraId="7E8CB036" w14:textId="77777777" w:rsidR="00341D45" w:rsidRDefault="00032883" w:rsidP="00E90833">
      <w:pPr>
        <w:pStyle w:val="Heading3"/>
        <w:spacing w:before="260" w:after="120"/>
        <w:jc w:val="left"/>
      </w:pPr>
      <w:bookmarkStart w:id="341" w:name="_Toc236339169"/>
      <w:r>
        <w:rPr>
          <w:b/>
          <w:bCs/>
          <w:color w:val="2F5496"/>
        </w:rPr>
        <w:t>קריטריון הצלחה / סיום</w:t>
      </w:r>
      <w:bookmarkEnd w:id="341"/>
    </w:p>
    <w:p w14:paraId="7E8CB037" w14:textId="77777777" w:rsidR="00341D45" w:rsidRDefault="00032883" w:rsidP="00E90833">
      <w:pPr>
        <w:pStyle w:val="ListParagraph"/>
        <w:numPr>
          <w:ilvl w:val="0"/>
          <w:numId w:val="2"/>
        </w:numPr>
        <w:spacing w:after="80"/>
        <w:jc w:val="left"/>
      </w:pPr>
      <w:r>
        <w:rPr>
          <w:b/>
          <w:bCs/>
        </w:rPr>
        <w:t>השגת ה-</w:t>
      </w:r>
      <w:proofErr w:type="spellStart"/>
      <w:r>
        <w:rPr>
          <w:b/>
          <w:bCs/>
        </w:rPr>
        <w:t>Impact</w:t>
      </w:r>
      <w:proofErr w:type="spellEnd"/>
      <w:r>
        <w:rPr>
          <w:b/>
          <w:bCs/>
        </w:rPr>
        <w:t xml:space="preserve"> על פי המדדים והיעדים שהוגדרו במפת הדרכים</w:t>
      </w:r>
    </w:p>
    <w:p w14:paraId="7E8CB038" w14:textId="77777777" w:rsidR="00341D45" w:rsidRDefault="00032883" w:rsidP="00E90833">
      <w:pPr>
        <w:pBdr>
          <w:right w:val="single" w:sz="18" w:space="8" w:color="2F5496"/>
        </w:pBdr>
        <w:shd w:val="clear" w:color="auto" w:fill="EEF2F7"/>
        <w:spacing w:before="120" w:after="200"/>
        <w:ind w:right="200"/>
        <w:jc w:val="left"/>
      </w:pPr>
      <w:r>
        <w:rPr>
          <w:b/>
          <w:bCs/>
        </w:rPr>
        <w:t>מי קובע?</w:t>
      </w:r>
      <w:r>
        <w:t xml:space="preserve"> הנהלת המטה דנה בכל המיזמים וקובעת מתי מיזם השיג את מטרת ה-</w:t>
      </w:r>
      <w:proofErr w:type="spellStart"/>
      <w:r>
        <w:t>Impact</w:t>
      </w:r>
      <w:proofErr w:type="spellEnd"/>
      <w:r>
        <w:t xml:space="preserve"> שלו.</w:t>
      </w:r>
    </w:p>
    <w:p w14:paraId="7E8CB039" w14:textId="77777777" w:rsidR="00341D45" w:rsidRDefault="00032883" w:rsidP="00E90833">
      <w:pPr>
        <w:pStyle w:val="Heading3"/>
        <w:spacing w:before="260" w:after="120"/>
        <w:jc w:val="left"/>
      </w:pPr>
      <w:bookmarkStart w:id="342" w:name="_Toc236339170"/>
      <w:proofErr w:type="spellStart"/>
      <w:r>
        <w:rPr>
          <w:b/>
          <w:bCs/>
          <w:color w:val="2F5496"/>
        </w:rPr>
        <w:t>טמפלייט</w:t>
      </w:r>
      <w:proofErr w:type="spellEnd"/>
      <w:r>
        <w:rPr>
          <w:b/>
          <w:bCs/>
          <w:color w:val="2F5496"/>
        </w:rPr>
        <w:t xml:space="preserve"> — מדידת </w:t>
      </w:r>
      <w:proofErr w:type="spellStart"/>
      <w:r>
        <w:rPr>
          <w:b/>
          <w:bCs/>
          <w:color w:val="2F5496"/>
        </w:rPr>
        <w:t>Impact</w:t>
      </w:r>
      <w:bookmarkEnd w:id="342"/>
      <w:proofErr w:type="spellEnd"/>
    </w:p>
    <w:p w14:paraId="7E8CB03A" w14:textId="77777777" w:rsidR="00341D45" w:rsidRDefault="00032883" w:rsidP="00E90833">
      <w:pPr>
        <w:pBdr>
          <w:right w:val="single" w:sz="18" w:space="8" w:color="2F5496"/>
        </w:pBdr>
        <w:shd w:val="clear" w:color="auto" w:fill="EEF2F7"/>
        <w:spacing w:before="120" w:after="200"/>
        <w:ind w:right="200"/>
        <w:jc w:val="left"/>
      </w:pPr>
      <w:r>
        <w:rPr>
          <w:b/>
          <w:bCs/>
        </w:rPr>
        <w:t>הוראות שימוש:</w:t>
      </w:r>
      <w:r>
        <w:t xml:space="preserve"> הגדירו את מדדי ה-</w:t>
      </w:r>
      <w:proofErr w:type="spellStart"/>
      <w:r>
        <w:t>Impact</w:t>
      </w:r>
      <w:proofErr w:type="spellEnd"/>
      <w:r>
        <w:t xml:space="preserve"> בהתאמה מלאה למה שהוגדר במפת הדרכים. אל תגדירו מדדים חדשים בשלב זה — דייקו את הקיימים.</w:t>
      </w:r>
    </w:p>
    <w:tbl>
      <w:tblPr>
        <w:bidiVisual/>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900"/>
        <w:gridCol w:w="1663"/>
        <w:gridCol w:w="1663"/>
        <w:gridCol w:w="1600"/>
      </w:tblGrid>
      <w:tr w:rsidR="00341D45" w14:paraId="7E8CB040" w14:textId="77777777">
        <w:trPr>
          <w:tblHeader/>
        </w:trPr>
        <w:tc>
          <w:tcPr>
            <w:tcW w:w="2200" w:type="dxa"/>
            <w:shd w:val="clear" w:color="auto" w:fill="2F5496"/>
            <w:tcMar>
              <w:top w:w="80" w:type="dxa"/>
              <w:left w:w="120" w:type="dxa"/>
              <w:bottom w:w="80" w:type="dxa"/>
              <w:right w:w="120" w:type="dxa"/>
            </w:tcMar>
            <w:vAlign w:val="center"/>
          </w:tcPr>
          <w:p w14:paraId="7E8CB03B" w14:textId="77777777" w:rsidR="00341D45" w:rsidRDefault="00032883" w:rsidP="00E90833">
            <w:pPr>
              <w:jc w:val="left"/>
            </w:pPr>
            <w:r>
              <w:rPr>
                <w:b/>
                <w:bCs/>
                <w:color w:val="FFFFFF"/>
              </w:rPr>
              <w:t xml:space="preserve">מדד </w:t>
            </w:r>
            <w:proofErr w:type="spellStart"/>
            <w:r>
              <w:rPr>
                <w:b/>
                <w:bCs/>
                <w:color w:val="FFFFFF"/>
              </w:rPr>
              <w:t>Impact</w:t>
            </w:r>
            <w:proofErr w:type="spellEnd"/>
          </w:p>
        </w:tc>
        <w:tc>
          <w:tcPr>
            <w:tcW w:w="1900" w:type="dxa"/>
            <w:shd w:val="clear" w:color="auto" w:fill="2F5496"/>
            <w:tcMar>
              <w:top w:w="80" w:type="dxa"/>
              <w:left w:w="120" w:type="dxa"/>
              <w:bottom w:w="80" w:type="dxa"/>
              <w:right w:w="120" w:type="dxa"/>
            </w:tcMar>
            <w:vAlign w:val="center"/>
          </w:tcPr>
          <w:p w14:paraId="7E8CB03C" w14:textId="77777777" w:rsidR="00341D45" w:rsidRDefault="00032883" w:rsidP="00E90833">
            <w:pPr>
              <w:jc w:val="left"/>
            </w:pPr>
            <w:r>
              <w:rPr>
                <w:b/>
                <w:bCs/>
                <w:color w:val="FFFFFF"/>
              </w:rPr>
              <w:t>הגדרה</w:t>
            </w:r>
          </w:p>
        </w:tc>
        <w:tc>
          <w:tcPr>
            <w:tcW w:w="1663" w:type="dxa"/>
            <w:shd w:val="clear" w:color="auto" w:fill="2F5496"/>
            <w:tcMar>
              <w:top w:w="80" w:type="dxa"/>
              <w:left w:w="120" w:type="dxa"/>
              <w:bottom w:w="80" w:type="dxa"/>
              <w:right w:w="120" w:type="dxa"/>
            </w:tcMar>
            <w:vAlign w:val="center"/>
          </w:tcPr>
          <w:p w14:paraId="7E8CB03D" w14:textId="77777777" w:rsidR="00341D45" w:rsidRDefault="00032883" w:rsidP="00E90833">
            <w:pPr>
              <w:jc w:val="left"/>
            </w:pPr>
            <w:r>
              <w:rPr>
                <w:b/>
                <w:bCs/>
                <w:color w:val="FFFFFF"/>
              </w:rPr>
              <w:t>כלי מדידה</w:t>
            </w:r>
          </w:p>
        </w:tc>
        <w:tc>
          <w:tcPr>
            <w:tcW w:w="1663" w:type="dxa"/>
            <w:shd w:val="clear" w:color="auto" w:fill="2F5496"/>
            <w:tcMar>
              <w:top w:w="80" w:type="dxa"/>
              <w:left w:w="120" w:type="dxa"/>
              <w:bottom w:w="80" w:type="dxa"/>
              <w:right w:w="120" w:type="dxa"/>
            </w:tcMar>
            <w:vAlign w:val="center"/>
          </w:tcPr>
          <w:p w14:paraId="7E8CB03E" w14:textId="77777777" w:rsidR="00341D45" w:rsidRDefault="00032883" w:rsidP="00E90833">
            <w:pPr>
              <w:jc w:val="left"/>
            </w:pPr>
            <w:r>
              <w:rPr>
                <w:b/>
                <w:bCs/>
                <w:color w:val="FFFFFF"/>
              </w:rPr>
              <w:t>יעד כמותי</w:t>
            </w:r>
          </w:p>
        </w:tc>
        <w:tc>
          <w:tcPr>
            <w:tcW w:w="1600" w:type="dxa"/>
            <w:shd w:val="clear" w:color="auto" w:fill="2F5496"/>
            <w:tcMar>
              <w:top w:w="80" w:type="dxa"/>
              <w:left w:w="120" w:type="dxa"/>
              <w:bottom w:w="80" w:type="dxa"/>
              <w:right w:w="120" w:type="dxa"/>
            </w:tcMar>
            <w:vAlign w:val="center"/>
          </w:tcPr>
          <w:p w14:paraId="7E8CB03F" w14:textId="77777777" w:rsidR="00341D45" w:rsidRDefault="00032883" w:rsidP="00E90833">
            <w:pPr>
              <w:jc w:val="left"/>
            </w:pPr>
            <w:r>
              <w:rPr>
                <w:b/>
                <w:bCs/>
                <w:color w:val="FFFFFF"/>
              </w:rPr>
              <w:t>מצב נוכחי</w:t>
            </w:r>
          </w:p>
        </w:tc>
      </w:tr>
      <w:tr w:rsidR="00341D45" w14:paraId="7E8CB046" w14:textId="77777777">
        <w:tc>
          <w:tcPr>
            <w:tcW w:w="2200" w:type="dxa"/>
            <w:shd w:val="clear" w:color="auto" w:fill="FFFFFF"/>
            <w:tcMar>
              <w:top w:w="80" w:type="dxa"/>
              <w:left w:w="120" w:type="dxa"/>
              <w:bottom w:w="80" w:type="dxa"/>
              <w:right w:w="120" w:type="dxa"/>
            </w:tcMar>
          </w:tcPr>
          <w:p w14:paraId="7E8CB041" w14:textId="77777777" w:rsidR="00341D45" w:rsidRDefault="00032883" w:rsidP="00E90833">
            <w:pPr>
              <w:jc w:val="left"/>
            </w:pPr>
            <w:r>
              <w:t>(מדד 1 — מתוך מפת הדרכים)</w:t>
            </w:r>
          </w:p>
        </w:tc>
        <w:tc>
          <w:tcPr>
            <w:tcW w:w="1900" w:type="dxa"/>
            <w:shd w:val="clear" w:color="auto" w:fill="FFFFFF"/>
            <w:tcMar>
              <w:top w:w="80" w:type="dxa"/>
              <w:left w:w="120" w:type="dxa"/>
              <w:bottom w:w="80" w:type="dxa"/>
              <w:right w:w="120" w:type="dxa"/>
            </w:tcMar>
          </w:tcPr>
          <w:p w14:paraId="7E8CB042" w14:textId="77777777" w:rsidR="00341D45" w:rsidRDefault="00341D45" w:rsidP="00E90833">
            <w:pPr>
              <w:jc w:val="left"/>
            </w:pPr>
          </w:p>
        </w:tc>
        <w:tc>
          <w:tcPr>
            <w:tcW w:w="1663" w:type="dxa"/>
            <w:shd w:val="clear" w:color="auto" w:fill="FFFFFF"/>
            <w:tcMar>
              <w:top w:w="80" w:type="dxa"/>
              <w:left w:w="120" w:type="dxa"/>
              <w:bottom w:w="80" w:type="dxa"/>
              <w:right w:w="120" w:type="dxa"/>
            </w:tcMar>
          </w:tcPr>
          <w:p w14:paraId="7E8CB043" w14:textId="77777777" w:rsidR="00341D45" w:rsidRDefault="00341D45" w:rsidP="00E90833">
            <w:pPr>
              <w:jc w:val="left"/>
            </w:pPr>
          </w:p>
        </w:tc>
        <w:tc>
          <w:tcPr>
            <w:tcW w:w="1663" w:type="dxa"/>
            <w:shd w:val="clear" w:color="auto" w:fill="FFFFFF"/>
            <w:tcMar>
              <w:top w:w="80" w:type="dxa"/>
              <w:left w:w="120" w:type="dxa"/>
              <w:bottom w:w="80" w:type="dxa"/>
              <w:right w:w="120" w:type="dxa"/>
            </w:tcMar>
          </w:tcPr>
          <w:p w14:paraId="7E8CB044" w14:textId="77777777" w:rsidR="00341D45" w:rsidRDefault="00341D45" w:rsidP="00E90833">
            <w:pPr>
              <w:jc w:val="left"/>
            </w:pPr>
          </w:p>
        </w:tc>
        <w:tc>
          <w:tcPr>
            <w:tcW w:w="1600" w:type="dxa"/>
            <w:shd w:val="clear" w:color="auto" w:fill="FFFFFF"/>
            <w:tcMar>
              <w:top w:w="80" w:type="dxa"/>
              <w:left w:w="120" w:type="dxa"/>
              <w:bottom w:w="80" w:type="dxa"/>
              <w:right w:w="120" w:type="dxa"/>
            </w:tcMar>
          </w:tcPr>
          <w:p w14:paraId="7E8CB045" w14:textId="77777777" w:rsidR="00341D45" w:rsidRDefault="00341D45" w:rsidP="00E90833">
            <w:pPr>
              <w:jc w:val="left"/>
            </w:pPr>
          </w:p>
        </w:tc>
      </w:tr>
      <w:tr w:rsidR="00341D45" w14:paraId="7E8CB04C" w14:textId="77777777">
        <w:tc>
          <w:tcPr>
            <w:tcW w:w="2200" w:type="dxa"/>
            <w:shd w:val="clear" w:color="auto" w:fill="F5F7FA"/>
            <w:tcMar>
              <w:top w:w="80" w:type="dxa"/>
              <w:left w:w="120" w:type="dxa"/>
              <w:bottom w:w="80" w:type="dxa"/>
              <w:right w:w="120" w:type="dxa"/>
            </w:tcMar>
          </w:tcPr>
          <w:p w14:paraId="7E8CB047" w14:textId="77777777" w:rsidR="00341D45" w:rsidRDefault="00032883" w:rsidP="00E90833">
            <w:pPr>
              <w:jc w:val="left"/>
            </w:pPr>
            <w:r>
              <w:t>(מדד 2 — מתוך מפת הדרכים)</w:t>
            </w:r>
          </w:p>
        </w:tc>
        <w:tc>
          <w:tcPr>
            <w:tcW w:w="1900" w:type="dxa"/>
            <w:shd w:val="clear" w:color="auto" w:fill="F5F7FA"/>
            <w:tcMar>
              <w:top w:w="80" w:type="dxa"/>
              <w:left w:w="120" w:type="dxa"/>
              <w:bottom w:w="80" w:type="dxa"/>
              <w:right w:w="120" w:type="dxa"/>
            </w:tcMar>
          </w:tcPr>
          <w:p w14:paraId="7E8CB048" w14:textId="77777777" w:rsidR="00341D45" w:rsidRDefault="00341D45" w:rsidP="00E90833">
            <w:pPr>
              <w:jc w:val="left"/>
            </w:pPr>
          </w:p>
        </w:tc>
        <w:tc>
          <w:tcPr>
            <w:tcW w:w="1663" w:type="dxa"/>
            <w:shd w:val="clear" w:color="auto" w:fill="F5F7FA"/>
            <w:tcMar>
              <w:top w:w="80" w:type="dxa"/>
              <w:left w:w="120" w:type="dxa"/>
              <w:bottom w:w="80" w:type="dxa"/>
              <w:right w:w="120" w:type="dxa"/>
            </w:tcMar>
          </w:tcPr>
          <w:p w14:paraId="7E8CB049" w14:textId="77777777" w:rsidR="00341D45" w:rsidRDefault="00341D45" w:rsidP="00E90833">
            <w:pPr>
              <w:jc w:val="left"/>
            </w:pPr>
          </w:p>
        </w:tc>
        <w:tc>
          <w:tcPr>
            <w:tcW w:w="1663" w:type="dxa"/>
            <w:shd w:val="clear" w:color="auto" w:fill="F5F7FA"/>
            <w:tcMar>
              <w:top w:w="80" w:type="dxa"/>
              <w:left w:w="120" w:type="dxa"/>
              <w:bottom w:w="80" w:type="dxa"/>
              <w:right w:w="120" w:type="dxa"/>
            </w:tcMar>
          </w:tcPr>
          <w:p w14:paraId="7E8CB04A" w14:textId="77777777" w:rsidR="00341D45" w:rsidRDefault="00341D45" w:rsidP="00E90833">
            <w:pPr>
              <w:jc w:val="left"/>
            </w:pPr>
          </w:p>
        </w:tc>
        <w:tc>
          <w:tcPr>
            <w:tcW w:w="1600" w:type="dxa"/>
            <w:shd w:val="clear" w:color="auto" w:fill="F5F7FA"/>
            <w:tcMar>
              <w:top w:w="80" w:type="dxa"/>
              <w:left w:w="120" w:type="dxa"/>
              <w:bottom w:w="80" w:type="dxa"/>
              <w:right w:w="120" w:type="dxa"/>
            </w:tcMar>
          </w:tcPr>
          <w:p w14:paraId="7E8CB04B" w14:textId="77777777" w:rsidR="00341D45" w:rsidRDefault="00341D45" w:rsidP="00E90833">
            <w:pPr>
              <w:jc w:val="left"/>
            </w:pPr>
          </w:p>
        </w:tc>
      </w:tr>
      <w:tr w:rsidR="00341D45" w14:paraId="7E8CB052" w14:textId="77777777">
        <w:tc>
          <w:tcPr>
            <w:tcW w:w="2200" w:type="dxa"/>
            <w:shd w:val="clear" w:color="auto" w:fill="FFFFFF"/>
            <w:tcMar>
              <w:top w:w="80" w:type="dxa"/>
              <w:left w:w="120" w:type="dxa"/>
              <w:bottom w:w="80" w:type="dxa"/>
              <w:right w:w="120" w:type="dxa"/>
            </w:tcMar>
          </w:tcPr>
          <w:p w14:paraId="7E8CB04D" w14:textId="77777777" w:rsidR="00341D45" w:rsidRDefault="00032883" w:rsidP="00E90833">
            <w:pPr>
              <w:jc w:val="left"/>
            </w:pPr>
            <w:r>
              <w:t>(מדד 3 — מתוך מפת הדרכים)</w:t>
            </w:r>
          </w:p>
        </w:tc>
        <w:tc>
          <w:tcPr>
            <w:tcW w:w="1900" w:type="dxa"/>
            <w:shd w:val="clear" w:color="auto" w:fill="FFFFFF"/>
            <w:tcMar>
              <w:top w:w="80" w:type="dxa"/>
              <w:left w:w="120" w:type="dxa"/>
              <w:bottom w:w="80" w:type="dxa"/>
              <w:right w:w="120" w:type="dxa"/>
            </w:tcMar>
          </w:tcPr>
          <w:p w14:paraId="7E8CB04E" w14:textId="77777777" w:rsidR="00341D45" w:rsidRDefault="00341D45" w:rsidP="00E90833">
            <w:pPr>
              <w:jc w:val="left"/>
            </w:pPr>
          </w:p>
        </w:tc>
        <w:tc>
          <w:tcPr>
            <w:tcW w:w="1663" w:type="dxa"/>
            <w:shd w:val="clear" w:color="auto" w:fill="FFFFFF"/>
            <w:tcMar>
              <w:top w:w="80" w:type="dxa"/>
              <w:left w:w="120" w:type="dxa"/>
              <w:bottom w:w="80" w:type="dxa"/>
              <w:right w:w="120" w:type="dxa"/>
            </w:tcMar>
          </w:tcPr>
          <w:p w14:paraId="7E8CB04F" w14:textId="77777777" w:rsidR="00341D45" w:rsidRDefault="00341D45" w:rsidP="00E90833">
            <w:pPr>
              <w:jc w:val="left"/>
            </w:pPr>
          </w:p>
        </w:tc>
        <w:tc>
          <w:tcPr>
            <w:tcW w:w="1663" w:type="dxa"/>
            <w:shd w:val="clear" w:color="auto" w:fill="FFFFFF"/>
            <w:tcMar>
              <w:top w:w="80" w:type="dxa"/>
              <w:left w:w="120" w:type="dxa"/>
              <w:bottom w:w="80" w:type="dxa"/>
              <w:right w:w="120" w:type="dxa"/>
            </w:tcMar>
          </w:tcPr>
          <w:p w14:paraId="7E8CB050" w14:textId="77777777" w:rsidR="00341D45" w:rsidRDefault="00341D45" w:rsidP="00E90833">
            <w:pPr>
              <w:jc w:val="left"/>
            </w:pPr>
          </w:p>
        </w:tc>
        <w:tc>
          <w:tcPr>
            <w:tcW w:w="1600" w:type="dxa"/>
            <w:shd w:val="clear" w:color="auto" w:fill="FFFFFF"/>
            <w:tcMar>
              <w:top w:w="80" w:type="dxa"/>
              <w:left w:w="120" w:type="dxa"/>
              <w:bottom w:w="80" w:type="dxa"/>
              <w:right w:w="120" w:type="dxa"/>
            </w:tcMar>
          </w:tcPr>
          <w:p w14:paraId="7E8CB051" w14:textId="77777777" w:rsidR="00341D45" w:rsidRDefault="00341D45" w:rsidP="00E90833">
            <w:pPr>
              <w:jc w:val="left"/>
            </w:pPr>
          </w:p>
        </w:tc>
      </w:tr>
    </w:tbl>
    <w:p w14:paraId="7E8CB053" w14:textId="77777777" w:rsidR="00341D45" w:rsidRDefault="00032883" w:rsidP="00E90833">
      <w:pPr>
        <w:spacing w:after="160"/>
        <w:jc w:val="left"/>
      </w:pPr>
      <w:r>
        <w:rPr>
          <w:b/>
          <w:bCs/>
        </w:rPr>
        <w:t>סיכום עמידה ביעדים:</w:t>
      </w:r>
    </w:p>
    <w:tbl>
      <w:tblPr>
        <w:bidiVisual/>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000"/>
        <w:gridCol w:w="4026"/>
      </w:tblGrid>
      <w:tr w:rsidR="00341D45" w14:paraId="7E8CB057" w14:textId="77777777">
        <w:trPr>
          <w:tblHeader/>
        </w:trPr>
        <w:tc>
          <w:tcPr>
            <w:tcW w:w="3000" w:type="dxa"/>
            <w:shd w:val="clear" w:color="auto" w:fill="2F5496"/>
            <w:tcMar>
              <w:top w:w="80" w:type="dxa"/>
              <w:left w:w="120" w:type="dxa"/>
              <w:bottom w:w="80" w:type="dxa"/>
              <w:right w:w="120" w:type="dxa"/>
            </w:tcMar>
            <w:vAlign w:val="center"/>
          </w:tcPr>
          <w:p w14:paraId="7E8CB054" w14:textId="77777777" w:rsidR="00341D45" w:rsidRDefault="00032883" w:rsidP="00E90833">
            <w:pPr>
              <w:jc w:val="left"/>
            </w:pPr>
            <w:r>
              <w:rPr>
                <w:b/>
                <w:bCs/>
                <w:color w:val="FFFFFF"/>
              </w:rPr>
              <w:t>יעד</w:t>
            </w:r>
          </w:p>
        </w:tc>
        <w:tc>
          <w:tcPr>
            <w:tcW w:w="2000" w:type="dxa"/>
            <w:shd w:val="clear" w:color="auto" w:fill="2F5496"/>
            <w:tcMar>
              <w:top w:w="80" w:type="dxa"/>
              <w:left w:w="120" w:type="dxa"/>
              <w:bottom w:w="80" w:type="dxa"/>
              <w:right w:w="120" w:type="dxa"/>
            </w:tcMar>
            <w:vAlign w:val="center"/>
          </w:tcPr>
          <w:p w14:paraId="7E8CB055" w14:textId="77777777" w:rsidR="00341D45" w:rsidRDefault="00032883" w:rsidP="00E90833">
            <w:pPr>
              <w:jc w:val="left"/>
            </w:pPr>
            <w:r>
              <w:rPr>
                <w:b/>
                <w:bCs/>
                <w:color w:val="FFFFFF"/>
              </w:rPr>
              <w:t>האם הושג?</w:t>
            </w:r>
          </w:p>
        </w:tc>
        <w:tc>
          <w:tcPr>
            <w:tcW w:w="4026" w:type="dxa"/>
            <w:shd w:val="clear" w:color="auto" w:fill="2F5496"/>
            <w:tcMar>
              <w:top w:w="80" w:type="dxa"/>
              <w:left w:w="120" w:type="dxa"/>
              <w:bottom w:w="80" w:type="dxa"/>
              <w:right w:w="120" w:type="dxa"/>
            </w:tcMar>
            <w:vAlign w:val="center"/>
          </w:tcPr>
          <w:p w14:paraId="7E8CB056" w14:textId="77777777" w:rsidR="00341D45" w:rsidRDefault="00032883" w:rsidP="00E90833">
            <w:pPr>
              <w:jc w:val="left"/>
            </w:pPr>
            <w:r>
              <w:rPr>
                <w:b/>
                <w:bCs/>
                <w:color w:val="FFFFFF"/>
              </w:rPr>
              <w:t>הערות</w:t>
            </w:r>
          </w:p>
        </w:tc>
      </w:tr>
      <w:tr w:rsidR="00341D45" w14:paraId="7E8CB05B" w14:textId="77777777">
        <w:tc>
          <w:tcPr>
            <w:tcW w:w="3000" w:type="dxa"/>
            <w:shd w:val="clear" w:color="auto" w:fill="FFFFFF"/>
            <w:tcMar>
              <w:top w:w="80" w:type="dxa"/>
              <w:left w:w="120" w:type="dxa"/>
              <w:bottom w:w="80" w:type="dxa"/>
              <w:right w:w="120" w:type="dxa"/>
            </w:tcMar>
          </w:tcPr>
          <w:p w14:paraId="7E8CB058" w14:textId="77777777" w:rsidR="00341D45" w:rsidRDefault="00341D45" w:rsidP="00E90833">
            <w:pPr>
              <w:jc w:val="left"/>
            </w:pPr>
          </w:p>
        </w:tc>
        <w:tc>
          <w:tcPr>
            <w:tcW w:w="2000" w:type="dxa"/>
            <w:shd w:val="clear" w:color="auto" w:fill="FFFFFF"/>
            <w:tcMar>
              <w:top w:w="80" w:type="dxa"/>
              <w:left w:w="120" w:type="dxa"/>
              <w:bottom w:w="80" w:type="dxa"/>
              <w:right w:w="120" w:type="dxa"/>
            </w:tcMar>
          </w:tcPr>
          <w:p w14:paraId="7E8CB059" w14:textId="77777777" w:rsidR="00341D45" w:rsidRDefault="00032883" w:rsidP="00E90833">
            <w:pPr>
              <w:jc w:val="left"/>
            </w:pPr>
            <w:r>
              <w:t>כן / חלקית / לא</w:t>
            </w:r>
          </w:p>
        </w:tc>
        <w:tc>
          <w:tcPr>
            <w:tcW w:w="4026" w:type="dxa"/>
            <w:shd w:val="clear" w:color="auto" w:fill="FFFFFF"/>
            <w:tcMar>
              <w:top w:w="80" w:type="dxa"/>
              <w:left w:w="120" w:type="dxa"/>
              <w:bottom w:w="80" w:type="dxa"/>
              <w:right w:w="120" w:type="dxa"/>
            </w:tcMar>
          </w:tcPr>
          <w:p w14:paraId="7E8CB05A" w14:textId="77777777" w:rsidR="00341D45" w:rsidRDefault="00341D45" w:rsidP="00E90833">
            <w:pPr>
              <w:jc w:val="left"/>
            </w:pPr>
          </w:p>
        </w:tc>
      </w:tr>
      <w:tr w:rsidR="00341D45" w14:paraId="7E8CB05F" w14:textId="77777777">
        <w:tc>
          <w:tcPr>
            <w:tcW w:w="3000" w:type="dxa"/>
            <w:shd w:val="clear" w:color="auto" w:fill="F5F7FA"/>
            <w:tcMar>
              <w:top w:w="80" w:type="dxa"/>
              <w:left w:w="120" w:type="dxa"/>
              <w:bottom w:w="80" w:type="dxa"/>
              <w:right w:w="120" w:type="dxa"/>
            </w:tcMar>
          </w:tcPr>
          <w:p w14:paraId="7E8CB05C" w14:textId="77777777" w:rsidR="00341D45" w:rsidRDefault="00341D45" w:rsidP="00E90833">
            <w:pPr>
              <w:jc w:val="left"/>
            </w:pPr>
          </w:p>
        </w:tc>
        <w:tc>
          <w:tcPr>
            <w:tcW w:w="2000" w:type="dxa"/>
            <w:shd w:val="clear" w:color="auto" w:fill="F5F7FA"/>
            <w:tcMar>
              <w:top w:w="80" w:type="dxa"/>
              <w:left w:w="120" w:type="dxa"/>
              <w:bottom w:w="80" w:type="dxa"/>
              <w:right w:w="120" w:type="dxa"/>
            </w:tcMar>
          </w:tcPr>
          <w:p w14:paraId="7E8CB05D" w14:textId="77777777" w:rsidR="00341D45" w:rsidRDefault="00032883" w:rsidP="00E90833">
            <w:pPr>
              <w:jc w:val="left"/>
            </w:pPr>
            <w:r>
              <w:t>כן / חלקית / לא</w:t>
            </w:r>
          </w:p>
        </w:tc>
        <w:tc>
          <w:tcPr>
            <w:tcW w:w="4026" w:type="dxa"/>
            <w:shd w:val="clear" w:color="auto" w:fill="F5F7FA"/>
            <w:tcMar>
              <w:top w:w="80" w:type="dxa"/>
              <w:left w:w="120" w:type="dxa"/>
              <w:bottom w:w="80" w:type="dxa"/>
              <w:right w:w="120" w:type="dxa"/>
            </w:tcMar>
          </w:tcPr>
          <w:p w14:paraId="7E8CB05E" w14:textId="77777777" w:rsidR="00341D45" w:rsidRDefault="00341D45" w:rsidP="00E90833">
            <w:pPr>
              <w:jc w:val="left"/>
            </w:pPr>
          </w:p>
        </w:tc>
      </w:tr>
    </w:tbl>
    <w:p w14:paraId="7E8CB060" w14:textId="54BFB238" w:rsidR="00341D45" w:rsidRDefault="00032883" w:rsidP="00E90833">
      <w:pPr>
        <w:spacing w:after="160"/>
        <w:jc w:val="left"/>
      </w:pPr>
      <w:r>
        <w:t>תוצאות מדידת ה-</w:t>
      </w:r>
      <w:proofErr w:type="spellStart"/>
      <w:r>
        <w:t>Impact</w:t>
      </w:r>
      <w:proofErr w:type="spellEnd"/>
      <w:r>
        <w:t xml:space="preserve"> מוזנות בחזרה ל</w:t>
      </w:r>
      <w:hyperlink w:anchor="b01_funnel" w:history="1">
        <w:r>
          <w:rPr>
            <w:color w:val="1155CC"/>
            <w:u w:val="single"/>
          </w:rPr>
          <w:t>מדדי משפך (</w:t>
        </w:r>
        <w:proofErr w:type="spellStart"/>
        <w:r>
          <w:rPr>
            <w:color w:val="1155CC"/>
            <w:u w:val="single"/>
          </w:rPr>
          <w:t>Funnel</w:t>
        </w:r>
        <w:proofErr w:type="spellEnd"/>
        <w:r>
          <w:rPr>
            <w:color w:val="1155CC"/>
            <w:u w:val="single"/>
          </w:rPr>
          <w:t xml:space="preserve"> </w:t>
        </w:r>
        <w:proofErr w:type="spellStart"/>
        <w:r>
          <w:rPr>
            <w:color w:val="1155CC"/>
            <w:u w:val="single"/>
          </w:rPr>
          <w:t>Health</w:t>
        </w:r>
        <w:proofErr w:type="spellEnd"/>
        <w:r>
          <w:rPr>
            <w:color w:val="1155CC"/>
            <w:u w:val="single"/>
          </w:rPr>
          <w:t>)</w:t>
        </w:r>
      </w:hyperlink>
      <w:r>
        <w:t xml:space="preserve"> של מפעל הבעיות, כדי לסגור את הלולאה: האם הבעיה המקורית אכן נפתרה </w:t>
      </w:r>
      <w:proofErr w:type="spellStart"/>
      <w:r>
        <w:t>בסקייל</w:t>
      </w:r>
      <w:proofErr w:type="spellEnd"/>
      <w:r>
        <w:t xml:space="preserve"> לאומי.</w:t>
      </w:r>
    </w:p>
    <w:p w14:paraId="7E8CB061" w14:textId="77777777" w:rsidR="00341D45" w:rsidRDefault="00032883" w:rsidP="00E90833">
      <w:pPr>
        <w:pStyle w:val="Heading3"/>
        <w:spacing w:before="260" w:after="120"/>
        <w:jc w:val="left"/>
      </w:pPr>
      <w:bookmarkStart w:id="343" w:name="_Toc236339171"/>
      <w:r>
        <w:rPr>
          <w:b/>
          <w:bCs/>
          <w:color w:val="2F5496"/>
        </w:rPr>
        <w:t xml:space="preserve">סיכום </w:t>
      </w:r>
      <w:proofErr w:type="spellStart"/>
      <w:r>
        <w:rPr>
          <w:b/>
          <w:bCs/>
          <w:color w:val="2F5496"/>
        </w:rPr>
        <w:t>קריטריוני</w:t>
      </w:r>
      <w:proofErr w:type="spellEnd"/>
      <w:r>
        <w:rPr>
          <w:b/>
          <w:bCs/>
          <w:color w:val="2F5496"/>
        </w:rPr>
        <w:t xml:space="preserve"> המעבר לאורך שלבים 3–5</w:t>
      </w:r>
      <w:bookmarkEnd w:id="343"/>
    </w:p>
    <w:tbl>
      <w:tblPr>
        <w:bidiVisual/>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341D45" w14:paraId="7E8CB064" w14:textId="77777777">
        <w:trPr>
          <w:tblHeader/>
        </w:trPr>
        <w:tc>
          <w:tcPr>
            <w:tcW w:w="2200" w:type="dxa"/>
            <w:shd w:val="clear" w:color="auto" w:fill="2F5496"/>
            <w:tcMar>
              <w:top w:w="80" w:type="dxa"/>
              <w:left w:w="120" w:type="dxa"/>
              <w:bottom w:w="80" w:type="dxa"/>
              <w:right w:w="120" w:type="dxa"/>
            </w:tcMar>
            <w:vAlign w:val="center"/>
          </w:tcPr>
          <w:p w14:paraId="7E8CB062" w14:textId="77777777" w:rsidR="00341D45" w:rsidRDefault="00032883" w:rsidP="00E90833">
            <w:pPr>
              <w:jc w:val="left"/>
            </w:pPr>
            <w:r>
              <w:rPr>
                <w:b/>
                <w:bCs/>
                <w:color w:val="FFFFFF"/>
              </w:rPr>
              <w:t>מעבר</w:t>
            </w:r>
          </w:p>
        </w:tc>
        <w:tc>
          <w:tcPr>
            <w:tcW w:w="6826" w:type="dxa"/>
            <w:shd w:val="clear" w:color="auto" w:fill="2F5496"/>
            <w:tcMar>
              <w:top w:w="80" w:type="dxa"/>
              <w:left w:w="120" w:type="dxa"/>
              <w:bottom w:w="80" w:type="dxa"/>
              <w:right w:w="120" w:type="dxa"/>
            </w:tcMar>
            <w:vAlign w:val="center"/>
          </w:tcPr>
          <w:p w14:paraId="7E8CB063" w14:textId="77777777" w:rsidR="00341D45" w:rsidRDefault="00032883" w:rsidP="00E90833">
            <w:pPr>
              <w:jc w:val="left"/>
            </w:pPr>
            <w:r>
              <w:rPr>
                <w:b/>
                <w:bCs/>
                <w:color w:val="FFFFFF"/>
              </w:rPr>
              <w:t>קריטריונים</w:t>
            </w:r>
          </w:p>
        </w:tc>
      </w:tr>
      <w:tr w:rsidR="00341D45" w14:paraId="7E8CB067" w14:textId="77777777">
        <w:tc>
          <w:tcPr>
            <w:tcW w:w="2200" w:type="dxa"/>
            <w:shd w:val="clear" w:color="auto" w:fill="FFFFFF"/>
            <w:tcMar>
              <w:top w:w="80" w:type="dxa"/>
              <w:left w:w="120" w:type="dxa"/>
              <w:bottom w:w="80" w:type="dxa"/>
              <w:right w:w="120" w:type="dxa"/>
            </w:tcMar>
          </w:tcPr>
          <w:p w14:paraId="7E8CB065" w14:textId="77777777" w:rsidR="00341D45" w:rsidRDefault="00032883" w:rsidP="00E90833">
            <w:pPr>
              <w:jc w:val="left"/>
            </w:pPr>
            <w:r>
              <w:rPr>
                <w:b/>
                <w:bCs/>
              </w:rPr>
              <w:t xml:space="preserve">POV → </w:t>
            </w:r>
            <w:proofErr w:type="spellStart"/>
            <w:r>
              <w:rPr>
                <w:b/>
                <w:bCs/>
              </w:rPr>
              <w:t>Production</w:t>
            </w:r>
            <w:proofErr w:type="spellEnd"/>
          </w:p>
        </w:tc>
        <w:tc>
          <w:tcPr>
            <w:tcW w:w="6826" w:type="dxa"/>
            <w:shd w:val="clear" w:color="auto" w:fill="FFFFFF"/>
            <w:tcMar>
              <w:top w:w="80" w:type="dxa"/>
              <w:left w:w="120" w:type="dxa"/>
              <w:bottom w:w="80" w:type="dxa"/>
              <w:right w:w="120" w:type="dxa"/>
            </w:tcMar>
          </w:tcPr>
          <w:p w14:paraId="7E8CB066" w14:textId="77777777" w:rsidR="00341D45" w:rsidRDefault="00032883" w:rsidP="00E90833">
            <w:pPr>
              <w:jc w:val="left"/>
            </w:pPr>
            <w:r>
              <w:t>הוכחת ערך ב-</w:t>
            </w:r>
            <w:proofErr w:type="spellStart"/>
            <w:r>
              <w:t>Test</w:t>
            </w:r>
            <w:proofErr w:type="spellEnd"/>
            <w:r>
              <w:t xml:space="preserve"> · תשתיות ייצור מוכנות · מחויבות השותף</w:t>
            </w:r>
          </w:p>
        </w:tc>
      </w:tr>
      <w:tr w:rsidR="00341D45" w14:paraId="7E8CB06A" w14:textId="77777777">
        <w:tc>
          <w:tcPr>
            <w:tcW w:w="2200" w:type="dxa"/>
            <w:shd w:val="clear" w:color="auto" w:fill="F5F7FA"/>
            <w:tcMar>
              <w:top w:w="80" w:type="dxa"/>
              <w:left w:w="120" w:type="dxa"/>
              <w:bottom w:w="80" w:type="dxa"/>
              <w:right w:w="120" w:type="dxa"/>
            </w:tcMar>
          </w:tcPr>
          <w:p w14:paraId="7E8CB068" w14:textId="77777777" w:rsidR="00341D45" w:rsidRDefault="00032883" w:rsidP="00E90833">
            <w:pPr>
              <w:jc w:val="left"/>
            </w:pPr>
            <w:proofErr w:type="spellStart"/>
            <w:r>
              <w:rPr>
                <w:b/>
                <w:bCs/>
              </w:rPr>
              <w:t>Production</w:t>
            </w:r>
            <w:proofErr w:type="spellEnd"/>
            <w:r>
              <w:rPr>
                <w:b/>
                <w:bCs/>
              </w:rPr>
              <w:t xml:space="preserve"> → PMF</w:t>
            </w:r>
          </w:p>
        </w:tc>
        <w:tc>
          <w:tcPr>
            <w:tcW w:w="6826" w:type="dxa"/>
            <w:shd w:val="clear" w:color="auto" w:fill="F5F7FA"/>
            <w:tcMar>
              <w:top w:w="80" w:type="dxa"/>
              <w:left w:w="120" w:type="dxa"/>
              <w:bottom w:w="80" w:type="dxa"/>
              <w:right w:w="120" w:type="dxa"/>
            </w:tcMar>
          </w:tcPr>
          <w:p w14:paraId="7E8CB069" w14:textId="77777777" w:rsidR="00341D45" w:rsidRDefault="00032883" w:rsidP="00E90833">
            <w:pPr>
              <w:jc w:val="left"/>
            </w:pPr>
            <w:r>
              <w:t>תפקוד מלא ותקין בסביבת ייצור אמיתית</w:t>
            </w:r>
          </w:p>
        </w:tc>
      </w:tr>
      <w:tr w:rsidR="00341D45" w14:paraId="7E8CB06D" w14:textId="77777777">
        <w:tc>
          <w:tcPr>
            <w:tcW w:w="2200" w:type="dxa"/>
            <w:shd w:val="clear" w:color="auto" w:fill="FFFFFF"/>
            <w:tcMar>
              <w:top w:w="80" w:type="dxa"/>
              <w:left w:w="120" w:type="dxa"/>
              <w:bottom w:w="80" w:type="dxa"/>
              <w:right w:w="120" w:type="dxa"/>
            </w:tcMar>
          </w:tcPr>
          <w:p w14:paraId="7E8CB06B" w14:textId="77777777" w:rsidR="00341D45" w:rsidRDefault="00032883" w:rsidP="00E90833">
            <w:pPr>
              <w:jc w:val="left"/>
            </w:pPr>
            <w:r>
              <w:rPr>
                <w:b/>
                <w:bCs/>
              </w:rPr>
              <w:t xml:space="preserve">PMF → </w:t>
            </w:r>
            <w:proofErr w:type="spellStart"/>
            <w:r>
              <w:rPr>
                <w:b/>
                <w:bCs/>
              </w:rPr>
              <w:t>Scale</w:t>
            </w:r>
            <w:proofErr w:type="spellEnd"/>
          </w:p>
        </w:tc>
        <w:tc>
          <w:tcPr>
            <w:tcW w:w="6826" w:type="dxa"/>
            <w:shd w:val="clear" w:color="auto" w:fill="FFFFFF"/>
            <w:tcMar>
              <w:top w:w="80" w:type="dxa"/>
              <w:left w:w="120" w:type="dxa"/>
              <w:bottom w:w="80" w:type="dxa"/>
              <w:right w:w="120" w:type="dxa"/>
            </w:tcMar>
          </w:tcPr>
          <w:p w14:paraId="7E8CB06C" w14:textId="77777777" w:rsidR="00341D45" w:rsidRDefault="00032883" w:rsidP="00E90833">
            <w:pPr>
              <w:jc w:val="left"/>
            </w:pPr>
            <w:r>
              <w:t>התאמה מוכחת לצרכי השוק · ביקוש פאסיבי ונכונות הטמעה</w:t>
            </w:r>
          </w:p>
        </w:tc>
      </w:tr>
      <w:tr w:rsidR="00341D45" w14:paraId="7E8CB070" w14:textId="77777777">
        <w:tc>
          <w:tcPr>
            <w:tcW w:w="2200" w:type="dxa"/>
            <w:shd w:val="clear" w:color="auto" w:fill="F5F7FA"/>
            <w:tcMar>
              <w:top w:w="80" w:type="dxa"/>
              <w:left w:w="120" w:type="dxa"/>
              <w:bottom w:w="80" w:type="dxa"/>
              <w:right w:w="120" w:type="dxa"/>
            </w:tcMar>
          </w:tcPr>
          <w:p w14:paraId="7E8CB06E" w14:textId="77777777" w:rsidR="00341D45" w:rsidRDefault="00032883" w:rsidP="00E90833">
            <w:pPr>
              <w:jc w:val="left"/>
            </w:pPr>
            <w:proofErr w:type="spellStart"/>
            <w:r>
              <w:rPr>
                <w:b/>
                <w:bCs/>
              </w:rPr>
              <w:t>Scale</w:t>
            </w:r>
            <w:proofErr w:type="spellEnd"/>
            <w:r>
              <w:rPr>
                <w:b/>
                <w:bCs/>
              </w:rPr>
              <w:t xml:space="preserve"> → סיום</w:t>
            </w:r>
          </w:p>
        </w:tc>
        <w:tc>
          <w:tcPr>
            <w:tcW w:w="6826" w:type="dxa"/>
            <w:shd w:val="clear" w:color="auto" w:fill="F5F7FA"/>
            <w:tcMar>
              <w:top w:w="80" w:type="dxa"/>
              <w:left w:w="120" w:type="dxa"/>
              <w:bottom w:w="80" w:type="dxa"/>
              <w:right w:w="120" w:type="dxa"/>
            </w:tcMar>
          </w:tcPr>
          <w:p w14:paraId="7E8CB06F" w14:textId="77777777" w:rsidR="00341D45" w:rsidRDefault="00032883" w:rsidP="00E90833">
            <w:pPr>
              <w:jc w:val="left"/>
            </w:pPr>
            <w:r>
              <w:t>השגת ה-</w:t>
            </w:r>
            <w:proofErr w:type="spellStart"/>
            <w:r>
              <w:t>Impact</w:t>
            </w:r>
            <w:proofErr w:type="spellEnd"/>
            <w:r>
              <w:t xml:space="preserve"> על פי המדדים והיעדים שהוגדרו במפת הדרכים (נקבע ע"י הנהלת המטה)</w:t>
            </w:r>
          </w:p>
        </w:tc>
      </w:tr>
    </w:tbl>
    <w:p w14:paraId="7E8CB071" w14:textId="77777777" w:rsidR="00341D45" w:rsidRDefault="00032883" w:rsidP="00E90833">
      <w:pPr>
        <w:pStyle w:val="Heading3"/>
        <w:spacing w:before="260" w:after="120"/>
        <w:jc w:val="left"/>
      </w:pPr>
      <w:bookmarkStart w:id="344" w:name="_Toc236339172"/>
      <w:r>
        <w:rPr>
          <w:b/>
          <w:bCs/>
          <w:color w:val="2F5496"/>
        </w:rPr>
        <w:t>תפקיד המטה בשלב זה</w:t>
      </w:r>
      <w:bookmarkEnd w:id="344"/>
    </w:p>
    <w:p w14:paraId="7E8CB072" w14:textId="77777777" w:rsidR="00341D45" w:rsidRDefault="00032883" w:rsidP="00E90833">
      <w:pPr>
        <w:spacing w:after="160"/>
        <w:jc w:val="left"/>
      </w:pPr>
      <w:r>
        <w:t xml:space="preserve">מדידת </w:t>
      </w:r>
      <w:proofErr w:type="spellStart"/>
      <w:r>
        <w:t>Impact</w:t>
      </w:r>
      <w:proofErr w:type="spellEnd"/>
      <w:r>
        <w:t xml:space="preserve"> ואישור הגעה ליעד — הנהלת המטה דנה בכל המיזמים הנמצאים ב-</w:t>
      </w:r>
      <w:proofErr w:type="spellStart"/>
      <w:r>
        <w:t>Scale</w:t>
      </w:r>
      <w:proofErr w:type="spellEnd"/>
      <w:r>
        <w:t xml:space="preserve"> וקובעת מתי הושגה מטרת ה-</w:t>
      </w:r>
      <w:proofErr w:type="spellStart"/>
      <w:r>
        <w:t>Impact</w:t>
      </w:r>
      <w:proofErr w:type="spellEnd"/>
      <w:r>
        <w:t>.</w:t>
      </w:r>
    </w:p>
    <w:p w14:paraId="7E8CB073" w14:textId="77E944DF" w:rsidR="00341D45" w:rsidRDefault="00032883" w:rsidP="00E90833">
      <w:pPr>
        <w:pBdr>
          <w:right w:val="single" w:sz="18" w:space="8" w:color="2F5496"/>
        </w:pBdr>
        <w:shd w:val="clear" w:color="auto" w:fill="EEF2F7"/>
        <w:spacing w:before="120" w:after="200"/>
        <w:ind w:right="200"/>
        <w:jc w:val="left"/>
      </w:pPr>
      <w:r>
        <w:t xml:space="preserve">אם המיזם כולל מערכות </w:t>
      </w:r>
      <w:proofErr w:type="spellStart"/>
      <w:r>
        <w:t>Legacy</w:t>
      </w:r>
      <w:proofErr w:type="spellEnd"/>
      <w:r>
        <w:t xml:space="preserve">/ליבה — כאן נכנס במלואו הנספח </w:t>
      </w:r>
      <w:hyperlink w:anchor="b06_readme" w:history="1">
        <w:r>
          <w:rPr>
            <w:color w:val="1155CC"/>
            <w:u w:val="single"/>
          </w:rPr>
          <w:t xml:space="preserve">שיטת פיתוח </w:t>
        </w:r>
        <w:proofErr w:type="spellStart"/>
        <w:r>
          <w:rPr>
            <w:color w:val="1155CC"/>
            <w:u w:val="single"/>
          </w:rPr>
          <w:t>אג׳נטי</w:t>
        </w:r>
        <w:proofErr w:type="spellEnd"/>
        <w:r>
          <w:rPr>
            <w:color w:val="1155CC"/>
            <w:u w:val="single"/>
          </w:rPr>
          <w:t xml:space="preserve"> ו-ADR</w:t>
        </w:r>
      </w:hyperlink>
      <w:r>
        <w:t>: ה-</w:t>
      </w:r>
      <w:proofErr w:type="spellStart"/>
      <w:r>
        <w:t>Business</w:t>
      </w:r>
      <w:proofErr w:type="spellEnd"/>
      <w:r>
        <w:t xml:space="preserve"> </w:t>
      </w:r>
      <w:proofErr w:type="spellStart"/>
      <w:r>
        <w:t>Wiki</w:t>
      </w:r>
      <w:proofErr w:type="spellEnd"/>
      <w:r>
        <w:t xml:space="preserve"> שנבנה בשלב הפיתוח הופך למקור אמת מתמשך, לא מסמך חד-פעמי.</w:t>
      </w:r>
    </w:p>
    <w:p w14:paraId="7E8CB074" w14:textId="77777777" w:rsidR="00341D45" w:rsidRDefault="00032883" w:rsidP="00E90833">
      <w:pPr>
        <w:pStyle w:val="Heading1"/>
        <w:pageBreakBefore/>
        <w:pBdr>
          <w:bottom w:val="single" w:sz="6" w:space="4" w:color="1F4E79"/>
        </w:pBdr>
        <w:spacing w:before="400" w:after="240"/>
        <w:jc w:val="left"/>
      </w:pPr>
      <w:bookmarkStart w:id="345" w:name="b06_readme"/>
      <w:bookmarkStart w:id="346" w:name="_Toc236339173"/>
      <w:r>
        <w:rPr>
          <w:b/>
          <w:bCs/>
          <w:color w:val="1F4E79"/>
          <w:sz w:val="34"/>
          <w:szCs w:val="34"/>
        </w:rPr>
        <w:lastRenderedPageBreak/>
        <w:t xml:space="preserve">נספח: שיטת פיתוח </w:t>
      </w:r>
      <w:proofErr w:type="spellStart"/>
      <w:r>
        <w:rPr>
          <w:b/>
          <w:bCs/>
          <w:color w:val="1F4E79"/>
          <w:sz w:val="34"/>
          <w:szCs w:val="34"/>
        </w:rPr>
        <w:t>אג׳נטי</w:t>
      </w:r>
      <w:proofErr w:type="spellEnd"/>
      <w:r>
        <w:rPr>
          <w:b/>
          <w:bCs/>
          <w:color w:val="1F4E79"/>
          <w:sz w:val="34"/>
          <w:szCs w:val="34"/>
        </w:rPr>
        <w:t xml:space="preserve"> ו-ADR</w:t>
      </w:r>
      <w:bookmarkEnd w:id="345"/>
      <w:bookmarkEnd w:id="346"/>
    </w:p>
    <w:p w14:paraId="7E8CB075" w14:textId="7595299B" w:rsidR="00341D45" w:rsidRDefault="00032883" w:rsidP="00E90833">
      <w:pPr>
        <w:pBdr>
          <w:right w:val="single" w:sz="18" w:space="8" w:color="2F5496"/>
        </w:pBdr>
        <w:shd w:val="clear" w:color="auto" w:fill="EEF2F7"/>
        <w:spacing w:before="120" w:after="200"/>
        <w:ind w:right="200"/>
        <w:jc w:val="left"/>
      </w:pPr>
      <w:r>
        <w:t>מבוסס על מתודולוגיית שטראוס אסטרטגיות לטרנספורמציה AI-</w:t>
      </w:r>
      <w:proofErr w:type="spellStart"/>
      <w:r>
        <w:t>Native</w:t>
      </w:r>
      <w:proofErr w:type="spellEnd"/>
      <w:r>
        <w:t xml:space="preserve"> (הוצג לביטוח לאומי, יולי 2026). זהו </w:t>
      </w:r>
      <w:r>
        <w:rPr>
          <w:b/>
          <w:bCs/>
        </w:rPr>
        <w:t>נספח טכני חוצה-שלבים, לא שלב ממוספר בכור ההאצה</w:t>
      </w:r>
      <w:r>
        <w:t xml:space="preserve"> — הוא רלוונטי </w:t>
      </w:r>
      <w:proofErr w:type="spellStart"/>
      <w:r>
        <w:t>כשה</w:t>
      </w:r>
      <w:hyperlink w:anchor="b03_readme" w:history="1">
        <w:r>
          <w:rPr>
            <w:color w:val="1155CC"/>
            <w:u w:val="single"/>
          </w:rPr>
          <w:t>MVP</w:t>
        </w:r>
        <w:proofErr w:type="spellEnd"/>
        <w:r>
          <w:rPr>
            <w:color w:val="1155CC"/>
            <w:u w:val="single"/>
          </w:rPr>
          <w:t>/POC</w:t>
        </w:r>
      </w:hyperlink>
      <w:r>
        <w:t xml:space="preserve"> או </w:t>
      </w:r>
      <w:proofErr w:type="spellStart"/>
      <w:r>
        <w:t>ה</w:t>
      </w:r>
      <w:hyperlink w:anchor="b05_readme" w:history="1">
        <w:r>
          <w:rPr>
            <w:color w:val="1155CC"/>
            <w:u w:val="single"/>
          </w:rPr>
          <w:t>Scale</w:t>
        </w:r>
        <w:proofErr w:type="spellEnd"/>
      </w:hyperlink>
      <w:r>
        <w:t xml:space="preserve"> כוללים בנייה/שדרוג של מערכת ליבה טכנולוגית (ובפרט טרנספורמציה של מערכות </w:t>
      </w:r>
      <w:proofErr w:type="spellStart"/>
      <w:r>
        <w:t>Legacy</w:t>
      </w:r>
      <w:proofErr w:type="spellEnd"/>
      <w:r>
        <w:t>), לא בכל מיזם.</w:t>
      </w:r>
    </w:p>
    <w:p w14:paraId="7E8CB076" w14:textId="77777777" w:rsidR="00341D45" w:rsidRDefault="00032883" w:rsidP="00E90833">
      <w:pPr>
        <w:pStyle w:val="Heading3"/>
        <w:spacing w:before="260" w:after="120"/>
        <w:jc w:val="left"/>
      </w:pPr>
      <w:bookmarkStart w:id="347" w:name="_Toc236339174"/>
      <w:r>
        <w:rPr>
          <w:b/>
          <w:bCs/>
          <w:color w:val="2F5496"/>
        </w:rPr>
        <w:t>איפה זה נכנס בתהליך?</w:t>
      </w:r>
      <w:bookmarkEnd w:id="347"/>
    </w:p>
    <w:p w14:paraId="7E8CB077" w14:textId="21A5AE08" w:rsidR="00341D45" w:rsidRDefault="00032883" w:rsidP="00E90833">
      <w:pPr>
        <w:spacing w:after="160"/>
        <w:jc w:val="left"/>
      </w:pPr>
      <w:r>
        <w:t xml:space="preserve">לאחר </w:t>
      </w:r>
      <w:proofErr w:type="spellStart"/>
      <w:r>
        <w:t>ש</w:t>
      </w:r>
      <w:hyperlink w:anchor="b02_roadshow" w:history="1">
        <w:r>
          <w:rPr>
            <w:color w:val="1155CC"/>
            <w:u w:val="single"/>
          </w:rPr>
          <w:t>Roadshow</w:t>
        </w:r>
        <w:proofErr w:type="spellEnd"/>
      </w:hyperlink>
      <w:r>
        <w:t xml:space="preserve"> הצליח ושותף מוביל חתם, ולפני/במהלך בניית </w:t>
      </w:r>
      <w:proofErr w:type="spellStart"/>
      <w:r>
        <w:t>ה</w:t>
      </w:r>
      <w:hyperlink w:anchor="b03_readme" w:history="1">
        <w:r>
          <w:rPr>
            <w:color w:val="1155CC"/>
            <w:u w:val="single"/>
          </w:rPr>
          <w:t>MVP</w:t>
        </w:r>
        <w:proofErr w:type="spellEnd"/>
        <w:r>
          <w:rPr>
            <w:color w:val="1155CC"/>
            <w:u w:val="single"/>
          </w:rPr>
          <w:t>/POC</w:t>
        </w:r>
      </w:hyperlink>
      <w:r>
        <w:t xml:space="preserve"> — כשהמיזם כולל פיתוח טכנולוגי משמעותי אצל השותף/עם השותף. הפרק הזה מגדיר </w:t>
      </w:r>
      <w:r>
        <w:rPr>
          <w:b/>
          <w:bCs/>
        </w:rPr>
        <w:t>איך</w:t>
      </w:r>
      <w:r>
        <w:t xml:space="preserve"> בפועל בונים ומתחזקים את הידע והקוד, כך שהמערכת שנבנית באמת AI-</w:t>
      </w:r>
      <w:proofErr w:type="spellStart"/>
      <w:r>
        <w:t>Native</w:t>
      </w:r>
      <w:proofErr w:type="spellEnd"/>
      <w:r>
        <w:t xml:space="preserve"> ולא רק "AI מוזרק לתהליך ישן". עקרון ה-</w:t>
      </w:r>
      <w:proofErr w:type="spellStart"/>
      <w:r>
        <w:t>Wiki</w:t>
      </w:r>
      <w:proofErr w:type="spellEnd"/>
      <w:r>
        <w:t xml:space="preserve"> שעומד בבסיס זה מוסבר כבר ב</w:t>
      </w:r>
      <w:hyperlink w:anchor="b00_wiki" w:history="1">
        <w:r>
          <w:rPr>
            <w:color w:val="1155CC"/>
            <w:u w:val="single"/>
          </w:rPr>
          <w:t>תפיסת-ה-</w:t>
        </w:r>
        <w:proofErr w:type="spellStart"/>
        <w:r>
          <w:rPr>
            <w:color w:val="1155CC"/>
            <w:u w:val="single"/>
          </w:rPr>
          <w:t>wiki</w:t>
        </w:r>
        <w:proofErr w:type="spellEnd"/>
      </w:hyperlink>
      <w:r>
        <w:t>.</w:t>
      </w:r>
    </w:p>
    <w:p w14:paraId="7E8CB078" w14:textId="77777777" w:rsidR="00341D45" w:rsidRDefault="00032883" w:rsidP="00E90833">
      <w:pPr>
        <w:pStyle w:val="Heading3"/>
        <w:spacing w:before="260" w:after="120"/>
        <w:jc w:val="left"/>
      </w:pPr>
      <w:bookmarkStart w:id="348" w:name="_Toc236339175"/>
      <w:r>
        <w:rPr>
          <w:b/>
          <w:bCs/>
          <w:color w:val="2F5496"/>
        </w:rPr>
        <w:t>מפת התוכן</w:t>
      </w:r>
      <w:bookmarkEnd w:id="348"/>
    </w:p>
    <w:tbl>
      <w:tblPr>
        <w:bidiVisual/>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341D45" w14:paraId="7E8CB07B" w14:textId="77777777">
        <w:trPr>
          <w:tblHeader/>
        </w:trPr>
        <w:tc>
          <w:tcPr>
            <w:tcW w:w="4513" w:type="dxa"/>
            <w:shd w:val="clear" w:color="auto" w:fill="2F5496"/>
            <w:tcMar>
              <w:top w:w="80" w:type="dxa"/>
              <w:left w:w="120" w:type="dxa"/>
              <w:bottom w:w="80" w:type="dxa"/>
              <w:right w:w="120" w:type="dxa"/>
            </w:tcMar>
            <w:vAlign w:val="center"/>
          </w:tcPr>
          <w:p w14:paraId="7E8CB079" w14:textId="77777777" w:rsidR="00341D45" w:rsidRDefault="00032883" w:rsidP="00E90833">
            <w:pPr>
              <w:jc w:val="left"/>
            </w:pPr>
            <w:r>
              <w:rPr>
                <w:b/>
                <w:bCs/>
                <w:color w:val="FFFFFF"/>
              </w:rPr>
              <w:t>נושא</w:t>
            </w:r>
          </w:p>
        </w:tc>
        <w:tc>
          <w:tcPr>
            <w:tcW w:w="4513" w:type="dxa"/>
            <w:shd w:val="clear" w:color="auto" w:fill="2F5496"/>
            <w:tcMar>
              <w:top w:w="80" w:type="dxa"/>
              <w:left w:w="120" w:type="dxa"/>
              <w:bottom w:w="80" w:type="dxa"/>
              <w:right w:w="120" w:type="dxa"/>
            </w:tcMar>
            <w:vAlign w:val="center"/>
          </w:tcPr>
          <w:p w14:paraId="7E8CB07A" w14:textId="77777777" w:rsidR="00341D45" w:rsidRDefault="00032883" w:rsidP="00E90833">
            <w:pPr>
              <w:jc w:val="left"/>
            </w:pPr>
            <w:r>
              <w:rPr>
                <w:b/>
                <w:bCs/>
                <w:color w:val="FFFFFF"/>
              </w:rPr>
              <w:t>קובץ</w:t>
            </w:r>
          </w:p>
        </w:tc>
      </w:tr>
      <w:tr w:rsidR="00341D45" w14:paraId="7E8CB07E" w14:textId="77777777">
        <w:tc>
          <w:tcPr>
            <w:tcW w:w="4513" w:type="dxa"/>
            <w:shd w:val="clear" w:color="auto" w:fill="FFFFFF"/>
            <w:tcMar>
              <w:top w:w="80" w:type="dxa"/>
              <w:left w:w="120" w:type="dxa"/>
              <w:bottom w:w="80" w:type="dxa"/>
              <w:right w:w="120" w:type="dxa"/>
            </w:tcMar>
          </w:tcPr>
          <w:p w14:paraId="7E8CB07C" w14:textId="77777777" w:rsidR="00341D45" w:rsidRDefault="00032883" w:rsidP="00E90833">
            <w:pPr>
              <w:jc w:val="left"/>
            </w:pPr>
            <w:r>
              <w:t xml:space="preserve">חזון AI </w:t>
            </w:r>
            <w:proofErr w:type="spellStart"/>
            <w:r>
              <w:t>Native</w:t>
            </w:r>
            <w:proofErr w:type="spellEnd"/>
          </w:p>
        </w:tc>
        <w:tc>
          <w:tcPr>
            <w:tcW w:w="4513" w:type="dxa"/>
            <w:shd w:val="clear" w:color="auto" w:fill="FFFFFF"/>
            <w:tcMar>
              <w:top w:w="80" w:type="dxa"/>
              <w:left w:w="120" w:type="dxa"/>
              <w:bottom w:w="80" w:type="dxa"/>
              <w:right w:w="120" w:type="dxa"/>
            </w:tcMar>
          </w:tcPr>
          <w:p w14:paraId="7E8CB07D" w14:textId="107E0EC1" w:rsidR="00341D45" w:rsidRDefault="00032883" w:rsidP="00E90833">
            <w:pPr>
              <w:jc w:val="left"/>
            </w:pPr>
            <w:hyperlink w:anchor="b06_vision" w:history="1">
              <w:r>
                <w:rPr>
                  <w:color w:val="1155CC"/>
                  <w:u w:val="single"/>
                </w:rPr>
                <w:t>חזון-AI-</w:t>
              </w:r>
              <w:proofErr w:type="spellStart"/>
              <w:r>
                <w:rPr>
                  <w:color w:val="1155CC"/>
                  <w:u w:val="single"/>
                </w:rPr>
                <w:t>Native</w:t>
              </w:r>
              <w:proofErr w:type="spellEnd"/>
            </w:hyperlink>
          </w:p>
        </w:tc>
      </w:tr>
      <w:tr w:rsidR="00341D45" w14:paraId="7E8CB081" w14:textId="77777777">
        <w:tc>
          <w:tcPr>
            <w:tcW w:w="4513" w:type="dxa"/>
            <w:shd w:val="clear" w:color="auto" w:fill="F5F7FA"/>
            <w:tcMar>
              <w:top w:w="80" w:type="dxa"/>
              <w:left w:w="120" w:type="dxa"/>
              <w:bottom w:w="80" w:type="dxa"/>
              <w:right w:w="120" w:type="dxa"/>
            </w:tcMar>
          </w:tcPr>
          <w:p w14:paraId="7E8CB07F" w14:textId="77777777" w:rsidR="00341D45" w:rsidRDefault="00032883" w:rsidP="00E90833">
            <w:pPr>
              <w:jc w:val="left"/>
            </w:pPr>
            <w:r>
              <w:t xml:space="preserve">SDLC </w:t>
            </w:r>
            <w:proofErr w:type="spellStart"/>
            <w:r>
              <w:t>אג׳נטי</w:t>
            </w:r>
            <w:proofErr w:type="spellEnd"/>
            <w:r>
              <w:t xml:space="preserve"> — 5 שלבים</w:t>
            </w:r>
          </w:p>
        </w:tc>
        <w:tc>
          <w:tcPr>
            <w:tcW w:w="4513" w:type="dxa"/>
            <w:shd w:val="clear" w:color="auto" w:fill="F5F7FA"/>
            <w:tcMar>
              <w:top w:w="80" w:type="dxa"/>
              <w:left w:w="120" w:type="dxa"/>
              <w:bottom w:w="80" w:type="dxa"/>
              <w:right w:w="120" w:type="dxa"/>
            </w:tcMar>
          </w:tcPr>
          <w:p w14:paraId="7E8CB080" w14:textId="1FD4495F" w:rsidR="00341D45" w:rsidRDefault="00032883" w:rsidP="00E90833">
            <w:pPr>
              <w:jc w:val="left"/>
            </w:pPr>
            <w:hyperlink w:anchor="b06_sdlc" w:history="1">
              <w:r>
                <w:rPr>
                  <w:color w:val="1155CC"/>
                  <w:u w:val="single"/>
                </w:rPr>
                <w:t>sdlc-אגנטי-5-שלבים</w:t>
              </w:r>
            </w:hyperlink>
          </w:p>
        </w:tc>
      </w:tr>
      <w:tr w:rsidR="00341D45" w14:paraId="7E8CB084" w14:textId="77777777">
        <w:tc>
          <w:tcPr>
            <w:tcW w:w="4513" w:type="dxa"/>
            <w:shd w:val="clear" w:color="auto" w:fill="FFFFFF"/>
            <w:tcMar>
              <w:top w:w="80" w:type="dxa"/>
              <w:left w:w="120" w:type="dxa"/>
              <w:bottom w:w="80" w:type="dxa"/>
              <w:right w:w="120" w:type="dxa"/>
            </w:tcMar>
          </w:tcPr>
          <w:p w14:paraId="7E8CB082" w14:textId="77777777" w:rsidR="00341D45" w:rsidRDefault="00032883" w:rsidP="00E90833">
            <w:pPr>
              <w:jc w:val="left"/>
            </w:pPr>
            <w:r>
              <w:t>ADR — ניהול החלטות ארכיטקטורה</w:t>
            </w:r>
          </w:p>
        </w:tc>
        <w:tc>
          <w:tcPr>
            <w:tcW w:w="4513" w:type="dxa"/>
            <w:shd w:val="clear" w:color="auto" w:fill="FFFFFF"/>
            <w:tcMar>
              <w:top w:w="80" w:type="dxa"/>
              <w:left w:w="120" w:type="dxa"/>
              <w:bottom w:w="80" w:type="dxa"/>
              <w:right w:w="120" w:type="dxa"/>
            </w:tcMar>
          </w:tcPr>
          <w:p w14:paraId="7E8CB083" w14:textId="21D9E1A7" w:rsidR="00341D45" w:rsidRDefault="00032883" w:rsidP="00E90833">
            <w:pPr>
              <w:jc w:val="left"/>
            </w:pPr>
            <w:hyperlink w:anchor="b06_adr" w:history="1">
              <w:proofErr w:type="spellStart"/>
              <w:r>
                <w:rPr>
                  <w:color w:val="1155CC"/>
                  <w:u w:val="single"/>
                </w:rPr>
                <w:t>adr</w:t>
              </w:r>
              <w:proofErr w:type="spellEnd"/>
              <w:r>
                <w:rPr>
                  <w:color w:val="1155CC"/>
                  <w:u w:val="single"/>
                </w:rPr>
                <w:t>-ניהול-החלטות-ארכיטקטורה</w:t>
              </w:r>
            </w:hyperlink>
          </w:p>
        </w:tc>
      </w:tr>
      <w:tr w:rsidR="00341D45" w14:paraId="7E8CB087" w14:textId="77777777">
        <w:tc>
          <w:tcPr>
            <w:tcW w:w="4513" w:type="dxa"/>
            <w:shd w:val="clear" w:color="auto" w:fill="F5F7FA"/>
            <w:tcMar>
              <w:top w:w="80" w:type="dxa"/>
              <w:left w:w="120" w:type="dxa"/>
              <w:bottom w:w="80" w:type="dxa"/>
              <w:right w:w="120" w:type="dxa"/>
            </w:tcMar>
          </w:tcPr>
          <w:p w14:paraId="7E8CB085" w14:textId="77777777" w:rsidR="00341D45" w:rsidRDefault="00032883" w:rsidP="00E90833">
            <w:pPr>
              <w:jc w:val="left"/>
            </w:pPr>
            <w:proofErr w:type="spellStart"/>
            <w:r>
              <w:t>Human</w:t>
            </w:r>
            <w:proofErr w:type="spellEnd"/>
            <w:r>
              <w:t xml:space="preserve"> </w:t>
            </w:r>
            <w:proofErr w:type="spellStart"/>
            <w:r>
              <w:t>in</w:t>
            </w:r>
            <w:proofErr w:type="spellEnd"/>
            <w:r>
              <w:t xml:space="preserve"> </w:t>
            </w:r>
            <w:proofErr w:type="spellStart"/>
            <w:r>
              <w:t>the</w:t>
            </w:r>
            <w:proofErr w:type="spellEnd"/>
            <w:r>
              <w:t xml:space="preserve"> </w:t>
            </w:r>
            <w:proofErr w:type="spellStart"/>
            <w:r>
              <w:t>Loop</w:t>
            </w:r>
            <w:proofErr w:type="spellEnd"/>
            <w:r>
              <w:t xml:space="preserve"> — ממשל</w:t>
            </w:r>
          </w:p>
        </w:tc>
        <w:tc>
          <w:tcPr>
            <w:tcW w:w="4513" w:type="dxa"/>
            <w:shd w:val="clear" w:color="auto" w:fill="F5F7FA"/>
            <w:tcMar>
              <w:top w:w="80" w:type="dxa"/>
              <w:left w:w="120" w:type="dxa"/>
              <w:bottom w:w="80" w:type="dxa"/>
              <w:right w:w="120" w:type="dxa"/>
            </w:tcMar>
          </w:tcPr>
          <w:p w14:paraId="7E8CB086" w14:textId="63A2294C" w:rsidR="00341D45" w:rsidRDefault="00032883" w:rsidP="00E90833">
            <w:pPr>
              <w:jc w:val="left"/>
            </w:pPr>
            <w:hyperlink w:anchor="b06_hitl" w:history="1">
              <w:proofErr w:type="spellStart"/>
              <w:r>
                <w:rPr>
                  <w:color w:val="1155CC"/>
                  <w:u w:val="single"/>
                </w:rPr>
                <w:t>human</w:t>
              </w:r>
              <w:proofErr w:type="spellEnd"/>
              <w:r>
                <w:rPr>
                  <w:color w:val="1155CC"/>
                  <w:u w:val="single"/>
                </w:rPr>
                <w:t>-</w:t>
              </w:r>
              <w:proofErr w:type="spellStart"/>
              <w:r>
                <w:rPr>
                  <w:color w:val="1155CC"/>
                  <w:u w:val="single"/>
                </w:rPr>
                <w:t>in</w:t>
              </w:r>
              <w:proofErr w:type="spellEnd"/>
              <w:r>
                <w:rPr>
                  <w:color w:val="1155CC"/>
                  <w:u w:val="single"/>
                </w:rPr>
                <w:t>-</w:t>
              </w:r>
              <w:proofErr w:type="spellStart"/>
              <w:r>
                <w:rPr>
                  <w:color w:val="1155CC"/>
                  <w:u w:val="single"/>
                </w:rPr>
                <w:t>the</w:t>
              </w:r>
              <w:proofErr w:type="spellEnd"/>
              <w:r>
                <w:rPr>
                  <w:color w:val="1155CC"/>
                  <w:u w:val="single"/>
                </w:rPr>
                <w:t>-</w:t>
              </w:r>
              <w:proofErr w:type="spellStart"/>
              <w:r>
                <w:rPr>
                  <w:color w:val="1155CC"/>
                  <w:u w:val="single"/>
                </w:rPr>
                <w:t>loop</w:t>
              </w:r>
              <w:proofErr w:type="spellEnd"/>
              <w:r>
                <w:rPr>
                  <w:color w:val="1155CC"/>
                  <w:u w:val="single"/>
                </w:rPr>
                <w:t>-ממשל</w:t>
              </w:r>
            </w:hyperlink>
          </w:p>
        </w:tc>
      </w:tr>
    </w:tbl>
    <w:p w14:paraId="7E8CB088" w14:textId="1626E0BA" w:rsidR="00341D45" w:rsidRDefault="00032883" w:rsidP="00E90833">
      <w:pPr>
        <w:spacing w:after="160"/>
        <w:jc w:val="left"/>
      </w:pPr>
      <w:r>
        <w:t>עקרונות ה-</w:t>
      </w:r>
      <w:proofErr w:type="spellStart"/>
      <w:r>
        <w:t>Wiki</w:t>
      </w:r>
      <w:proofErr w:type="spellEnd"/>
      <w:r>
        <w:t xml:space="preserve">, </w:t>
      </w:r>
      <w:proofErr w:type="spellStart"/>
      <w:r>
        <w:t>Knowledge</w:t>
      </w:r>
      <w:proofErr w:type="spellEnd"/>
      <w:r>
        <w:t xml:space="preserve"> </w:t>
      </w:r>
      <w:proofErr w:type="spellStart"/>
      <w:r>
        <w:t>Graph</w:t>
      </w:r>
      <w:proofErr w:type="spellEnd"/>
      <w:r>
        <w:t>, PARA/</w:t>
      </w:r>
      <w:proofErr w:type="spellStart"/>
      <w:r>
        <w:t>Diátaxis</w:t>
      </w:r>
      <w:proofErr w:type="spellEnd"/>
      <w:r>
        <w:t xml:space="preserve"> שעליהם מתודולוגיה זו נשענת: </w:t>
      </w:r>
      <w:hyperlink w:anchor="b00_readme" w:history="1">
        <w:r>
          <w:rPr>
            <w:color w:val="1155CC"/>
            <w:u w:val="single"/>
          </w:rPr>
          <w:t>חזון ועקרונות</w:t>
        </w:r>
      </w:hyperlink>
      <w:r>
        <w:t>.</w:t>
      </w:r>
    </w:p>
    <w:p w14:paraId="7E8CB089" w14:textId="77777777" w:rsidR="00341D45" w:rsidRDefault="00032883" w:rsidP="00E90833">
      <w:pPr>
        <w:spacing w:after="160"/>
        <w:jc w:val="left"/>
      </w:pPr>
      <w:r>
        <w:t xml:space="preserve">דוגמה חיה ליישום כל הפרק הזה על מקרה אמיתי (ביטוח לאומי): </w:t>
      </w:r>
      <w:r>
        <w:rPr>
          <w:i/>
          <w:iCs/>
          <w:color w:val="666666"/>
        </w:rPr>
        <w:t>כורי-בינה/כור-ביטוח-לאומי/06-business-wiki, מחוץ למסמך זה</w:t>
      </w:r>
      <w:r>
        <w:t>.</w:t>
      </w:r>
    </w:p>
    <w:p w14:paraId="7E8CB08A" w14:textId="77777777" w:rsidR="00341D45" w:rsidRDefault="00032883" w:rsidP="00E90833">
      <w:pPr>
        <w:pStyle w:val="Heading2"/>
        <w:spacing w:before="320" w:after="160"/>
        <w:jc w:val="left"/>
      </w:pPr>
      <w:bookmarkStart w:id="349" w:name="b06_vision"/>
      <w:bookmarkStart w:id="350" w:name="_Toc236339176"/>
      <w:r>
        <w:rPr>
          <w:b/>
          <w:bCs/>
          <w:color w:val="2F5496"/>
          <w:sz w:val="28"/>
          <w:szCs w:val="28"/>
        </w:rPr>
        <w:t xml:space="preserve">חזון ותפיסת עולם — AI </w:t>
      </w:r>
      <w:proofErr w:type="spellStart"/>
      <w:r>
        <w:rPr>
          <w:b/>
          <w:bCs/>
          <w:color w:val="2F5496"/>
          <w:sz w:val="28"/>
          <w:szCs w:val="28"/>
        </w:rPr>
        <w:t>Native</w:t>
      </w:r>
      <w:bookmarkEnd w:id="349"/>
      <w:bookmarkEnd w:id="350"/>
      <w:proofErr w:type="spellEnd"/>
    </w:p>
    <w:p w14:paraId="7E8CB08B" w14:textId="77777777" w:rsidR="00341D45" w:rsidRDefault="00032883" w:rsidP="00E90833">
      <w:pPr>
        <w:spacing w:after="160"/>
        <w:jc w:val="left"/>
      </w:pPr>
      <w:r>
        <w:rPr>
          <w:b/>
          <w:bCs/>
        </w:rPr>
        <w:t xml:space="preserve">AI </w:t>
      </w:r>
      <w:proofErr w:type="spellStart"/>
      <w:r>
        <w:rPr>
          <w:b/>
          <w:bCs/>
        </w:rPr>
        <w:t>Native</w:t>
      </w:r>
      <w:proofErr w:type="spellEnd"/>
      <w:r>
        <w:t xml:space="preserve"> היא תפיסה שבה AI הוא המתזמן המרכזי בכל שלבי מחזור החיים של הארגון, ולא רק כלי עזר נקודתי. בני האדם הם </w:t>
      </w:r>
      <w:proofErr w:type="spellStart"/>
      <w:r>
        <w:rPr>
          <w:b/>
          <w:bCs/>
        </w:rPr>
        <w:t>Human-in-the-Loop</w:t>
      </w:r>
      <w:proofErr w:type="spellEnd"/>
      <w:r>
        <w:t xml:space="preserve"> — מתכננים, מבקרים, מפקחים ובעלים של התהליך. AI הוא </w:t>
      </w:r>
      <w:r>
        <w:rPr>
          <w:b/>
          <w:bCs/>
        </w:rPr>
        <w:t>"מכונת התפירה"</w:t>
      </w:r>
      <w:r>
        <w:t>: מנוע אוטומטי ואוטונומי בחלקו, שמבצע את הפעולות השגרתיות.</w:t>
      </w:r>
    </w:p>
    <w:p w14:paraId="7E8CB08C" w14:textId="77777777" w:rsidR="00341D45" w:rsidRDefault="00032883" w:rsidP="00E90833">
      <w:pPr>
        <w:pStyle w:val="Heading3"/>
        <w:spacing w:before="260" w:after="120"/>
        <w:jc w:val="left"/>
      </w:pPr>
      <w:bookmarkStart w:id="351" w:name="_Toc236339177"/>
      <w:r>
        <w:rPr>
          <w:b/>
          <w:bCs/>
          <w:color w:val="2F5496"/>
        </w:rPr>
        <w:t>עקרונות מרכזיים</w:t>
      </w:r>
      <w:bookmarkEnd w:id="351"/>
    </w:p>
    <w:p w14:paraId="7E8CB08D" w14:textId="77777777" w:rsidR="00341D45" w:rsidRDefault="00032883" w:rsidP="00E90833">
      <w:pPr>
        <w:pStyle w:val="ListParagraph"/>
        <w:numPr>
          <w:ilvl w:val="0"/>
          <w:numId w:val="2"/>
        </w:numPr>
        <w:spacing w:after="80"/>
        <w:jc w:val="left"/>
      </w:pPr>
      <w:r>
        <w:rPr>
          <w:b/>
          <w:bCs/>
        </w:rPr>
        <w:t>AI הוא לא כלי פיתוח</w:t>
      </w:r>
      <w:r>
        <w:t xml:space="preserve"> — AI הוא כלי לשינוי ארגוני מקצה לקצה.</w:t>
      </w:r>
    </w:p>
    <w:p w14:paraId="7E8CB08E" w14:textId="77777777" w:rsidR="00341D45" w:rsidRDefault="00032883" w:rsidP="00E90833">
      <w:pPr>
        <w:pStyle w:val="ListParagraph"/>
        <w:numPr>
          <w:ilvl w:val="0"/>
          <w:numId w:val="2"/>
        </w:numPr>
        <w:spacing w:after="80"/>
        <w:jc w:val="left"/>
      </w:pPr>
      <w:r>
        <w:rPr>
          <w:b/>
          <w:bCs/>
        </w:rPr>
        <w:t>טרנספורמציה, לא מודרניזציה</w:t>
      </w:r>
      <w:r>
        <w:t xml:space="preserve"> — לא לשכתב קוד ישן, אלא לבנות מחדש מאפס.</w:t>
      </w:r>
    </w:p>
    <w:p w14:paraId="7E8CB08F" w14:textId="77777777" w:rsidR="00341D45" w:rsidRDefault="00032883" w:rsidP="00E90833">
      <w:pPr>
        <w:pStyle w:val="ListParagraph"/>
        <w:numPr>
          <w:ilvl w:val="0"/>
          <w:numId w:val="2"/>
        </w:numPr>
        <w:spacing w:after="80"/>
        <w:jc w:val="left"/>
      </w:pPr>
      <w:r>
        <w:rPr>
          <w:b/>
          <w:bCs/>
        </w:rPr>
        <w:t>חלוקת עבודה חדשה:</w:t>
      </w:r>
      <w:r>
        <w:t xml:space="preserve"> האדם מתכנן, מבקר ומפקח; AI מבצע.</w:t>
      </w:r>
    </w:p>
    <w:p w14:paraId="7E8CB090" w14:textId="77777777" w:rsidR="00341D45" w:rsidRDefault="00032883" w:rsidP="00E90833">
      <w:pPr>
        <w:pStyle w:val="ListParagraph"/>
        <w:numPr>
          <w:ilvl w:val="0"/>
          <w:numId w:val="2"/>
        </w:numPr>
        <w:spacing w:after="80"/>
        <w:jc w:val="left"/>
      </w:pPr>
      <w:proofErr w:type="spellStart"/>
      <w:r>
        <w:rPr>
          <w:b/>
          <w:bCs/>
        </w:rPr>
        <w:t>North</w:t>
      </w:r>
      <w:proofErr w:type="spellEnd"/>
      <w:r>
        <w:rPr>
          <w:b/>
          <w:bCs/>
        </w:rPr>
        <w:t xml:space="preserve"> </w:t>
      </w:r>
      <w:proofErr w:type="spellStart"/>
      <w:r>
        <w:rPr>
          <w:b/>
          <w:bCs/>
        </w:rPr>
        <w:t>Star</w:t>
      </w:r>
      <w:proofErr w:type="spellEnd"/>
      <w:r>
        <w:rPr>
          <w:b/>
          <w:bCs/>
        </w:rPr>
        <w:t>:</w:t>
      </w:r>
      <w:r>
        <w:t xml:space="preserve"> להגיע לרמה 4 של </w:t>
      </w:r>
      <w:proofErr w:type="spellStart"/>
      <w:r>
        <w:t>Agentic</w:t>
      </w:r>
      <w:proofErr w:type="spellEnd"/>
      <w:r>
        <w:t xml:space="preserve"> SDLC תוך 3–5 שנים.</w:t>
      </w:r>
    </w:p>
    <w:p w14:paraId="7E8CB091" w14:textId="77777777" w:rsidR="00341D45" w:rsidRDefault="00032883" w:rsidP="00E90833">
      <w:pPr>
        <w:pStyle w:val="Heading3"/>
        <w:spacing w:before="260" w:after="120"/>
        <w:jc w:val="left"/>
      </w:pPr>
      <w:bookmarkStart w:id="352" w:name="_Toc236339178"/>
      <w:r>
        <w:rPr>
          <w:b/>
          <w:bCs/>
          <w:color w:val="2F5496"/>
        </w:rPr>
        <w:t>עקרונות משלימים</w:t>
      </w:r>
      <w:bookmarkEnd w:id="352"/>
    </w:p>
    <w:p w14:paraId="7E8CB092" w14:textId="77777777" w:rsidR="00341D45" w:rsidRDefault="00032883" w:rsidP="00E90833">
      <w:pPr>
        <w:pStyle w:val="ListParagraph"/>
        <w:numPr>
          <w:ilvl w:val="0"/>
          <w:numId w:val="2"/>
        </w:numPr>
        <w:spacing w:after="80"/>
        <w:jc w:val="left"/>
      </w:pPr>
      <w:r>
        <w:rPr>
          <w:b/>
          <w:bCs/>
        </w:rPr>
        <w:t>דטרמיניזם לעומת גמישות</w:t>
      </w:r>
      <w:r>
        <w:t xml:space="preserve"> — תהליכים דטרמיניסטיים (למשל חישובי קצבאות) דורשים דיוק מוחלט; תהליכים גמישים (למשל תביעות רפואיות) יכולים לסבול שיעור שגיאה נמוך.</w:t>
      </w:r>
    </w:p>
    <w:p w14:paraId="7E8CB093" w14:textId="77777777" w:rsidR="00341D45" w:rsidRDefault="00032883" w:rsidP="00E90833">
      <w:pPr>
        <w:pStyle w:val="ListParagraph"/>
        <w:numPr>
          <w:ilvl w:val="0"/>
          <w:numId w:val="2"/>
        </w:numPr>
        <w:spacing w:after="80"/>
        <w:jc w:val="left"/>
      </w:pPr>
      <w:r>
        <w:rPr>
          <w:b/>
          <w:bCs/>
        </w:rPr>
        <w:t>80/20</w:t>
      </w:r>
      <w:r>
        <w:t xml:space="preserve"> — הקוד הוא רק 20% מהמאמץ. 80% זה הצד העסקי: ניהול הדרישות ותיאום ציפיות.</w:t>
      </w:r>
    </w:p>
    <w:p w14:paraId="7E8CB094" w14:textId="38D40A64" w:rsidR="00341D45" w:rsidRDefault="00032883" w:rsidP="00E90833">
      <w:pPr>
        <w:pStyle w:val="ListParagraph"/>
        <w:numPr>
          <w:ilvl w:val="0"/>
          <w:numId w:val="2"/>
        </w:numPr>
        <w:spacing w:after="80"/>
        <w:jc w:val="left"/>
      </w:pPr>
      <w:r>
        <w:rPr>
          <w:b/>
          <w:bCs/>
        </w:rPr>
        <w:lastRenderedPageBreak/>
        <w:t>AI לא יודע את המוח העסקי</w:t>
      </w:r>
      <w:r>
        <w:t xml:space="preserve"> — AI טוב בכתיבת קוד, אבל אין לו את הלוגיקה העסקית הייחודית. זו "תורה שבעל פה" שנמצאת בקוד הקיים ובמוחות המומחים — ולכן חייבת לעבור </w:t>
      </w:r>
      <w:proofErr w:type="spellStart"/>
      <w:r>
        <w:t>ל</w:t>
      </w:r>
      <w:hyperlink w:anchor="b00_wiki" w:history="1">
        <w:r>
          <w:rPr>
            <w:color w:val="1155CC"/>
            <w:u w:val="single"/>
          </w:rPr>
          <w:t>Business</w:t>
        </w:r>
        <w:proofErr w:type="spellEnd"/>
        <w:r>
          <w:rPr>
            <w:color w:val="1155CC"/>
            <w:u w:val="single"/>
          </w:rPr>
          <w:t xml:space="preserve"> </w:t>
        </w:r>
        <w:proofErr w:type="spellStart"/>
        <w:r>
          <w:rPr>
            <w:color w:val="1155CC"/>
            <w:u w:val="single"/>
          </w:rPr>
          <w:t>Wiki</w:t>
        </w:r>
        <w:proofErr w:type="spellEnd"/>
      </w:hyperlink>
      <w:r>
        <w:t>.</w:t>
      </w:r>
    </w:p>
    <w:p w14:paraId="7E8CB095" w14:textId="77777777" w:rsidR="00341D45" w:rsidRDefault="00032883" w:rsidP="00E90833">
      <w:pPr>
        <w:pStyle w:val="ListParagraph"/>
        <w:numPr>
          <w:ilvl w:val="0"/>
          <w:numId w:val="2"/>
        </w:numPr>
        <w:spacing w:after="80"/>
        <w:jc w:val="left"/>
      </w:pPr>
      <w:r>
        <w:rPr>
          <w:b/>
          <w:bCs/>
        </w:rPr>
        <w:t>הספק והטסטים הם הבסיס</w:t>
      </w:r>
      <w:r>
        <w:t xml:space="preserve"> — כל הצדדים (עסקי וטכנולוגי) מסכימים שזו האמת שרוצים להגיע אליה.</w:t>
      </w:r>
    </w:p>
    <w:p w14:paraId="7E8CB096" w14:textId="77777777" w:rsidR="00341D45" w:rsidRDefault="00032883" w:rsidP="00E90833">
      <w:pPr>
        <w:pStyle w:val="Heading3"/>
        <w:spacing w:before="260" w:after="120"/>
        <w:jc w:val="left"/>
      </w:pPr>
      <w:bookmarkStart w:id="353" w:name="_Toc236339179"/>
      <w:r>
        <w:rPr>
          <w:b/>
          <w:bCs/>
          <w:color w:val="2F5496"/>
        </w:rPr>
        <w:t>רמות בשלות (מניסיון מעשי)</w:t>
      </w:r>
      <w:bookmarkEnd w:id="353"/>
    </w:p>
    <w:p w14:paraId="7E8CB097" w14:textId="77777777" w:rsidR="00341D45" w:rsidRDefault="00032883" w:rsidP="00E90833">
      <w:pPr>
        <w:spacing w:after="160"/>
        <w:jc w:val="left"/>
      </w:pPr>
      <w:r>
        <w:t xml:space="preserve">הגישה נבחנה בפועל: רמה 4 של </w:t>
      </w:r>
      <w:proofErr w:type="spellStart"/>
      <w:r>
        <w:t>Agentic</w:t>
      </w:r>
      <w:proofErr w:type="spellEnd"/>
      <w:r>
        <w:t xml:space="preserve"> SDLC עם בנק · ניסיון עם מערכות AS400, </w:t>
      </w:r>
      <w:proofErr w:type="spellStart"/>
      <w:r>
        <w:t>Mainframe</w:t>
      </w:r>
      <w:proofErr w:type="spellEnd"/>
      <w:r>
        <w:t xml:space="preserve">, RPG, COBOL · פרויקטים מרובים עם ארגונים ישראליים (מכבי, כללית) · נבחנה והוכחה בסביבות </w:t>
      </w:r>
      <w:proofErr w:type="spellStart"/>
      <w:r>
        <w:t>פרודקשן</w:t>
      </w:r>
      <w:proofErr w:type="spellEnd"/>
      <w:r>
        <w:t xml:space="preserve"> רגישות ומוסדיות.</w:t>
      </w:r>
    </w:p>
    <w:p w14:paraId="7E8CB098" w14:textId="77777777" w:rsidR="00341D45" w:rsidRDefault="00032883" w:rsidP="00E90833">
      <w:pPr>
        <w:pStyle w:val="Heading3"/>
        <w:spacing w:before="260" w:after="120"/>
        <w:jc w:val="left"/>
      </w:pPr>
      <w:bookmarkStart w:id="354" w:name="_Toc236339180"/>
      <w:r>
        <w:rPr>
          <w:b/>
          <w:bCs/>
          <w:color w:val="2F5496"/>
        </w:rPr>
        <w:t>שילוב במערכות קיימות</w:t>
      </w:r>
      <w:bookmarkEnd w:id="354"/>
    </w:p>
    <w:p w14:paraId="7E8CB099" w14:textId="77777777" w:rsidR="00341D45" w:rsidRDefault="00032883" w:rsidP="00E90833">
      <w:pPr>
        <w:spacing w:after="160"/>
        <w:jc w:val="left"/>
      </w:pPr>
      <w:r>
        <w:t xml:space="preserve">התהליך </w:t>
      </w:r>
      <w:r>
        <w:rPr>
          <w:b/>
          <w:bCs/>
        </w:rPr>
        <w:t>משתלב עם SDLC קיים</w:t>
      </w:r>
      <w:r>
        <w:t xml:space="preserve"> — לא בא להחליף בין לילה. </w:t>
      </w:r>
      <w:r>
        <w:rPr>
          <w:b/>
          <w:bCs/>
        </w:rPr>
        <w:t>POC</w:t>
      </w:r>
      <w:r>
        <w:t xml:space="preserve"> מתחיל בתהליך בודד במורכבות נמוכה. </w:t>
      </w:r>
      <w:r>
        <w:rPr>
          <w:b/>
          <w:bCs/>
        </w:rPr>
        <w:t>בנייה הדרגתית:</w:t>
      </w:r>
      <w:r>
        <w:t xml:space="preserve"> 3–5 שנים למהפכה מלאה.</w:t>
      </w:r>
    </w:p>
    <w:p w14:paraId="7E8CB09A" w14:textId="77777777" w:rsidR="00341D45" w:rsidRDefault="00032883" w:rsidP="00E90833">
      <w:pPr>
        <w:pStyle w:val="Heading3"/>
        <w:spacing w:before="260" w:after="120"/>
        <w:jc w:val="left"/>
      </w:pPr>
      <w:bookmarkStart w:id="355" w:name="_Toc236339181"/>
      <w:r>
        <w:rPr>
          <w:b/>
          <w:bCs/>
          <w:color w:val="2F5496"/>
        </w:rPr>
        <w:t>שלושה עמודי תווך</w:t>
      </w:r>
      <w:bookmarkEnd w:id="355"/>
    </w:p>
    <w:p w14:paraId="7E8CB09B" w14:textId="77777777" w:rsidR="00341D45" w:rsidRDefault="00032883" w:rsidP="00E90833">
      <w:pPr>
        <w:pStyle w:val="ListParagraph"/>
        <w:numPr>
          <w:ilvl w:val="0"/>
          <w:numId w:val="2"/>
        </w:numPr>
        <w:spacing w:after="80"/>
        <w:jc w:val="left"/>
      </w:pPr>
      <w:r>
        <w:rPr>
          <w:b/>
          <w:bCs/>
        </w:rPr>
        <w:t xml:space="preserve">{{L:b00_wiki|Business </w:t>
      </w:r>
      <w:proofErr w:type="spellStart"/>
      <w:r>
        <w:rPr>
          <w:b/>
          <w:bCs/>
        </w:rPr>
        <w:t>Wiki</w:t>
      </w:r>
      <w:proofErr w:type="spellEnd"/>
      <w:r>
        <w:rPr>
          <w:b/>
          <w:bCs/>
        </w:rPr>
        <w:t>}}</w:t>
      </w:r>
      <w:r>
        <w:t xml:space="preserve"> — מרכז הידע החי והמתפתח, מקור אמת יחיד</w:t>
      </w:r>
    </w:p>
    <w:p w14:paraId="7E8CB09C" w14:textId="3502E49B" w:rsidR="00341D45" w:rsidRDefault="00032883" w:rsidP="00E90833">
      <w:pPr>
        <w:pStyle w:val="ListParagraph"/>
        <w:numPr>
          <w:ilvl w:val="0"/>
          <w:numId w:val="2"/>
        </w:numPr>
        <w:spacing w:after="80"/>
        <w:jc w:val="left"/>
      </w:pPr>
      <w:r>
        <w:rPr>
          <w:b/>
          <w:bCs/>
        </w:rPr>
        <w:t>בדיקות אוטומטיות כבסיס</w:t>
      </w:r>
      <w:r>
        <w:t xml:space="preserve"> — </w:t>
      </w:r>
      <w:proofErr w:type="spellStart"/>
      <w:r>
        <w:t>Sanity</w:t>
      </w:r>
      <w:proofErr w:type="spellEnd"/>
      <w:r>
        <w:t xml:space="preserve"> </w:t>
      </w:r>
      <w:proofErr w:type="spellStart"/>
      <w:r>
        <w:t>Checks</w:t>
      </w:r>
      <w:proofErr w:type="spellEnd"/>
      <w:r>
        <w:t xml:space="preserve"> לפני כתיבת קוד (ראו </w:t>
      </w:r>
      <w:hyperlink w:anchor="b06_sdlc" w:history="1">
        <w:r>
          <w:rPr>
            <w:color w:val="1155CC"/>
            <w:u w:val="single"/>
          </w:rPr>
          <w:t xml:space="preserve">SDLC </w:t>
        </w:r>
        <w:proofErr w:type="spellStart"/>
        <w:r>
          <w:rPr>
            <w:color w:val="1155CC"/>
            <w:u w:val="single"/>
          </w:rPr>
          <w:t>אג׳נטי</w:t>
        </w:r>
        <w:proofErr w:type="spellEnd"/>
      </w:hyperlink>
      <w:r>
        <w:t>)</w:t>
      </w:r>
    </w:p>
    <w:p w14:paraId="7E8CB09D" w14:textId="77777777" w:rsidR="00341D45" w:rsidRDefault="00032883" w:rsidP="00E90833">
      <w:pPr>
        <w:pStyle w:val="ListParagraph"/>
        <w:numPr>
          <w:ilvl w:val="0"/>
          <w:numId w:val="2"/>
        </w:numPr>
        <w:spacing w:after="80"/>
        <w:jc w:val="left"/>
      </w:pPr>
      <w:r>
        <w:rPr>
          <w:b/>
          <w:bCs/>
        </w:rPr>
        <w:t>{{L:b06_hitl|Human-in-the-Loop ממשל}}</w:t>
      </w:r>
      <w:r>
        <w:t xml:space="preserve"> — בקרה אנושית בכל נקודות ההחלטה הקריטיות</w:t>
      </w:r>
    </w:p>
    <w:p w14:paraId="7E8CB09E" w14:textId="77777777" w:rsidR="00341D45" w:rsidRDefault="00032883" w:rsidP="00E90833">
      <w:pPr>
        <w:pStyle w:val="Heading2"/>
        <w:spacing w:before="320" w:after="160"/>
        <w:jc w:val="left"/>
      </w:pPr>
      <w:bookmarkStart w:id="356" w:name="b06_sdlc"/>
      <w:bookmarkStart w:id="357" w:name="_Toc236339182"/>
      <w:r>
        <w:rPr>
          <w:b/>
          <w:bCs/>
          <w:color w:val="2F5496"/>
          <w:sz w:val="28"/>
          <w:szCs w:val="28"/>
        </w:rPr>
        <w:t>מתודולוגיית ה-SDLC החדשה — 5 שלבים</w:t>
      </w:r>
      <w:bookmarkEnd w:id="356"/>
      <w:bookmarkEnd w:id="357"/>
    </w:p>
    <w:p w14:paraId="7E8CB09F" w14:textId="77777777" w:rsidR="00341D45" w:rsidRDefault="00032883" w:rsidP="00E90833">
      <w:pPr>
        <w:pStyle w:val="Heading3"/>
        <w:spacing w:before="260" w:after="120"/>
        <w:jc w:val="left"/>
      </w:pPr>
      <w:bookmarkStart w:id="358" w:name="_Toc236339183"/>
      <w:r>
        <w:rPr>
          <w:b/>
          <w:bCs/>
          <w:color w:val="2F5496"/>
        </w:rPr>
        <w:t>שלב 1: בניית ה-</w:t>
      </w:r>
      <w:proofErr w:type="spellStart"/>
      <w:r>
        <w:rPr>
          <w:b/>
          <w:bCs/>
          <w:color w:val="2F5496"/>
        </w:rPr>
        <w:t>Spec</w:t>
      </w:r>
      <w:proofErr w:type="spellEnd"/>
      <w:r>
        <w:rPr>
          <w:b/>
          <w:bCs/>
          <w:color w:val="2F5496"/>
        </w:rPr>
        <w:t xml:space="preserve"> (המלך)</w:t>
      </w:r>
      <w:bookmarkEnd w:id="358"/>
    </w:p>
    <w:p w14:paraId="7E8CB0A0" w14:textId="77777777" w:rsidR="00341D45" w:rsidRDefault="00032883" w:rsidP="00E90833">
      <w:pPr>
        <w:pStyle w:val="ListParagraph"/>
        <w:numPr>
          <w:ilvl w:val="0"/>
          <w:numId w:val="2"/>
        </w:numPr>
        <w:spacing w:after="80"/>
        <w:jc w:val="left"/>
      </w:pPr>
      <w:r>
        <w:rPr>
          <w:b/>
          <w:bCs/>
        </w:rPr>
        <w:t>ה-</w:t>
      </w:r>
      <w:proofErr w:type="spellStart"/>
      <w:r>
        <w:rPr>
          <w:b/>
          <w:bCs/>
        </w:rPr>
        <w:t>Spec</w:t>
      </w:r>
      <w:proofErr w:type="spellEnd"/>
      <w:r>
        <w:rPr>
          <w:b/>
          <w:bCs/>
        </w:rPr>
        <w:t xml:space="preserve"> הוא המלך</w:t>
      </w:r>
      <w:r>
        <w:t xml:space="preserve"> — כל התהליך מתחיל ממסמך הדרישות.</w:t>
      </w:r>
    </w:p>
    <w:p w14:paraId="7E8CB0A1" w14:textId="2E269DD8" w:rsidR="00341D45" w:rsidRDefault="00032883" w:rsidP="00E90833">
      <w:pPr>
        <w:pStyle w:val="ListParagraph"/>
        <w:numPr>
          <w:ilvl w:val="0"/>
          <w:numId w:val="2"/>
        </w:numPr>
        <w:spacing w:after="80"/>
        <w:jc w:val="left"/>
      </w:pPr>
      <w:r>
        <w:t xml:space="preserve">נבנה מכל מקורות הידע: קוד </w:t>
      </w:r>
      <w:proofErr w:type="spellStart"/>
      <w:r>
        <w:t>Mainframe</w:t>
      </w:r>
      <w:proofErr w:type="spellEnd"/>
      <w:r>
        <w:t xml:space="preserve">, חוקים, ראיונות, תקנות (ראו </w:t>
      </w:r>
      <w:hyperlink w:anchor="b00_wiki" w:history="1">
        <w:proofErr w:type="spellStart"/>
        <w:r>
          <w:rPr>
            <w:color w:val="1155CC"/>
            <w:u w:val="single"/>
          </w:rPr>
          <w:t>Business</w:t>
        </w:r>
        <w:proofErr w:type="spellEnd"/>
        <w:r>
          <w:rPr>
            <w:color w:val="1155CC"/>
            <w:u w:val="single"/>
          </w:rPr>
          <w:t xml:space="preserve"> </w:t>
        </w:r>
        <w:proofErr w:type="spellStart"/>
        <w:r>
          <w:rPr>
            <w:color w:val="1155CC"/>
            <w:u w:val="single"/>
          </w:rPr>
          <w:t>Wiki</w:t>
        </w:r>
        <w:proofErr w:type="spellEnd"/>
      </w:hyperlink>
      <w:r>
        <w:t>).</w:t>
      </w:r>
    </w:p>
    <w:p w14:paraId="7E8CB0A2" w14:textId="77777777" w:rsidR="00341D45" w:rsidRDefault="00032883" w:rsidP="00E90833">
      <w:pPr>
        <w:pStyle w:val="ListParagraph"/>
        <w:numPr>
          <w:ilvl w:val="0"/>
          <w:numId w:val="2"/>
        </w:numPr>
        <w:spacing w:after="80"/>
        <w:jc w:val="left"/>
      </w:pPr>
      <w:r>
        <w:t xml:space="preserve">עובר </w:t>
      </w:r>
      <w:proofErr w:type="spellStart"/>
      <w:r>
        <w:t>איטרציות</w:t>
      </w:r>
      <w:proofErr w:type="spellEnd"/>
      <w:r>
        <w:t xml:space="preserve"> מרובות עד לאישור הגורם העסקי.</w:t>
      </w:r>
    </w:p>
    <w:p w14:paraId="7E8CB0A3" w14:textId="77777777" w:rsidR="00341D45" w:rsidRDefault="00032883" w:rsidP="00E90833">
      <w:pPr>
        <w:pStyle w:val="ListParagraph"/>
        <w:numPr>
          <w:ilvl w:val="0"/>
          <w:numId w:val="2"/>
        </w:numPr>
        <w:spacing w:after="80"/>
        <w:jc w:val="left"/>
      </w:pPr>
      <w:r>
        <w:t>מזהה התנגשויות בין מקורות מידע שונים ומעלה שאלות.</w:t>
      </w:r>
    </w:p>
    <w:p w14:paraId="7E8CB0A4" w14:textId="77777777" w:rsidR="00341D45" w:rsidRDefault="00032883" w:rsidP="00E90833">
      <w:pPr>
        <w:pStyle w:val="Heading3"/>
        <w:spacing w:before="260" w:after="120"/>
        <w:jc w:val="left"/>
      </w:pPr>
      <w:bookmarkStart w:id="359" w:name="_Toc236339184"/>
      <w:r>
        <w:rPr>
          <w:b/>
          <w:bCs/>
          <w:color w:val="2F5496"/>
        </w:rPr>
        <w:t>שלב 2: בדיקות אוטומטיות (</w:t>
      </w:r>
      <w:proofErr w:type="spellStart"/>
      <w:r>
        <w:rPr>
          <w:b/>
          <w:bCs/>
          <w:color w:val="2F5496"/>
        </w:rPr>
        <w:t>Sanity</w:t>
      </w:r>
      <w:proofErr w:type="spellEnd"/>
      <w:r>
        <w:rPr>
          <w:b/>
          <w:bCs/>
          <w:color w:val="2F5496"/>
        </w:rPr>
        <w:t xml:space="preserve"> </w:t>
      </w:r>
      <w:proofErr w:type="spellStart"/>
      <w:r>
        <w:rPr>
          <w:b/>
          <w:bCs/>
          <w:color w:val="2F5496"/>
        </w:rPr>
        <w:t>Checks</w:t>
      </w:r>
      <w:proofErr w:type="spellEnd"/>
      <w:r>
        <w:rPr>
          <w:b/>
          <w:bCs/>
          <w:color w:val="2F5496"/>
        </w:rPr>
        <w:t>) לפני כתיבת קוד</w:t>
      </w:r>
      <w:bookmarkEnd w:id="359"/>
    </w:p>
    <w:p w14:paraId="7E8CB0A5" w14:textId="77777777" w:rsidR="00341D45" w:rsidRDefault="00032883" w:rsidP="00E90833">
      <w:pPr>
        <w:pStyle w:val="ListParagraph"/>
        <w:numPr>
          <w:ilvl w:val="0"/>
          <w:numId w:val="2"/>
        </w:numPr>
        <w:spacing w:after="80"/>
        <w:jc w:val="left"/>
      </w:pPr>
      <w:r>
        <w:t xml:space="preserve">AI מייצר </w:t>
      </w:r>
      <w:proofErr w:type="spellStart"/>
      <w:r>
        <w:rPr>
          <w:b/>
          <w:bCs/>
        </w:rPr>
        <w:t>test</w:t>
      </w:r>
      <w:proofErr w:type="spellEnd"/>
      <w:r>
        <w:rPr>
          <w:b/>
          <w:bCs/>
        </w:rPr>
        <w:t xml:space="preserve"> </w:t>
      </w:r>
      <w:proofErr w:type="spellStart"/>
      <w:r>
        <w:rPr>
          <w:b/>
          <w:bCs/>
        </w:rPr>
        <w:t>scripts</w:t>
      </w:r>
      <w:proofErr w:type="spellEnd"/>
      <w:r>
        <w:rPr>
          <w:b/>
          <w:bCs/>
        </w:rPr>
        <w:t xml:space="preserve"> דטרמיניסטיים</w:t>
      </w:r>
      <w:r>
        <w:t xml:space="preserve"> (</w:t>
      </w:r>
      <w:proofErr w:type="spellStart"/>
      <w:r>
        <w:t>Playwright</w:t>
      </w:r>
      <w:proofErr w:type="spellEnd"/>
      <w:r>
        <w:t>/QTP) מה-</w:t>
      </w:r>
      <w:proofErr w:type="spellStart"/>
      <w:r>
        <w:t>Business</w:t>
      </w:r>
      <w:proofErr w:type="spellEnd"/>
      <w:r>
        <w:t xml:space="preserve"> </w:t>
      </w:r>
      <w:proofErr w:type="spellStart"/>
      <w:r>
        <w:t>Wiki</w:t>
      </w:r>
      <w:proofErr w:type="spellEnd"/>
      <w:r>
        <w:t>.</w:t>
      </w:r>
    </w:p>
    <w:p w14:paraId="7E8CB0A6" w14:textId="77777777" w:rsidR="00341D45" w:rsidRDefault="00032883" w:rsidP="00E90833">
      <w:pPr>
        <w:pStyle w:val="ListParagraph"/>
        <w:numPr>
          <w:ilvl w:val="0"/>
          <w:numId w:val="2"/>
        </w:numPr>
        <w:spacing w:after="80"/>
        <w:jc w:val="left"/>
      </w:pPr>
      <w:r>
        <w:t>מריצים את הבדיקות מול המערכות הקיימות.</w:t>
      </w:r>
    </w:p>
    <w:p w14:paraId="7E8CB0A7" w14:textId="77777777" w:rsidR="00341D45" w:rsidRDefault="00032883" w:rsidP="00E90833">
      <w:pPr>
        <w:pStyle w:val="ListParagraph"/>
        <w:numPr>
          <w:ilvl w:val="0"/>
          <w:numId w:val="2"/>
        </w:numPr>
        <w:spacing w:after="80"/>
        <w:jc w:val="left"/>
      </w:pPr>
      <w:r>
        <w:t>מזהים פערים בין ההתנהגות הרצויה לבין ההתנהגות הקיימת.</w:t>
      </w:r>
    </w:p>
    <w:p w14:paraId="7E8CB0A8" w14:textId="77777777" w:rsidR="00341D45" w:rsidRDefault="00032883" w:rsidP="00E90833">
      <w:pPr>
        <w:pStyle w:val="ListParagraph"/>
        <w:numPr>
          <w:ilvl w:val="0"/>
          <w:numId w:val="2"/>
        </w:numPr>
        <w:spacing w:after="80"/>
        <w:jc w:val="left"/>
      </w:pPr>
      <w:r>
        <w:t>מספקים "רשת ביטחון" לפני שמתחילים לכתוב קוד חדש.</w:t>
      </w:r>
    </w:p>
    <w:p w14:paraId="7E8CB0A9" w14:textId="77777777" w:rsidR="00341D45" w:rsidRDefault="00032883" w:rsidP="00E90833">
      <w:pPr>
        <w:pStyle w:val="ListParagraph"/>
        <w:numPr>
          <w:ilvl w:val="0"/>
          <w:numId w:val="2"/>
        </w:numPr>
        <w:spacing w:after="80"/>
        <w:jc w:val="left"/>
      </w:pPr>
      <w:r>
        <w:rPr>
          <w:b/>
          <w:bCs/>
        </w:rPr>
        <w:t>קריטי:</w:t>
      </w:r>
      <w:r>
        <w:t xml:space="preserve"> AI מייצר </w:t>
      </w:r>
      <w:proofErr w:type="spellStart"/>
      <w:r>
        <w:t>test</w:t>
      </w:r>
      <w:proofErr w:type="spellEnd"/>
      <w:r>
        <w:t xml:space="preserve"> </w:t>
      </w:r>
      <w:proofErr w:type="spellStart"/>
      <w:r>
        <w:t>scripts</w:t>
      </w:r>
      <w:proofErr w:type="spellEnd"/>
      <w:r>
        <w:t xml:space="preserve"> דטרמיניסטיים — לא מריץ לוגיקה עסקית </w:t>
      </w:r>
      <w:proofErr w:type="spellStart"/>
      <w:r>
        <w:t>בפרודקשן</w:t>
      </w:r>
      <w:proofErr w:type="spellEnd"/>
      <w:r>
        <w:t>.</w:t>
      </w:r>
    </w:p>
    <w:p w14:paraId="7E8CB0AA" w14:textId="77777777" w:rsidR="00341D45" w:rsidRDefault="00032883" w:rsidP="00E90833">
      <w:pPr>
        <w:pStyle w:val="Heading3"/>
        <w:spacing w:before="260" w:after="120"/>
        <w:jc w:val="left"/>
      </w:pPr>
      <w:bookmarkStart w:id="360" w:name="b06_sdlc_stage3"/>
      <w:bookmarkStart w:id="361" w:name="_Toc236339185"/>
      <w:r>
        <w:rPr>
          <w:b/>
          <w:bCs/>
          <w:color w:val="2F5496"/>
        </w:rPr>
        <w:t>שלב 3: ארכיטקטורה ו-</w:t>
      </w:r>
      <w:proofErr w:type="spellStart"/>
      <w:r>
        <w:rPr>
          <w:b/>
          <w:bCs/>
          <w:color w:val="2F5496"/>
        </w:rPr>
        <w:t>Re</w:t>
      </w:r>
      <w:proofErr w:type="spellEnd"/>
      <w:r>
        <w:rPr>
          <w:b/>
          <w:bCs/>
          <w:color w:val="2F5496"/>
        </w:rPr>
        <w:t>-</w:t>
      </w:r>
      <w:proofErr w:type="spellStart"/>
      <w:r>
        <w:rPr>
          <w:b/>
          <w:bCs/>
          <w:color w:val="2F5496"/>
        </w:rPr>
        <w:t>Engineering</w:t>
      </w:r>
      <w:bookmarkEnd w:id="360"/>
      <w:bookmarkEnd w:id="361"/>
      <w:proofErr w:type="spellEnd"/>
    </w:p>
    <w:p w14:paraId="7E8CB0AB" w14:textId="77777777" w:rsidR="00341D45" w:rsidRDefault="00032883" w:rsidP="00E90833">
      <w:pPr>
        <w:pStyle w:val="ListParagraph"/>
        <w:numPr>
          <w:ilvl w:val="0"/>
          <w:numId w:val="2"/>
        </w:numPr>
        <w:spacing w:after="80"/>
        <w:jc w:val="left"/>
      </w:pPr>
      <w:r>
        <w:t>AI מייצר מסמך ארכיטקטורה עם כל השיקולים.</w:t>
      </w:r>
    </w:p>
    <w:p w14:paraId="7E8CB0AC" w14:textId="0DB4F78E" w:rsidR="00341D45" w:rsidRDefault="00032883" w:rsidP="00E90833">
      <w:pPr>
        <w:pStyle w:val="ListParagraph"/>
        <w:numPr>
          <w:ilvl w:val="0"/>
          <w:numId w:val="2"/>
        </w:numPr>
        <w:spacing w:after="80"/>
        <w:jc w:val="left"/>
      </w:pPr>
      <w:r>
        <w:t xml:space="preserve">תהליך </w:t>
      </w:r>
      <w:r>
        <w:rPr>
          <w:b/>
          <w:bCs/>
        </w:rPr>
        <w:t>ADR</w:t>
      </w:r>
      <w:r>
        <w:t xml:space="preserve"> (</w:t>
      </w:r>
      <w:proofErr w:type="spellStart"/>
      <w:r>
        <w:t>Architecture</w:t>
      </w:r>
      <w:proofErr w:type="spellEnd"/>
      <w:r>
        <w:t xml:space="preserve"> </w:t>
      </w:r>
      <w:proofErr w:type="spellStart"/>
      <w:r>
        <w:t>Decision</w:t>
      </w:r>
      <w:proofErr w:type="spellEnd"/>
      <w:r>
        <w:t xml:space="preserve"> </w:t>
      </w:r>
      <w:proofErr w:type="spellStart"/>
      <w:r>
        <w:t>Review</w:t>
      </w:r>
      <w:proofErr w:type="spellEnd"/>
      <w:r>
        <w:t>/</w:t>
      </w:r>
      <w:proofErr w:type="spellStart"/>
      <w:r>
        <w:t>Record</w:t>
      </w:r>
      <w:proofErr w:type="spellEnd"/>
      <w:r>
        <w:t xml:space="preserve">) מובנה — ראו </w:t>
      </w:r>
      <w:hyperlink w:anchor="b06_adr" w:history="1">
        <w:proofErr w:type="spellStart"/>
        <w:r>
          <w:rPr>
            <w:color w:val="1155CC"/>
            <w:u w:val="single"/>
          </w:rPr>
          <w:t>adr</w:t>
        </w:r>
        <w:proofErr w:type="spellEnd"/>
        <w:r>
          <w:rPr>
            <w:color w:val="1155CC"/>
            <w:u w:val="single"/>
          </w:rPr>
          <w:t>-ניהול-החלטות-ארכיטקטורה</w:t>
        </w:r>
      </w:hyperlink>
      <w:r>
        <w:t>.</w:t>
      </w:r>
    </w:p>
    <w:p w14:paraId="7E8CB0AD" w14:textId="77777777" w:rsidR="00341D45" w:rsidRDefault="00032883" w:rsidP="00E90833">
      <w:pPr>
        <w:pStyle w:val="ListParagraph"/>
        <w:numPr>
          <w:ilvl w:val="0"/>
          <w:numId w:val="2"/>
        </w:numPr>
        <w:spacing w:after="80"/>
        <w:jc w:val="left"/>
      </w:pPr>
      <w:r>
        <w:t>הארכיטקטורה מתעדכנת כל הזמן כחלק מה-</w:t>
      </w:r>
      <w:proofErr w:type="spellStart"/>
      <w:r>
        <w:t>Wiki</w:t>
      </w:r>
      <w:proofErr w:type="spellEnd"/>
      <w:r>
        <w:t>.</w:t>
      </w:r>
    </w:p>
    <w:p w14:paraId="7E8CB0AE" w14:textId="77777777" w:rsidR="00341D45" w:rsidRDefault="00032883" w:rsidP="00E90833">
      <w:pPr>
        <w:pStyle w:val="ListParagraph"/>
        <w:numPr>
          <w:ilvl w:val="0"/>
          <w:numId w:val="2"/>
        </w:numPr>
        <w:spacing w:after="80"/>
        <w:jc w:val="left"/>
      </w:pPr>
      <w:r>
        <w:t xml:space="preserve">במקומות שהביזנס מוגדר וקשיח — </w:t>
      </w:r>
      <w:r>
        <w:rPr>
          <w:b/>
          <w:bCs/>
        </w:rPr>
        <w:t>שימור הקוד הקיים</w:t>
      </w:r>
      <w:r>
        <w:t>.</w:t>
      </w:r>
    </w:p>
    <w:p w14:paraId="7E8CB0AF" w14:textId="77777777" w:rsidR="00341D45" w:rsidRDefault="00032883" w:rsidP="00E90833">
      <w:pPr>
        <w:pStyle w:val="ListParagraph"/>
        <w:numPr>
          <w:ilvl w:val="0"/>
          <w:numId w:val="2"/>
        </w:numPr>
        <w:spacing w:after="80"/>
        <w:jc w:val="left"/>
      </w:pPr>
      <w:r>
        <w:lastRenderedPageBreak/>
        <w:t xml:space="preserve">במקומות אחרים — </w:t>
      </w:r>
      <w:proofErr w:type="spellStart"/>
      <w:r>
        <w:rPr>
          <w:b/>
          <w:bCs/>
        </w:rPr>
        <w:t>Re-Engineering</w:t>
      </w:r>
      <w:proofErr w:type="spellEnd"/>
      <w:r>
        <w:rPr>
          <w:b/>
          <w:bCs/>
        </w:rPr>
        <w:t xml:space="preserve"> מלא</w:t>
      </w:r>
      <w:r>
        <w:t xml:space="preserve"> לפי סטנדרטים חדשים.</w:t>
      </w:r>
    </w:p>
    <w:p w14:paraId="7E8CB0B0" w14:textId="77777777" w:rsidR="00341D45" w:rsidRDefault="00032883" w:rsidP="00E90833">
      <w:pPr>
        <w:pStyle w:val="ListParagraph"/>
        <w:numPr>
          <w:ilvl w:val="0"/>
          <w:numId w:val="2"/>
        </w:numPr>
        <w:spacing w:after="80"/>
        <w:jc w:val="left"/>
      </w:pPr>
      <w:r>
        <w:t>הקוד נכתב מחדש מאפס (</w:t>
      </w:r>
      <w:r>
        <w:rPr>
          <w:b/>
          <w:bCs/>
        </w:rPr>
        <w:t>טרנספורמציה, לא המרה</w:t>
      </w:r>
      <w:r>
        <w:t>).</w:t>
      </w:r>
    </w:p>
    <w:p w14:paraId="7E8CB0B1" w14:textId="77777777" w:rsidR="00341D45" w:rsidRDefault="00032883" w:rsidP="00E90833">
      <w:pPr>
        <w:pStyle w:val="Heading3"/>
        <w:spacing w:before="260" w:after="120"/>
        <w:jc w:val="left"/>
      </w:pPr>
      <w:bookmarkStart w:id="362" w:name="_Toc236339186"/>
      <w:r>
        <w:rPr>
          <w:b/>
          <w:bCs/>
          <w:color w:val="2F5496"/>
        </w:rPr>
        <w:t xml:space="preserve">שלב 4: פיתוח </w:t>
      </w:r>
      <w:proofErr w:type="spellStart"/>
      <w:r>
        <w:rPr>
          <w:b/>
          <w:bCs/>
          <w:color w:val="2F5496"/>
        </w:rPr>
        <w:t>Agentic</w:t>
      </w:r>
      <w:bookmarkEnd w:id="362"/>
      <w:proofErr w:type="spellEnd"/>
    </w:p>
    <w:p w14:paraId="7E8CB0B2" w14:textId="77777777" w:rsidR="00341D45" w:rsidRDefault="00032883" w:rsidP="00E90833">
      <w:pPr>
        <w:pStyle w:val="ListParagraph"/>
        <w:numPr>
          <w:ilvl w:val="0"/>
          <w:numId w:val="2"/>
        </w:numPr>
        <w:spacing w:after="80"/>
        <w:jc w:val="left"/>
      </w:pPr>
      <w:proofErr w:type="spellStart"/>
      <w:r>
        <w:rPr>
          <w:b/>
          <w:bCs/>
        </w:rPr>
        <w:t>Agents</w:t>
      </w:r>
      <w:proofErr w:type="spellEnd"/>
      <w:r>
        <w:rPr>
          <w:b/>
          <w:bCs/>
        </w:rPr>
        <w:t xml:space="preserve"> מבוזרים</w:t>
      </w:r>
      <w:r>
        <w:t xml:space="preserve"> שעושים פעולות שונות בתהליך הפיתוח.</w:t>
      </w:r>
    </w:p>
    <w:p w14:paraId="7E8CB0B3" w14:textId="77777777" w:rsidR="00341D45" w:rsidRDefault="00032883" w:rsidP="00E90833">
      <w:pPr>
        <w:pStyle w:val="ListParagraph"/>
        <w:numPr>
          <w:ilvl w:val="0"/>
          <w:numId w:val="2"/>
        </w:numPr>
        <w:spacing w:after="80"/>
        <w:jc w:val="left"/>
      </w:pPr>
      <w:proofErr w:type="spellStart"/>
      <w:r>
        <w:rPr>
          <w:b/>
          <w:bCs/>
        </w:rPr>
        <w:t>Skillים</w:t>
      </w:r>
      <w:proofErr w:type="spellEnd"/>
      <w:r>
        <w:rPr>
          <w:b/>
          <w:bCs/>
        </w:rPr>
        <w:t xml:space="preserve"> מוגדרים:</w:t>
      </w:r>
      <w:r>
        <w:t xml:space="preserve"> ארכיטקט, מפתח, בודק, </w:t>
      </w:r>
      <w:proofErr w:type="spellStart"/>
      <w:r>
        <w:t>וכו</w:t>
      </w:r>
      <w:proofErr w:type="spellEnd"/>
      <w:r>
        <w:t>׳.</w:t>
      </w:r>
    </w:p>
    <w:p w14:paraId="7E8CB0B4" w14:textId="77777777" w:rsidR="00341D45" w:rsidRDefault="00032883" w:rsidP="00E90833">
      <w:pPr>
        <w:pStyle w:val="ListParagraph"/>
        <w:numPr>
          <w:ilvl w:val="0"/>
          <w:numId w:val="2"/>
        </w:numPr>
        <w:spacing w:after="80"/>
        <w:jc w:val="left"/>
      </w:pPr>
      <w:r>
        <w:t xml:space="preserve">כל </w:t>
      </w:r>
      <w:proofErr w:type="spellStart"/>
      <w:r>
        <w:t>Skill</w:t>
      </w:r>
      <w:proofErr w:type="spellEnd"/>
      <w:r>
        <w:t xml:space="preserve"> מקבל הנחיות וסט חוקים משלו.</w:t>
      </w:r>
    </w:p>
    <w:p w14:paraId="7E8CB0B5" w14:textId="77777777" w:rsidR="00341D45" w:rsidRDefault="00032883" w:rsidP="00E90833">
      <w:pPr>
        <w:pStyle w:val="ListParagraph"/>
        <w:numPr>
          <w:ilvl w:val="0"/>
          <w:numId w:val="2"/>
        </w:numPr>
        <w:spacing w:after="80"/>
        <w:jc w:val="left"/>
      </w:pPr>
      <w:r>
        <w:t>ה-UI מאפשר לייצר JSON דינמי לריצת אוטומציה.</w:t>
      </w:r>
    </w:p>
    <w:p w14:paraId="7E8CB0B6" w14:textId="77777777" w:rsidR="00341D45" w:rsidRDefault="00032883" w:rsidP="00E90833">
      <w:pPr>
        <w:pStyle w:val="Heading3"/>
        <w:spacing w:before="260" w:after="120"/>
        <w:jc w:val="left"/>
      </w:pPr>
      <w:bookmarkStart w:id="363" w:name="_Toc236339187"/>
      <w:r>
        <w:rPr>
          <w:b/>
          <w:bCs/>
          <w:color w:val="2F5496"/>
        </w:rPr>
        <w:t xml:space="preserve">שלב 5: </w:t>
      </w:r>
      <w:proofErr w:type="spellStart"/>
      <w:r>
        <w:rPr>
          <w:b/>
          <w:bCs/>
          <w:color w:val="2F5496"/>
        </w:rPr>
        <w:t>Human-in-the-Loop</w:t>
      </w:r>
      <w:proofErr w:type="spellEnd"/>
      <w:r>
        <w:rPr>
          <w:b/>
          <w:bCs/>
          <w:color w:val="2F5496"/>
        </w:rPr>
        <w:t xml:space="preserve"> ממשל</w:t>
      </w:r>
      <w:bookmarkEnd w:id="363"/>
    </w:p>
    <w:p w14:paraId="7E8CB0B7" w14:textId="77777777" w:rsidR="00341D45" w:rsidRDefault="00032883" w:rsidP="00E90833">
      <w:pPr>
        <w:pStyle w:val="ListParagraph"/>
        <w:numPr>
          <w:ilvl w:val="0"/>
          <w:numId w:val="2"/>
        </w:numPr>
        <w:spacing w:after="80"/>
        <w:jc w:val="left"/>
      </w:pPr>
      <w:r>
        <w:rPr>
          <w:b/>
          <w:bCs/>
        </w:rPr>
        <w:t>AI לא מחליף בני אדם</w:t>
      </w:r>
      <w:r>
        <w:t xml:space="preserve"> — יש נקודות בקרה ברורות.</w:t>
      </w:r>
    </w:p>
    <w:p w14:paraId="7E8CB0B8" w14:textId="77777777" w:rsidR="00341D45" w:rsidRDefault="00032883" w:rsidP="00E90833">
      <w:pPr>
        <w:pStyle w:val="ListParagraph"/>
        <w:numPr>
          <w:ilvl w:val="0"/>
          <w:numId w:val="2"/>
        </w:numPr>
        <w:spacing w:after="80"/>
        <w:jc w:val="left"/>
      </w:pPr>
      <w:r>
        <w:t>כל ההחלטות הקריטיות עוברות אישור מומחים.</w:t>
      </w:r>
    </w:p>
    <w:p w14:paraId="7E8CB0B9" w14:textId="77777777" w:rsidR="00341D45" w:rsidRDefault="00032883" w:rsidP="00E90833">
      <w:pPr>
        <w:pStyle w:val="ListParagraph"/>
        <w:numPr>
          <w:ilvl w:val="0"/>
          <w:numId w:val="2"/>
        </w:numPr>
        <w:spacing w:after="80"/>
        <w:jc w:val="left"/>
      </w:pPr>
      <w:r>
        <w:t xml:space="preserve">מנגנון </w:t>
      </w:r>
      <w:r>
        <w:rPr>
          <w:b/>
          <w:bCs/>
        </w:rPr>
        <w:t>ADR</w:t>
      </w:r>
      <w:r>
        <w:t xml:space="preserve"> מובנה.</w:t>
      </w:r>
    </w:p>
    <w:p w14:paraId="7E8CB0BA" w14:textId="77777777" w:rsidR="00341D45" w:rsidRDefault="00032883" w:rsidP="00E90833">
      <w:pPr>
        <w:pStyle w:val="ListParagraph"/>
        <w:numPr>
          <w:ilvl w:val="0"/>
          <w:numId w:val="2"/>
        </w:numPr>
        <w:spacing w:after="80"/>
        <w:jc w:val="left"/>
      </w:pPr>
      <w:r>
        <w:t xml:space="preserve">סוכנים ייעודיים שתוקפים בעיות: </w:t>
      </w:r>
      <w:proofErr w:type="spellStart"/>
      <w:r>
        <w:t>פגיעויות</w:t>
      </w:r>
      <w:proofErr w:type="spellEnd"/>
      <w:r>
        <w:t xml:space="preserve"> קוד, ספגטי, הזיות, "צבטים אדומים" (</w:t>
      </w:r>
      <w:proofErr w:type="spellStart"/>
      <w:r>
        <w:t>red</w:t>
      </w:r>
      <w:proofErr w:type="spellEnd"/>
      <w:r>
        <w:t xml:space="preserve"> </w:t>
      </w:r>
      <w:proofErr w:type="spellStart"/>
      <w:r>
        <w:t>flags</w:t>
      </w:r>
      <w:proofErr w:type="spellEnd"/>
      <w:r>
        <w:t>).</w:t>
      </w:r>
    </w:p>
    <w:p w14:paraId="7E8CB0BB" w14:textId="2631AB79" w:rsidR="00341D45" w:rsidRDefault="00032883" w:rsidP="00E90833">
      <w:pPr>
        <w:spacing w:after="160"/>
        <w:jc w:val="left"/>
      </w:pPr>
      <w:r>
        <w:t xml:space="preserve">מפורט: </w:t>
      </w:r>
      <w:hyperlink w:anchor="b06_hitl" w:history="1">
        <w:proofErr w:type="spellStart"/>
        <w:r>
          <w:rPr>
            <w:color w:val="1155CC"/>
            <w:u w:val="single"/>
          </w:rPr>
          <w:t>human</w:t>
        </w:r>
        <w:proofErr w:type="spellEnd"/>
        <w:r>
          <w:rPr>
            <w:color w:val="1155CC"/>
            <w:u w:val="single"/>
          </w:rPr>
          <w:t>-</w:t>
        </w:r>
        <w:proofErr w:type="spellStart"/>
        <w:r>
          <w:rPr>
            <w:color w:val="1155CC"/>
            <w:u w:val="single"/>
          </w:rPr>
          <w:t>in</w:t>
        </w:r>
        <w:proofErr w:type="spellEnd"/>
        <w:r>
          <w:rPr>
            <w:color w:val="1155CC"/>
            <w:u w:val="single"/>
          </w:rPr>
          <w:t>-</w:t>
        </w:r>
        <w:proofErr w:type="spellStart"/>
        <w:r>
          <w:rPr>
            <w:color w:val="1155CC"/>
            <w:u w:val="single"/>
          </w:rPr>
          <w:t>the</w:t>
        </w:r>
        <w:proofErr w:type="spellEnd"/>
        <w:r>
          <w:rPr>
            <w:color w:val="1155CC"/>
            <w:u w:val="single"/>
          </w:rPr>
          <w:t>-</w:t>
        </w:r>
        <w:proofErr w:type="spellStart"/>
        <w:r>
          <w:rPr>
            <w:color w:val="1155CC"/>
            <w:u w:val="single"/>
          </w:rPr>
          <w:t>loop</w:t>
        </w:r>
        <w:proofErr w:type="spellEnd"/>
        <w:r>
          <w:rPr>
            <w:color w:val="1155CC"/>
            <w:u w:val="single"/>
          </w:rPr>
          <w:t>-ממשל</w:t>
        </w:r>
      </w:hyperlink>
      <w:r>
        <w:t>.</w:t>
      </w:r>
    </w:p>
    <w:p w14:paraId="7E8CB0BC" w14:textId="77777777" w:rsidR="00341D45" w:rsidRDefault="00032883" w:rsidP="00E90833">
      <w:pPr>
        <w:pStyle w:val="Heading2"/>
        <w:spacing w:before="320" w:after="160"/>
        <w:jc w:val="left"/>
      </w:pPr>
      <w:bookmarkStart w:id="364" w:name="b06_hitl"/>
      <w:bookmarkStart w:id="365" w:name="_Toc236339188"/>
      <w:proofErr w:type="spellStart"/>
      <w:r>
        <w:rPr>
          <w:b/>
          <w:bCs/>
          <w:color w:val="2F5496"/>
          <w:sz w:val="28"/>
          <w:szCs w:val="28"/>
        </w:rPr>
        <w:t>Human-in-the-Loop</w:t>
      </w:r>
      <w:proofErr w:type="spellEnd"/>
      <w:r>
        <w:rPr>
          <w:b/>
          <w:bCs/>
          <w:color w:val="2F5496"/>
          <w:sz w:val="28"/>
          <w:szCs w:val="28"/>
        </w:rPr>
        <w:t xml:space="preserve"> — ממשל</w:t>
      </w:r>
      <w:bookmarkEnd w:id="364"/>
      <w:bookmarkEnd w:id="365"/>
    </w:p>
    <w:p w14:paraId="7E8CB0BD" w14:textId="479D0771" w:rsidR="00341D45" w:rsidRDefault="00032883" w:rsidP="00E90833">
      <w:pPr>
        <w:spacing w:after="160"/>
        <w:jc w:val="left"/>
      </w:pPr>
      <w:r>
        <w:rPr>
          <w:b/>
          <w:bCs/>
        </w:rPr>
        <w:t>AI לא מחליף בני אדם</w:t>
      </w:r>
      <w:r>
        <w:t xml:space="preserve"> — יש נקודות בקרה ברורות בכל שלב של ה-</w:t>
      </w:r>
      <w:hyperlink w:anchor="b06_sdlc" w:history="1">
        <w:r>
          <w:rPr>
            <w:color w:val="1155CC"/>
            <w:u w:val="single"/>
          </w:rPr>
          <w:t xml:space="preserve">SDLC </w:t>
        </w:r>
        <w:proofErr w:type="spellStart"/>
        <w:r>
          <w:rPr>
            <w:color w:val="1155CC"/>
            <w:u w:val="single"/>
          </w:rPr>
          <w:t>האג׳נטי</w:t>
        </w:r>
        <w:proofErr w:type="spellEnd"/>
      </w:hyperlink>
      <w:r>
        <w:t>.</w:t>
      </w:r>
    </w:p>
    <w:p w14:paraId="7E8CB0BE" w14:textId="77777777" w:rsidR="00341D45" w:rsidRDefault="00032883" w:rsidP="00E90833">
      <w:pPr>
        <w:pStyle w:val="Heading3"/>
        <w:spacing w:before="260" w:after="120"/>
        <w:jc w:val="left"/>
      </w:pPr>
      <w:bookmarkStart w:id="366" w:name="_Toc236339189"/>
      <w:r>
        <w:rPr>
          <w:b/>
          <w:bCs/>
          <w:color w:val="2F5496"/>
        </w:rPr>
        <w:t>עקרונות</w:t>
      </w:r>
      <w:bookmarkEnd w:id="366"/>
    </w:p>
    <w:p w14:paraId="7E8CB0BF" w14:textId="77777777" w:rsidR="00341D45" w:rsidRDefault="00032883" w:rsidP="00E90833">
      <w:pPr>
        <w:pStyle w:val="ListParagraph"/>
        <w:numPr>
          <w:ilvl w:val="0"/>
          <w:numId w:val="2"/>
        </w:numPr>
        <w:spacing w:after="80"/>
        <w:jc w:val="left"/>
      </w:pPr>
      <w:r>
        <w:t>כל ההחלטות הקריטיות עוברות אישור מומחים — לא רק "מומלץ", אלא שלב חוסם בתהליך.</w:t>
      </w:r>
    </w:p>
    <w:p w14:paraId="7E8CB0C0" w14:textId="4384D3B9" w:rsidR="00341D45" w:rsidRDefault="00032883" w:rsidP="00E90833">
      <w:pPr>
        <w:pStyle w:val="ListParagraph"/>
        <w:numPr>
          <w:ilvl w:val="0"/>
          <w:numId w:val="2"/>
        </w:numPr>
        <w:spacing w:after="80"/>
        <w:jc w:val="left"/>
      </w:pPr>
      <w:r>
        <w:t xml:space="preserve">מנגנון </w:t>
      </w:r>
      <w:hyperlink w:anchor="b06_adr" w:history="1">
        <w:r>
          <w:rPr>
            <w:color w:val="1155CC"/>
            <w:u w:val="single"/>
          </w:rPr>
          <w:t>ADR</w:t>
        </w:r>
      </w:hyperlink>
      <w:r>
        <w:t xml:space="preserve"> מובנה לתיעוד כל החלטה כזו.</w:t>
      </w:r>
    </w:p>
    <w:p w14:paraId="7E8CB0C1" w14:textId="77777777" w:rsidR="00341D45" w:rsidRDefault="00032883" w:rsidP="00E90833">
      <w:pPr>
        <w:pStyle w:val="ListParagraph"/>
        <w:numPr>
          <w:ilvl w:val="0"/>
          <w:numId w:val="2"/>
        </w:numPr>
        <w:spacing w:after="80"/>
        <w:jc w:val="left"/>
      </w:pPr>
      <w:r>
        <w:t xml:space="preserve">סוכנים ייעודיים תוקפים בעיות ברמת האיכות לפני שקוד מגיע לאדם: </w:t>
      </w:r>
      <w:proofErr w:type="spellStart"/>
      <w:r>
        <w:rPr>
          <w:b/>
          <w:bCs/>
        </w:rPr>
        <w:t>פגיעויות</w:t>
      </w:r>
      <w:proofErr w:type="spellEnd"/>
      <w:r>
        <w:rPr>
          <w:b/>
          <w:bCs/>
        </w:rPr>
        <w:t xml:space="preserve"> קוד</w:t>
      </w:r>
      <w:r>
        <w:t xml:space="preserve">, </w:t>
      </w:r>
      <w:r>
        <w:rPr>
          <w:b/>
          <w:bCs/>
        </w:rPr>
        <w:t>קוד ספגטי</w:t>
      </w:r>
      <w:r>
        <w:t xml:space="preserve">, </w:t>
      </w:r>
      <w:r>
        <w:rPr>
          <w:b/>
          <w:bCs/>
        </w:rPr>
        <w:t>הזיות (</w:t>
      </w:r>
      <w:proofErr w:type="spellStart"/>
      <w:r>
        <w:rPr>
          <w:b/>
          <w:bCs/>
        </w:rPr>
        <w:t>Hallucinations</w:t>
      </w:r>
      <w:proofErr w:type="spellEnd"/>
      <w:r>
        <w:rPr>
          <w:b/>
          <w:bCs/>
        </w:rPr>
        <w:t>)</w:t>
      </w:r>
      <w:r>
        <w:t>, ו"</w:t>
      </w:r>
      <w:r>
        <w:rPr>
          <w:b/>
          <w:bCs/>
        </w:rPr>
        <w:t>צבטים אדומים</w:t>
      </w:r>
      <w:r>
        <w:t>" (</w:t>
      </w:r>
      <w:proofErr w:type="spellStart"/>
      <w:r>
        <w:t>red</w:t>
      </w:r>
      <w:proofErr w:type="spellEnd"/>
      <w:r>
        <w:t xml:space="preserve"> </w:t>
      </w:r>
      <w:proofErr w:type="spellStart"/>
      <w:r>
        <w:t>flags</w:t>
      </w:r>
      <w:proofErr w:type="spellEnd"/>
      <w:r>
        <w:t>) — סימוני אזהרה שדורשים עצירה ובדיקה אנושית.</w:t>
      </w:r>
    </w:p>
    <w:p w14:paraId="7E8CB0C2" w14:textId="77777777" w:rsidR="00341D45" w:rsidRDefault="00032883" w:rsidP="00E90833">
      <w:pPr>
        <w:pStyle w:val="ListParagraph"/>
        <w:numPr>
          <w:ilvl w:val="0"/>
          <w:numId w:val="2"/>
        </w:numPr>
        <w:spacing w:after="80"/>
        <w:jc w:val="left"/>
      </w:pPr>
      <w:r>
        <w:rPr>
          <w:b/>
          <w:bCs/>
        </w:rPr>
        <w:t xml:space="preserve">AI מייצר </w:t>
      </w:r>
      <w:proofErr w:type="spellStart"/>
      <w:r>
        <w:rPr>
          <w:b/>
          <w:bCs/>
        </w:rPr>
        <w:t>test</w:t>
      </w:r>
      <w:proofErr w:type="spellEnd"/>
      <w:r>
        <w:rPr>
          <w:b/>
          <w:bCs/>
        </w:rPr>
        <w:t xml:space="preserve"> </w:t>
      </w:r>
      <w:proofErr w:type="spellStart"/>
      <w:r>
        <w:rPr>
          <w:b/>
          <w:bCs/>
        </w:rPr>
        <w:t>scripts</w:t>
      </w:r>
      <w:proofErr w:type="spellEnd"/>
      <w:r>
        <w:rPr>
          <w:b/>
          <w:bCs/>
        </w:rPr>
        <w:t xml:space="preserve"> דטרמיניסטיים בלבד</w:t>
      </w:r>
      <w:r>
        <w:t xml:space="preserve"> — הוא לעולם לא מריץ לוגיקה עסקית ישירות </w:t>
      </w:r>
      <w:proofErr w:type="spellStart"/>
      <w:r>
        <w:t>בפרודקשן</w:t>
      </w:r>
      <w:proofErr w:type="spellEnd"/>
      <w:r>
        <w:t xml:space="preserve"> ללא מסלול בדיקה ואישור.</w:t>
      </w:r>
    </w:p>
    <w:p w14:paraId="7E8CB0C3" w14:textId="77777777" w:rsidR="00341D45" w:rsidRDefault="00032883" w:rsidP="00E90833">
      <w:pPr>
        <w:pStyle w:val="Heading3"/>
        <w:spacing w:before="260" w:after="120"/>
        <w:jc w:val="left"/>
      </w:pPr>
      <w:bookmarkStart w:id="367" w:name="_Toc236339190"/>
      <w:r>
        <w:rPr>
          <w:b/>
          <w:bCs/>
          <w:color w:val="2F5496"/>
        </w:rPr>
        <w:t>אותו עיקרון בשני הקצוות של כור ההאצה</w:t>
      </w:r>
      <w:bookmarkEnd w:id="367"/>
    </w:p>
    <w:p w14:paraId="7E8CB0C4" w14:textId="7E0237CA" w:rsidR="00341D45" w:rsidRDefault="00032883" w:rsidP="00E90833">
      <w:pPr>
        <w:spacing w:after="160"/>
        <w:jc w:val="left"/>
      </w:pPr>
      <w:r>
        <w:t xml:space="preserve">זהו אותו עיקרון בדיוק שמנחה את </w:t>
      </w:r>
      <w:hyperlink w:anchor="b01_agents" w:history="1">
        <w:r>
          <w:rPr>
            <w:color w:val="1155CC"/>
            <w:u w:val="single"/>
          </w:rPr>
          <w:t>תפקיד הסוכנים במפעל הבעיות</w:t>
        </w:r>
      </w:hyperlink>
      <w:r>
        <w:t>: "</w:t>
      </w:r>
      <w:proofErr w:type="spellStart"/>
      <w:r>
        <w:t>האג׳נטים</w:t>
      </w:r>
      <w:proofErr w:type="spellEnd"/>
      <w:r>
        <w:t xml:space="preserve"> מציעים — הצוות מחליט." ב-</w:t>
      </w:r>
      <w:proofErr w:type="spellStart"/>
      <w:r>
        <w:t>Business</w:t>
      </w:r>
      <w:proofErr w:type="spellEnd"/>
      <w:r>
        <w:t xml:space="preserve"> </w:t>
      </w:r>
      <w:proofErr w:type="spellStart"/>
      <w:r>
        <w:t>Wiki</w:t>
      </w:r>
      <w:proofErr w:type="spellEnd"/>
      <w:r>
        <w:t xml:space="preserve"> זה מתורגם ל: </w:t>
      </w:r>
      <w:r>
        <w:rPr>
          <w:b/>
          <w:bCs/>
        </w:rPr>
        <w:t xml:space="preserve">AI מייצר טיוטת </w:t>
      </w:r>
      <w:proofErr w:type="spellStart"/>
      <w:r>
        <w:rPr>
          <w:b/>
          <w:bCs/>
        </w:rPr>
        <w:t>Spec</w:t>
      </w:r>
      <w:proofErr w:type="spellEnd"/>
      <w:r>
        <w:rPr>
          <w:b/>
          <w:bCs/>
        </w:rPr>
        <w:t>/ארכיטקטורה/בדיקות — אדם מאשר לפני שזה הופך למחייב.</w:t>
      </w:r>
    </w:p>
    <w:p w14:paraId="7E8CB0C5" w14:textId="77777777" w:rsidR="00341D45" w:rsidRDefault="00032883" w:rsidP="00E90833">
      <w:pPr>
        <w:pStyle w:val="Heading3"/>
        <w:spacing w:before="260" w:after="120"/>
        <w:jc w:val="left"/>
      </w:pPr>
      <w:bookmarkStart w:id="368" w:name="_Toc236339191"/>
      <w:proofErr w:type="spellStart"/>
      <w:r>
        <w:rPr>
          <w:b/>
          <w:bCs/>
          <w:color w:val="2F5496"/>
        </w:rPr>
        <w:t>Context</w:t>
      </w:r>
      <w:proofErr w:type="spellEnd"/>
      <w:r>
        <w:rPr>
          <w:b/>
          <w:bCs/>
          <w:color w:val="2F5496"/>
        </w:rPr>
        <w:t xml:space="preserve"> כנכס</w:t>
      </w:r>
      <w:bookmarkEnd w:id="368"/>
    </w:p>
    <w:p w14:paraId="7E8CB0C6" w14:textId="7E2FF1BD" w:rsidR="00341D45" w:rsidRDefault="00032883" w:rsidP="00E90833">
      <w:pPr>
        <w:spacing w:after="160"/>
        <w:jc w:val="left"/>
      </w:pPr>
      <w:proofErr w:type="spellStart"/>
      <w:r>
        <w:rPr>
          <w:b/>
          <w:bCs/>
        </w:rPr>
        <w:t>Context</w:t>
      </w:r>
      <w:proofErr w:type="spellEnd"/>
      <w:r>
        <w:rPr>
          <w:b/>
          <w:bCs/>
        </w:rPr>
        <w:t xml:space="preserve"> הוא הנכס החזק ביותר של הארגון.</w:t>
      </w:r>
      <w:r>
        <w:t xml:space="preserve"> לאורך זמן, ה-</w:t>
      </w:r>
      <w:proofErr w:type="spellStart"/>
      <w:r>
        <w:t>context</w:t>
      </w:r>
      <w:proofErr w:type="spellEnd"/>
      <w:r>
        <w:t xml:space="preserve"> שנצבר ב-</w:t>
      </w:r>
      <w:proofErr w:type="spellStart"/>
      <w:r>
        <w:t>Business</w:t>
      </w:r>
      <w:proofErr w:type="spellEnd"/>
      <w:r>
        <w:t xml:space="preserve"> </w:t>
      </w:r>
      <w:proofErr w:type="spellStart"/>
      <w:r>
        <w:t>Wiki</w:t>
      </w:r>
      <w:proofErr w:type="spellEnd"/>
      <w:r>
        <w:t xml:space="preserve"> (הידע העסקי, ההחלטות המתועדות, הבדיקות) יהיה כה חזק שניתן יהיה לבצע </w:t>
      </w:r>
      <w:proofErr w:type="spellStart"/>
      <w:r>
        <w:rPr>
          <w:b/>
          <w:bCs/>
        </w:rPr>
        <w:t>Retraining</w:t>
      </w:r>
      <w:proofErr w:type="spellEnd"/>
      <w:r>
        <w:t xml:space="preserve"> של מודל AI ייעודי לארגון. ה-</w:t>
      </w:r>
      <w:proofErr w:type="spellStart"/>
      <w:r>
        <w:t>Wiki</w:t>
      </w:r>
      <w:proofErr w:type="spellEnd"/>
      <w:r>
        <w:t xml:space="preserve"> גם מאפשר </w:t>
      </w:r>
      <w:r>
        <w:rPr>
          <w:b/>
          <w:bCs/>
        </w:rPr>
        <w:t>זיהוי גורמים רלוונטיים</w:t>
      </w:r>
      <w:r>
        <w:t xml:space="preserve"> שהצד העסקי לא חשב עליהם כשנתן דרישה — ראו </w:t>
      </w:r>
      <w:hyperlink w:anchor="b00_kg" w:history="1">
        <w:proofErr w:type="spellStart"/>
        <w:r>
          <w:rPr>
            <w:color w:val="1155CC"/>
            <w:u w:val="single"/>
          </w:rPr>
          <w:t>Knowledge</w:t>
        </w:r>
        <w:proofErr w:type="spellEnd"/>
        <w:r>
          <w:rPr>
            <w:color w:val="1155CC"/>
            <w:u w:val="single"/>
          </w:rPr>
          <w:t xml:space="preserve"> </w:t>
        </w:r>
        <w:proofErr w:type="spellStart"/>
        <w:r>
          <w:rPr>
            <w:color w:val="1155CC"/>
            <w:u w:val="single"/>
          </w:rPr>
          <w:t>Graph</w:t>
        </w:r>
        <w:proofErr w:type="spellEnd"/>
      </w:hyperlink>
      <w:r>
        <w:t>.</w:t>
      </w:r>
    </w:p>
    <w:p w14:paraId="7E8CB0C7" w14:textId="77777777" w:rsidR="00341D45" w:rsidRDefault="00032883" w:rsidP="00E90833">
      <w:pPr>
        <w:pStyle w:val="Heading2"/>
        <w:spacing w:before="320" w:after="160"/>
        <w:jc w:val="left"/>
      </w:pPr>
      <w:bookmarkStart w:id="369" w:name="b06_adr"/>
      <w:bookmarkStart w:id="370" w:name="_Toc236339192"/>
      <w:r>
        <w:rPr>
          <w:b/>
          <w:bCs/>
          <w:color w:val="2F5496"/>
          <w:sz w:val="28"/>
          <w:szCs w:val="28"/>
        </w:rPr>
        <w:t>ADR — ניהול החלטות ארכיטקטורה</w:t>
      </w:r>
      <w:bookmarkEnd w:id="369"/>
      <w:bookmarkEnd w:id="370"/>
    </w:p>
    <w:p w14:paraId="7E8CB0C8" w14:textId="77777777" w:rsidR="00341D45" w:rsidRDefault="00032883" w:rsidP="00E90833">
      <w:pPr>
        <w:pStyle w:val="Heading3"/>
        <w:spacing w:before="260" w:after="120"/>
        <w:jc w:val="left"/>
      </w:pPr>
      <w:bookmarkStart w:id="371" w:name="_Toc236339193"/>
      <w:r>
        <w:rPr>
          <w:b/>
          <w:bCs/>
          <w:color w:val="2F5496"/>
        </w:rPr>
        <w:lastRenderedPageBreak/>
        <w:t>למה ADR</w:t>
      </w:r>
      <w:bookmarkEnd w:id="371"/>
    </w:p>
    <w:p w14:paraId="7E8CB0C9" w14:textId="70188008" w:rsidR="00341D45" w:rsidRDefault="00032883" w:rsidP="00E90833">
      <w:pPr>
        <w:spacing w:after="160"/>
        <w:jc w:val="left"/>
      </w:pPr>
      <w:r>
        <w:t xml:space="preserve">בשלב </w:t>
      </w:r>
      <w:hyperlink w:anchor="b06_sdlc_stage3" w:history="1">
        <w:r>
          <w:rPr>
            <w:color w:val="1155CC"/>
            <w:u w:val="single"/>
          </w:rPr>
          <w:t>ארכיטקטורה ו-</w:t>
        </w:r>
        <w:proofErr w:type="spellStart"/>
        <w:r>
          <w:rPr>
            <w:color w:val="1155CC"/>
            <w:u w:val="single"/>
          </w:rPr>
          <w:t>Re</w:t>
        </w:r>
        <w:proofErr w:type="spellEnd"/>
        <w:r>
          <w:rPr>
            <w:color w:val="1155CC"/>
            <w:u w:val="single"/>
          </w:rPr>
          <w:t>-</w:t>
        </w:r>
        <w:proofErr w:type="spellStart"/>
        <w:r>
          <w:rPr>
            <w:color w:val="1155CC"/>
            <w:u w:val="single"/>
          </w:rPr>
          <w:t>Engineering</w:t>
        </w:r>
        <w:proofErr w:type="spellEnd"/>
      </w:hyperlink>
      <w:r>
        <w:t xml:space="preserve"> מתקבלות החלטות בלתי-הפיכות: לשמר קוד קיים או לבנות מחדש, איזה סטנדרט לאמץ, איך לפתור התנגשות בין שני מקורות ידע ב-</w:t>
      </w:r>
      <w:proofErr w:type="spellStart"/>
      <w:r>
        <w:fldChar w:fldCharType="begin"/>
      </w:r>
      <w:r>
        <w:rPr>
          <w:rtl w:val="0"/>
        </w:rPr>
        <w:instrText>HYPERLINK \l "b00_wiki</w:instrText>
      </w:r>
      <w:r>
        <w:instrText>"</w:instrText>
      </w:r>
      <w:r>
        <w:fldChar w:fldCharType="separate"/>
      </w:r>
      <w:r>
        <w:rPr>
          <w:color w:val="1155CC"/>
          <w:u w:val="single"/>
        </w:rPr>
        <w:t>Business</w:t>
      </w:r>
      <w:proofErr w:type="spellEnd"/>
      <w:r>
        <w:rPr>
          <w:color w:val="1155CC"/>
          <w:u w:val="single"/>
        </w:rPr>
        <w:t xml:space="preserve"> </w:t>
      </w:r>
      <w:proofErr w:type="spellStart"/>
      <w:r>
        <w:rPr>
          <w:color w:val="1155CC"/>
          <w:u w:val="single"/>
        </w:rPr>
        <w:t>Wiki</w:t>
      </w:r>
      <w:proofErr w:type="spellEnd"/>
      <w:r>
        <w:fldChar w:fldCharType="end"/>
      </w:r>
      <w:r>
        <w:t xml:space="preserve">. החלטות כאלה </w:t>
      </w:r>
      <w:r>
        <w:rPr>
          <w:b/>
          <w:bCs/>
        </w:rPr>
        <w:t>חייבות תיעוד</w:t>
      </w:r>
      <w:r>
        <w:t xml:space="preserve"> — אותו עיקרון בדיוק שמנחה את </w:t>
      </w:r>
      <w:hyperlink w:anchor="b01_funnel" w:history="1">
        <w:r>
          <w:rPr>
            <w:color w:val="1155CC"/>
            <w:u w:val="single"/>
          </w:rPr>
          <w:t>תיעוד ההחלטות במפעל הבעיות</w:t>
        </w:r>
      </w:hyperlink>
      <w:r>
        <w:t>, רק בהקשר טכני.</w:t>
      </w:r>
    </w:p>
    <w:p w14:paraId="7E8CB0CA" w14:textId="77777777" w:rsidR="00341D45" w:rsidRDefault="00032883" w:rsidP="00E90833">
      <w:pPr>
        <w:spacing w:after="160"/>
        <w:jc w:val="left"/>
      </w:pPr>
      <w:proofErr w:type="spellStart"/>
      <w:r>
        <w:rPr>
          <w:b/>
          <w:bCs/>
        </w:rPr>
        <w:t>Architecture</w:t>
      </w:r>
      <w:proofErr w:type="spellEnd"/>
      <w:r>
        <w:rPr>
          <w:b/>
          <w:bCs/>
        </w:rPr>
        <w:t xml:space="preserve"> </w:t>
      </w:r>
      <w:proofErr w:type="spellStart"/>
      <w:r>
        <w:rPr>
          <w:b/>
          <w:bCs/>
        </w:rPr>
        <w:t>Decision</w:t>
      </w:r>
      <w:proofErr w:type="spellEnd"/>
      <w:r>
        <w:rPr>
          <w:b/>
          <w:bCs/>
        </w:rPr>
        <w:t xml:space="preserve"> </w:t>
      </w:r>
      <w:proofErr w:type="spellStart"/>
      <w:r>
        <w:rPr>
          <w:b/>
          <w:bCs/>
        </w:rPr>
        <w:t>Record</w:t>
      </w:r>
      <w:proofErr w:type="spellEnd"/>
      <w:r>
        <w:rPr>
          <w:b/>
          <w:bCs/>
        </w:rPr>
        <w:t xml:space="preserve"> (ADR)</w:t>
      </w:r>
      <w:r>
        <w:t xml:space="preserve"> הוא סטנדרט מקובל בעולם (</w:t>
      </w:r>
      <w:proofErr w:type="spellStart"/>
      <w:r>
        <w:t>Michael</w:t>
      </w:r>
      <w:proofErr w:type="spellEnd"/>
      <w:r>
        <w:t xml:space="preserve"> </w:t>
      </w:r>
      <w:proofErr w:type="spellStart"/>
      <w:r>
        <w:t>Nygard</w:t>
      </w:r>
      <w:proofErr w:type="spellEnd"/>
      <w:r>
        <w:t xml:space="preserve">, ותבנית </w:t>
      </w:r>
      <w:r>
        <w:rPr>
          <w:b/>
          <w:bCs/>
        </w:rPr>
        <w:t>MADR</w:t>
      </w:r>
      <w:r>
        <w:t xml:space="preserve"> הנפוצה כיום) לתיעוד החלטה בודדת: ההקשר, האפשרויות שנשקלו, ההחלטה וההשלכות.</w:t>
      </w:r>
    </w:p>
    <w:p w14:paraId="7E8CB0CB" w14:textId="77777777" w:rsidR="00341D45" w:rsidRDefault="00032883" w:rsidP="00E90833">
      <w:pPr>
        <w:pStyle w:val="Heading3"/>
        <w:spacing w:before="260" w:after="120"/>
        <w:jc w:val="left"/>
      </w:pPr>
      <w:bookmarkStart w:id="372" w:name="_Toc236339194"/>
      <w:r>
        <w:rPr>
          <w:b/>
          <w:bCs/>
          <w:color w:val="2F5496"/>
        </w:rPr>
        <w:t>עקרונות</w:t>
      </w:r>
      <w:bookmarkEnd w:id="372"/>
    </w:p>
    <w:p w14:paraId="7E8CB0CC" w14:textId="77777777" w:rsidR="00341D45" w:rsidRDefault="00032883" w:rsidP="00E90833">
      <w:pPr>
        <w:pStyle w:val="ListParagraph"/>
        <w:numPr>
          <w:ilvl w:val="0"/>
          <w:numId w:val="2"/>
        </w:numPr>
        <w:spacing w:after="80"/>
        <w:jc w:val="left"/>
      </w:pPr>
      <w:r>
        <w:t xml:space="preserve">ADR נשמר </w:t>
      </w:r>
      <w:r>
        <w:rPr>
          <w:b/>
          <w:bCs/>
        </w:rPr>
        <w:t>כקובץ MD ליד הקוד/הוויקי</w:t>
      </w:r>
      <w:r>
        <w:t xml:space="preserve">, לא במסמך נפרד — עובר את אותו </w:t>
      </w:r>
      <w:proofErr w:type="spellStart"/>
      <w:r>
        <w:t>Code</w:t>
      </w:r>
      <w:proofErr w:type="spellEnd"/>
      <w:r>
        <w:t xml:space="preserve"> </w:t>
      </w:r>
      <w:proofErr w:type="spellStart"/>
      <w:r>
        <w:t>Review</w:t>
      </w:r>
      <w:proofErr w:type="spellEnd"/>
      <w:r>
        <w:t xml:space="preserve"> וגרסאות </w:t>
      </w:r>
      <w:proofErr w:type="spellStart"/>
      <w:r>
        <w:t>Git</w:t>
      </w:r>
      <w:proofErr w:type="spellEnd"/>
      <w:r>
        <w:t>.</w:t>
      </w:r>
    </w:p>
    <w:p w14:paraId="7E8CB0CD" w14:textId="254B8220" w:rsidR="00341D45" w:rsidRDefault="00032883" w:rsidP="00E90833">
      <w:pPr>
        <w:pStyle w:val="ListParagraph"/>
        <w:numPr>
          <w:ilvl w:val="0"/>
          <w:numId w:val="2"/>
        </w:numPr>
        <w:spacing w:after="80"/>
        <w:jc w:val="left"/>
      </w:pPr>
      <w:r>
        <w:rPr>
          <w:b/>
          <w:bCs/>
        </w:rPr>
        <w:t>ממוספר סדרתית ולעולם לא נמחק.</w:t>
      </w:r>
      <w:r>
        <w:t xml:space="preserve"> אם החלטה התהפכה — הקובץ הישן נשאר, מסומן כ"הוחלף על-ידי ADR-00X", והחדש מפנה אליו. זהה לעיקרון "בעיה שנפסלה חוזרת למאגר, לא נמחקת" ב</w:t>
      </w:r>
      <w:hyperlink w:anchor="b01_funnel" w:history="1">
        <w:r>
          <w:rPr>
            <w:color w:val="1155CC"/>
            <w:u w:val="single"/>
          </w:rPr>
          <w:t>מפעל הבעיות</w:t>
        </w:r>
      </w:hyperlink>
      <w:r>
        <w:t>.</w:t>
      </w:r>
    </w:p>
    <w:p w14:paraId="7E8CB0CE" w14:textId="77777777" w:rsidR="00341D45" w:rsidRDefault="00032883" w:rsidP="00E90833">
      <w:pPr>
        <w:pStyle w:val="ListParagraph"/>
        <w:numPr>
          <w:ilvl w:val="0"/>
          <w:numId w:val="2"/>
        </w:numPr>
        <w:spacing w:after="80"/>
        <w:jc w:val="left"/>
      </w:pPr>
      <w:r>
        <w:rPr>
          <w:b/>
          <w:bCs/>
        </w:rPr>
        <w:t>קצר בכוונה</w:t>
      </w:r>
      <w:r>
        <w:t xml:space="preserve"> — עמוד או שניים, בסגנון "פירמידה הפוכה": ההחלטה בראש, הפרטים בהמשך.</w:t>
      </w:r>
    </w:p>
    <w:p w14:paraId="7E8CB0CF" w14:textId="77777777" w:rsidR="00341D45" w:rsidRDefault="00032883" w:rsidP="00E90833">
      <w:pPr>
        <w:pStyle w:val="ListParagraph"/>
        <w:numPr>
          <w:ilvl w:val="0"/>
          <w:numId w:val="2"/>
        </w:numPr>
        <w:spacing w:after="80"/>
        <w:jc w:val="left"/>
      </w:pPr>
      <w:r>
        <w:t xml:space="preserve">חי בתיקיית </w:t>
      </w:r>
      <w:proofErr w:type="spellStart"/>
      <w:r>
        <w:t>adr</w:t>
      </w:r>
      <w:proofErr w:type="spellEnd"/>
      <w:r>
        <w:t>/ בתוך ה-</w:t>
      </w:r>
      <w:proofErr w:type="spellStart"/>
      <w:r>
        <w:t>Business</w:t>
      </w:r>
      <w:proofErr w:type="spellEnd"/>
      <w:r>
        <w:t xml:space="preserve"> </w:t>
      </w:r>
      <w:proofErr w:type="spellStart"/>
      <w:r>
        <w:t>Wiki</w:t>
      </w:r>
      <w:proofErr w:type="spellEnd"/>
      <w:r>
        <w:t xml:space="preserve"> של כל מיזם. דוגמה: </w:t>
      </w:r>
      <w:r>
        <w:rPr>
          <w:i/>
          <w:iCs/>
          <w:color w:val="666666"/>
        </w:rPr>
        <w:t>כורי-בינה/כור-ביטוח-לאומי/06-business-wiki/ארכיטקטורה/</w:t>
      </w:r>
      <w:proofErr w:type="spellStart"/>
      <w:r>
        <w:rPr>
          <w:i/>
          <w:iCs/>
          <w:color w:val="666666"/>
        </w:rPr>
        <w:t>adr</w:t>
      </w:r>
      <w:proofErr w:type="spellEnd"/>
      <w:r>
        <w:rPr>
          <w:i/>
          <w:iCs/>
          <w:color w:val="666666"/>
        </w:rPr>
        <w:t>, מחוץ למסמך זה</w:t>
      </w:r>
      <w:r>
        <w:t>.</w:t>
      </w:r>
    </w:p>
    <w:p w14:paraId="7E8CB0D0" w14:textId="77777777" w:rsidR="00341D45" w:rsidRDefault="00032883" w:rsidP="00E90833">
      <w:pPr>
        <w:pStyle w:val="Heading3"/>
        <w:spacing w:before="260" w:after="120"/>
        <w:jc w:val="left"/>
      </w:pPr>
      <w:bookmarkStart w:id="373" w:name="_Toc236339195"/>
      <w:r>
        <w:rPr>
          <w:b/>
          <w:bCs/>
          <w:color w:val="2F5496"/>
        </w:rPr>
        <w:t>מבנה קובץ ADR (MADR מקוצר)</w:t>
      </w:r>
      <w:bookmarkEnd w:id="373"/>
    </w:p>
    <w:tbl>
      <w:tblPr>
        <w:bidiVisual/>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341D45" w14:paraId="7E8CB0E2" w14:textId="77777777">
        <w:tc>
          <w:tcPr>
            <w:tcW w:w="9026" w:type="dxa"/>
            <w:tcBorders>
              <w:top w:val="single" w:sz="6" w:space="0" w:color="2F5496"/>
              <w:left w:val="single" w:sz="6" w:space="0" w:color="2F5496"/>
              <w:bottom w:val="single" w:sz="6" w:space="0" w:color="2F5496"/>
              <w:right w:val="single" w:sz="6" w:space="0" w:color="2F5496"/>
            </w:tcBorders>
            <w:shd w:val="clear" w:color="auto" w:fill="F7F7F7"/>
            <w:tcMar>
              <w:top w:w="160" w:type="dxa"/>
              <w:left w:w="220" w:type="dxa"/>
              <w:bottom w:w="160" w:type="dxa"/>
              <w:right w:w="220" w:type="dxa"/>
            </w:tcMar>
          </w:tcPr>
          <w:p w14:paraId="7E8CB0D1" w14:textId="77777777" w:rsidR="00341D45" w:rsidRDefault="00032883" w:rsidP="00E90833">
            <w:pPr>
              <w:jc w:val="left"/>
            </w:pPr>
            <w:r>
              <w:rPr>
                <w:rFonts w:ascii="Consolas" w:eastAsia="Consolas" w:hAnsi="Consolas" w:cs="Consolas"/>
                <w:sz w:val="18"/>
                <w:szCs w:val="18"/>
              </w:rPr>
              <w:t># ADR-00X: &lt;כותרת ההחלטה&gt;</w:t>
            </w:r>
          </w:p>
          <w:p w14:paraId="7E8CB0D2" w14:textId="77777777" w:rsidR="00341D45" w:rsidRDefault="00032883" w:rsidP="00E90833">
            <w:pPr>
              <w:jc w:val="left"/>
            </w:pPr>
            <w:r>
              <w:rPr>
                <w:rFonts w:ascii="Consolas" w:eastAsia="Consolas" w:hAnsi="Consolas" w:cs="Consolas"/>
                <w:sz w:val="18"/>
                <w:szCs w:val="18"/>
              </w:rPr>
              <w:t xml:space="preserve"> </w:t>
            </w:r>
          </w:p>
          <w:p w14:paraId="7E8CB0D3" w14:textId="77777777" w:rsidR="00341D45" w:rsidRDefault="00032883" w:rsidP="00E90833">
            <w:pPr>
              <w:jc w:val="left"/>
            </w:pPr>
            <w:r>
              <w:rPr>
                <w:rFonts w:ascii="Consolas" w:eastAsia="Consolas" w:hAnsi="Consolas" w:cs="Consolas"/>
                <w:sz w:val="18"/>
                <w:szCs w:val="18"/>
              </w:rPr>
              <w:t>סטטוס: מוצע / מאושר / הוחלף על-ידי ADR-00Y</w:t>
            </w:r>
          </w:p>
          <w:p w14:paraId="7E8CB0D4" w14:textId="77777777" w:rsidR="00341D45" w:rsidRDefault="00032883" w:rsidP="00E90833">
            <w:pPr>
              <w:jc w:val="left"/>
            </w:pPr>
            <w:r>
              <w:rPr>
                <w:rFonts w:ascii="Consolas" w:eastAsia="Consolas" w:hAnsi="Consolas" w:cs="Consolas"/>
                <w:sz w:val="18"/>
                <w:szCs w:val="18"/>
              </w:rPr>
              <w:t>תאריך: YYYY-MM-DD</w:t>
            </w:r>
          </w:p>
          <w:p w14:paraId="7E8CB0D5" w14:textId="77777777" w:rsidR="00341D45" w:rsidRDefault="00032883" w:rsidP="00E90833">
            <w:pPr>
              <w:jc w:val="left"/>
            </w:pPr>
            <w:r>
              <w:rPr>
                <w:rFonts w:ascii="Consolas" w:eastAsia="Consolas" w:hAnsi="Consolas" w:cs="Consolas"/>
                <w:sz w:val="18"/>
                <w:szCs w:val="18"/>
              </w:rPr>
              <w:t xml:space="preserve"> </w:t>
            </w:r>
          </w:p>
          <w:p w14:paraId="7E8CB0D6" w14:textId="77777777" w:rsidR="00341D45" w:rsidRDefault="00032883" w:rsidP="00E90833">
            <w:pPr>
              <w:jc w:val="left"/>
            </w:pPr>
            <w:r>
              <w:rPr>
                <w:rFonts w:ascii="Consolas" w:eastAsia="Consolas" w:hAnsi="Consolas" w:cs="Consolas"/>
                <w:sz w:val="18"/>
                <w:szCs w:val="18"/>
              </w:rPr>
              <w:t>## הקשר</w:t>
            </w:r>
          </w:p>
          <w:p w14:paraId="7E8CB0D7" w14:textId="77777777" w:rsidR="00341D45" w:rsidRDefault="00032883" w:rsidP="00E90833">
            <w:pPr>
              <w:jc w:val="left"/>
            </w:pPr>
            <w:r>
              <w:rPr>
                <w:rFonts w:ascii="Consolas" w:eastAsia="Consolas" w:hAnsi="Consolas" w:cs="Consolas"/>
                <w:sz w:val="18"/>
                <w:szCs w:val="18"/>
              </w:rPr>
              <w:t>מה הבעיה/המצב שמחייב החלטה?</w:t>
            </w:r>
          </w:p>
          <w:p w14:paraId="7E8CB0D8" w14:textId="77777777" w:rsidR="00341D45" w:rsidRDefault="00032883" w:rsidP="00E90833">
            <w:pPr>
              <w:jc w:val="left"/>
            </w:pPr>
            <w:r>
              <w:rPr>
                <w:rFonts w:ascii="Consolas" w:eastAsia="Consolas" w:hAnsi="Consolas" w:cs="Consolas"/>
                <w:sz w:val="18"/>
                <w:szCs w:val="18"/>
              </w:rPr>
              <w:t xml:space="preserve"> </w:t>
            </w:r>
          </w:p>
          <w:p w14:paraId="7E8CB0D9" w14:textId="77777777" w:rsidR="00341D45" w:rsidRDefault="00032883" w:rsidP="00E90833">
            <w:pPr>
              <w:jc w:val="left"/>
            </w:pPr>
            <w:r>
              <w:rPr>
                <w:rFonts w:ascii="Consolas" w:eastAsia="Consolas" w:hAnsi="Consolas" w:cs="Consolas"/>
                <w:sz w:val="18"/>
                <w:szCs w:val="18"/>
              </w:rPr>
              <w:t>## אפשרויות שנשקלו</w:t>
            </w:r>
          </w:p>
          <w:p w14:paraId="7E8CB0DA" w14:textId="77777777" w:rsidR="00341D45" w:rsidRDefault="00032883" w:rsidP="00E90833">
            <w:pPr>
              <w:jc w:val="left"/>
            </w:pPr>
            <w:r>
              <w:rPr>
                <w:rFonts w:ascii="Consolas" w:eastAsia="Consolas" w:hAnsi="Consolas" w:cs="Consolas"/>
                <w:sz w:val="18"/>
                <w:szCs w:val="18"/>
              </w:rPr>
              <w:t>1. ...</w:t>
            </w:r>
          </w:p>
          <w:p w14:paraId="7E8CB0DB" w14:textId="77777777" w:rsidR="00341D45" w:rsidRDefault="00032883" w:rsidP="00E90833">
            <w:pPr>
              <w:jc w:val="left"/>
            </w:pPr>
            <w:r>
              <w:rPr>
                <w:rFonts w:ascii="Consolas" w:eastAsia="Consolas" w:hAnsi="Consolas" w:cs="Consolas"/>
                <w:sz w:val="18"/>
                <w:szCs w:val="18"/>
              </w:rPr>
              <w:t>2. ...</w:t>
            </w:r>
          </w:p>
          <w:p w14:paraId="7E8CB0DC" w14:textId="77777777" w:rsidR="00341D45" w:rsidRDefault="00032883" w:rsidP="00E90833">
            <w:pPr>
              <w:jc w:val="left"/>
            </w:pPr>
            <w:r>
              <w:rPr>
                <w:rFonts w:ascii="Consolas" w:eastAsia="Consolas" w:hAnsi="Consolas" w:cs="Consolas"/>
                <w:sz w:val="18"/>
                <w:szCs w:val="18"/>
              </w:rPr>
              <w:t xml:space="preserve"> </w:t>
            </w:r>
          </w:p>
          <w:p w14:paraId="7E8CB0DD" w14:textId="77777777" w:rsidR="00341D45" w:rsidRDefault="00032883" w:rsidP="00E90833">
            <w:pPr>
              <w:jc w:val="left"/>
            </w:pPr>
            <w:r>
              <w:rPr>
                <w:rFonts w:ascii="Consolas" w:eastAsia="Consolas" w:hAnsi="Consolas" w:cs="Consolas"/>
                <w:sz w:val="18"/>
                <w:szCs w:val="18"/>
              </w:rPr>
              <w:t>## ההחלטה</w:t>
            </w:r>
          </w:p>
          <w:p w14:paraId="7E8CB0DE" w14:textId="77777777" w:rsidR="00341D45" w:rsidRDefault="00032883" w:rsidP="00E90833">
            <w:pPr>
              <w:jc w:val="left"/>
            </w:pPr>
            <w:r>
              <w:rPr>
                <w:rFonts w:ascii="Consolas" w:eastAsia="Consolas" w:hAnsi="Consolas" w:cs="Consolas"/>
                <w:sz w:val="18"/>
                <w:szCs w:val="18"/>
              </w:rPr>
              <w:t>מה הוחלט, ובקצרה — למה.</w:t>
            </w:r>
          </w:p>
          <w:p w14:paraId="7E8CB0DF" w14:textId="77777777" w:rsidR="00341D45" w:rsidRDefault="00032883" w:rsidP="00E90833">
            <w:pPr>
              <w:jc w:val="left"/>
            </w:pPr>
            <w:r>
              <w:rPr>
                <w:rFonts w:ascii="Consolas" w:eastAsia="Consolas" w:hAnsi="Consolas" w:cs="Consolas"/>
                <w:sz w:val="18"/>
                <w:szCs w:val="18"/>
              </w:rPr>
              <w:t xml:space="preserve"> </w:t>
            </w:r>
          </w:p>
          <w:p w14:paraId="7E8CB0E0" w14:textId="77777777" w:rsidR="00341D45" w:rsidRDefault="00032883" w:rsidP="00E90833">
            <w:pPr>
              <w:jc w:val="left"/>
            </w:pPr>
            <w:r>
              <w:rPr>
                <w:rFonts w:ascii="Consolas" w:eastAsia="Consolas" w:hAnsi="Consolas" w:cs="Consolas"/>
                <w:sz w:val="18"/>
                <w:szCs w:val="18"/>
              </w:rPr>
              <w:t>## השלכות</w:t>
            </w:r>
          </w:p>
          <w:p w14:paraId="7E8CB0E1" w14:textId="77777777" w:rsidR="00341D45" w:rsidRDefault="00032883" w:rsidP="00E90833">
            <w:pPr>
              <w:jc w:val="left"/>
            </w:pPr>
            <w:r>
              <w:rPr>
                <w:rFonts w:ascii="Consolas" w:eastAsia="Consolas" w:hAnsi="Consolas" w:cs="Consolas"/>
                <w:sz w:val="18"/>
                <w:szCs w:val="18"/>
              </w:rPr>
              <w:t>מה זה אומר להמשך (חיובי ושלילי גם יחד).</w:t>
            </w:r>
          </w:p>
        </w:tc>
      </w:tr>
      <w:tr w:rsidR="00341D45" w14:paraId="7E8CB0EC" w14:textId="77777777">
        <w:tc>
          <w:tcPr>
            <w:tcW w:w="9026" w:type="dxa"/>
            <w:tcBorders>
              <w:top w:val="single" w:sz="6" w:space="0" w:color="2F5496"/>
              <w:left w:val="single" w:sz="6" w:space="0" w:color="2F5496"/>
              <w:bottom w:val="single" w:sz="6" w:space="0" w:color="2F5496"/>
              <w:right w:val="single" w:sz="6" w:space="0" w:color="2F5496"/>
            </w:tcBorders>
            <w:shd w:val="clear" w:color="auto" w:fill="F4F6F9"/>
            <w:tcMar>
              <w:top w:w="160" w:type="dxa"/>
              <w:left w:w="220" w:type="dxa"/>
              <w:bottom w:w="160" w:type="dxa"/>
              <w:right w:w="220" w:type="dxa"/>
            </w:tcMar>
          </w:tcPr>
          <w:p w14:paraId="7E8CB0E3" w14:textId="77777777" w:rsidR="00341D45" w:rsidRDefault="00032883" w:rsidP="00E90833">
            <w:pPr>
              <w:spacing w:after="120"/>
              <w:jc w:val="left"/>
            </w:pPr>
            <w:r>
              <w:rPr>
                <w:b/>
                <w:bCs/>
                <w:color w:val="1F4E79"/>
                <w:sz w:val="24"/>
                <w:szCs w:val="24"/>
              </w:rPr>
              <w:t xml:space="preserve">תבנית: ADR (למילוי — שמרו כ- 000X-כותרת-קצרה.md בתיקיית </w:t>
            </w:r>
            <w:proofErr w:type="spellStart"/>
            <w:r>
              <w:rPr>
                <w:b/>
                <w:bCs/>
                <w:color w:val="1F4E79"/>
                <w:sz w:val="24"/>
                <w:szCs w:val="24"/>
              </w:rPr>
              <w:t>adr</w:t>
            </w:r>
            <w:proofErr w:type="spellEnd"/>
            <w:r>
              <w:rPr>
                <w:b/>
                <w:bCs/>
                <w:color w:val="1F4E79"/>
                <w:sz w:val="24"/>
                <w:szCs w:val="24"/>
              </w:rPr>
              <w:t>/)</w:t>
            </w:r>
          </w:p>
          <w:p w14:paraId="7E8CB0E4" w14:textId="77777777" w:rsidR="00341D45" w:rsidRDefault="00032883" w:rsidP="00E90833">
            <w:pPr>
              <w:pStyle w:val="ListParagraph"/>
              <w:numPr>
                <w:ilvl w:val="0"/>
                <w:numId w:val="2"/>
              </w:numPr>
              <w:spacing w:after="60"/>
              <w:jc w:val="left"/>
            </w:pPr>
            <w:r>
              <w:t># ADR-000X: &lt;כותרת ההחלטה&gt;</w:t>
            </w:r>
          </w:p>
          <w:p w14:paraId="7E8CB0E5" w14:textId="77777777" w:rsidR="00341D45" w:rsidRDefault="00032883" w:rsidP="00E90833">
            <w:pPr>
              <w:pStyle w:val="ListParagraph"/>
              <w:numPr>
                <w:ilvl w:val="0"/>
                <w:numId w:val="2"/>
              </w:numPr>
              <w:spacing w:after="60"/>
              <w:jc w:val="left"/>
            </w:pPr>
            <w:r>
              <w:t>סטטוס: מוצע / מאושר / הוחלף על-ידי ADR-000Y</w:t>
            </w:r>
          </w:p>
          <w:p w14:paraId="7E8CB0E6" w14:textId="77777777" w:rsidR="00341D45" w:rsidRDefault="00032883" w:rsidP="00E90833">
            <w:pPr>
              <w:pStyle w:val="ListParagraph"/>
              <w:numPr>
                <w:ilvl w:val="0"/>
                <w:numId w:val="2"/>
              </w:numPr>
              <w:spacing w:after="60"/>
              <w:jc w:val="left"/>
            </w:pPr>
            <w:r>
              <w:t>תאריך: YYYY-MM-DD</w:t>
            </w:r>
          </w:p>
          <w:p w14:paraId="7E8CB0E7" w14:textId="77777777" w:rsidR="00341D45" w:rsidRDefault="00032883" w:rsidP="00E90833">
            <w:pPr>
              <w:pStyle w:val="ListParagraph"/>
              <w:numPr>
                <w:ilvl w:val="0"/>
                <w:numId w:val="2"/>
              </w:numPr>
              <w:spacing w:after="60"/>
              <w:jc w:val="left"/>
            </w:pPr>
            <w:r>
              <w:t>מחבר/ת:</w:t>
            </w:r>
          </w:p>
          <w:p w14:paraId="7E8CB0E8" w14:textId="77777777" w:rsidR="00341D45" w:rsidRDefault="00032883" w:rsidP="00E90833">
            <w:pPr>
              <w:pStyle w:val="ListParagraph"/>
              <w:numPr>
                <w:ilvl w:val="0"/>
                <w:numId w:val="2"/>
              </w:numPr>
              <w:spacing w:after="60"/>
              <w:jc w:val="left"/>
            </w:pPr>
            <w:r>
              <w:rPr>
                <w:b/>
                <w:bCs/>
              </w:rPr>
              <w:t>## הקשר</w:t>
            </w:r>
            <w:r>
              <w:t xml:space="preserve"> — מה הבעיה או המצב שמחייב החלטה?</w:t>
            </w:r>
          </w:p>
          <w:p w14:paraId="7E8CB0E9" w14:textId="77777777" w:rsidR="00341D45" w:rsidRDefault="00032883" w:rsidP="00E90833">
            <w:pPr>
              <w:pStyle w:val="ListParagraph"/>
              <w:numPr>
                <w:ilvl w:val="0"/>
                <w:numId w:val="2"/>
              </w:numPr>
              <w:spacing w:after="60"/>
              <w:jc w:val="left"/>
            </w:pPr>
            <w:r>
              <w:rPr>
                <w:b/>
                <w:bCs/>
              </w:rPr>
              <w:lastRenderedPageBreak/>
              <w:t>## אפשרויות שנשקלו</w:t>
            </w:r>
            <w:r>
              <w:t xml:space="preserve"> — 1. / 2. / 3.</w:t>
            </w:r>
          </w:p>
          <w:p w14:paraId="7E8CB0EA" w14:textId="77777777" w:rsidR="00341D45" w:rsidRDefault="00032883" w:rsidP="00E90833">
            <w:pPr>
              <w:pStyle w:val="ListParagraph"/>
              <w:numPr>
                <w:ilvl w:val="0"/>
                <w:numId w:val="2"/>
              </w:numPr>
              <w:spacing w:after="60"/>
              <w:jc w:val="left"/>
            </w:pPr>
            <w:r>
              <w:rPr>
                <w:b/>
                <w:bCs/>
              </w:rPr>
              <w:t>## ההחלטה</w:t>
            </w:r>
            <w:r>
              <w:t xml:space="preserve"> — מה הוחלט, ובקצרה למה.</w:t>
            </w:r>
          </w:p>
          <w:p w14:paraId="7E8CB0EB" w14:textId="77777777" w:rsidR="00341D45" w:rsidRDefault="00032883" w:rsidP="00E90833">
            <w:pPr>
              <w:pStyle w:val="ListParagraph"/>
              <w:numPr>
                <w:ilvl w:val="0"/>
                <w:numId w:val="2"/>
              </w:numPr>
              <w:spacing w:after="60"/>
              <w:jc w:val="left"/>
            </w:pPr>
            <w:r>
              <w:rPr>
                <w:b/>
                <w:bCs/>
              </w:rPr>
              <w:t>## השלכות</w:t>
            </w:r>
            <w:r>
              <w:t xml:space="preserve"> — חיוביות / שליליות-סיכונים.</w:t>
            </w:r>
          </w:p>
        </w:tc>
      </w:tr>
    </w:tbl>
    <w:p w14:paraId="7E8CB0ED" w14:textId="77777777" w:rsidR="00341D45" w:rsidRDefault="00032883" w:rsidP="00E90833">
      <w:pPr>
        <w:pStyle w:val="Heading3"/>
        <w:spacing w:before="260" w:after="120"/>
        <w:jc w:val="left"/>
      </w:pPr>
      <w:bookmarkStart w:id="374" w:name="_Toc236339196"/>
      <w:r>
        <w:rPr>
          <w:b/>
          <w:bCs/>
          <w:color w:val="2F5496"/>
        </w:rPr>
        <w:lastRenderedPageBreak/>
        <w:t>מי מאשר</w:t>
      </w:r>
      <w:bookmarkEnd w:id="374"/>
    </w:p>
    <w:p w14:paraId="7E8CB0EE" w14:textId="138532B3" w:rsidR="00341D45" w:rsidRDefault="00032883" w:rsidP="00E90833">
      <w:pPr>
        <w:spacing w:after="160"/>
        <w:jc w:val="left"/>
      </w:pPr>
      <w:r>
        <w:t xml:space="preserve">לפי </w:t>
      </w:r>
      <w:hyperlink w:anchor="b06_hitl" w:history="1">
        <w:proofErr w:type="spellStart"/>
        <w:r>
          <w:rPr>
            <w:color w:val="1155CC"/>
            <w:u w:val="single"/>
          </w:rPr>
          <w:t>Human</w:t>
        </w:r>
        <w:proofErr w:type="spellEnd"/>
        <w:r>
          <w:rPr>
            <w:color w:val="1155CC"/>
            <w:u w:val="single"/>
          </w:rPr>
          <w:t xml:space="preserve"> </w:t>
        </w:r>
        <w:proofErr w:type="spellStart"/>
        <w:r>
          <w:rPr>
            <w:color w:val="1155CC"/>
            <w:u w:val="single"/>
          </w:rPr>
          <w:t>in</w:t>
        </w:r>
        <w:proofErr w:type="spellEnd"/>
        <w:r>
          <w:rPr>
            <w:color w:val="1155CC"/>
            <w:u w:val="single"/>
          </w:rPr>
          <w:t xml:space="preserve"> </w:t>
        </w:r>
        <w:proofErr w:type="spellStart"/>
        <w:r>
          <w:rPr>
            <w:color w:val="1155CC"/>
            <w:u w:val="single"/>
          </w:rPr>
          <w:t>the</w:t>
        </w:r>
        <w:proofErr w:type="spellEnd"/>
        <w:r>
          <w:rPr>
            <w:color w:val="1155CC"/>
            <w:u w:val="single"/>
          </w:rPr>
          <w:t xml:space="preserve"> </w:t>
        </w:r>
        <w:proofErr w:type="spellStart"/>
        <w:r>
          <w:rPr>
            <w:color w:val="1155CC"/>
            <w:u w:val="single"/>
          </w:rPr>
          <w:t>Loop</w:t>
        </w:r>
        <w:proofErr w:type="spellEnd"/>
        <w:r>
          <w:rPr>
            <w:color w:val="1155CC"/>
            <w:u w:val="single"/>
          </w:rPr>
          <w:t xml:space="preserve"> — ממשל</w:t>
        </w:r>
      </w:hyperlink>
      <w:r>
        <w:t>: החלטה טכנית משמעותית עוברת אישור אנושי מפורש — AI מייצר את הטיוטה וממפה את האפשרויות, אך אינו "סוגר" ADR בעצמו.</w:t>
      </w:r>
    </w:p>
    <w:p w14:paraId="7E8CB0EF" w14:textId="77777777" w:rsidR="00341D45" w:rsidRDefault="00032883" w:rsidP="00E90833">
      <w:pPr>
        <w:pStyle w:val="Heading1"/>
        <w:pageBreakBefore/>
        <w:pBdr>
          <w:bottom w:val="single" w:sz="6" w:space="4" w:color="1F4E79"/>
        </w:pBdr>
        <w:spacing w:before="400" w:after="240"/>
        <w:jc w:val="left"/>
      </w:pPr>
      <w:bookmarkStart w:id="375" w:name="b07_readme"/>
      <w:bookmarkStart w:id="376" w:name="_Toc236339197"/>
      <w:r>
        <w:rPr>
          <w:b/>
          <w:bCs/>
          <w:color w:val="1F4E79"/>
          <w:sz w:val="34"/>
          <w:szCs w:val="34"/>
        </w:rPr>
        <w:lastRenderedPageBreak/>
        <w:t>כלים ותבניות</w:t>
      </w:r>
      <w:bookmarkEnd w:id="375"/>
      <w:bookmarkEnd w:id="376"/>
    </w:p>
    <w:p w14:paraId="7E8CB0F0" w14:textId="77777777" w:rsidR="00341D45" w:rsidRDefault="00032883" w:rsidP="00E90833">
      <w:pPr>
        <w:spacing w:after="160"/>
        <w:jc w:val="left"/>
      </w:pPr>
      <w:r>
        <w:t>תבניות לשימוש חוזר (</w:t>
      </w:r>
      <w:proofErr w:type="spellStart"/>
      <w:r>
        <w:t>Reference</w:t>
      </w:r>
      <w:proofErr w:type="spellEnd"/>
      <w:r>
        <w:t xml:space="preserve">, לפי </w:t>
      </w:r>
      <w:proofErr w:type="spellStart"/>
      <w:r>
        <w:t>Diátaxis</w:t>
      </w:r>
      <w:proofErr w:type="spellEnd"/>
      <w:r>
        <w:t>) — למילוי בכל בעיה/מיזם חדש, בלי לשכתב את המבנה כל פעם. כל תבנית משובצת במלואה בתוך הפרק שבו היא נמצאת בשימוש; הטבלה הבאה מרכזת אותן עם קישור ישיר למקום המובנה שלהן.</w:t>
      </w:r>
    </w:p>
    <w:tbl>
      <w:tblPr>
        <w:bidiVisual/>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626"/>
        <w:gridCol w:w="3000"/>
      </w:tblGrid>
      <w:tr w:rsidR="00341D45" w14:paraId="7E8CB0F4" w14:textId="77777777">
        <w:trPr>
          <w:tblHeader/>
        </w:trPr>
        <w:tc>
          <w:tcPr>
            <w:tcW w:w="2400" w:type="dxa"/>
            <w:shd w:val="clear" w:color="auto" w:fill="2F5496"/>
            <w:tcMar>
              <w:top w:w="80" w:type="dxa"/>
              <w:left w:w="120" w:type="dxa"/>
              <w:bottom w:w="80" w:type="dxa"/>
              <w:right w:w="120" w:type="dxa"/>
            </w:tcMar>
            <w:vAlign w:val="center"/>
          </w:tcPr>
          <w:p w14:paraId="7E8CB0F1" w14:textId="77777777" w:rsidR="00341D45" w:rsidRDefault="00032883" w:rsidP="00E90833">
            <w:pPr>
              <w:jc w:val="left"/>
            </w:pPr>
            <w:r>
              <w:rPr>
                <w:b/>
                <w:bCs/>
                <w:color w:val="FFFFFF"/>
              </w:rPr>
              <w:t>תבנית</w:t>
            </w:r>
          </w:p>
        </w:tc>
        <w:tc>
          <w:tcPr>
            <w:tcW w:w="3626" w:type="dxa"/>
            <w:shd w:val="clear" w:color="auto" w:fill="2F5496"/>
            <w:tcMar>
              <w:top w:w="80" w:type="dxa"/>
              <w:left w:w="120" w:type="dxa"/>
              <w:bottom w:w="80" w:type="dxa"/>
              <w:right w:w="120" w:type="dxa"/>
            </w:tcMar>
            <w:vAlign w:val="center"/>
          </w:tcPr>
          <w:p w14:paraId="7E8CB0F2" w14:textId="77777777" w:rsidR="00341D45" w:rsidRDefault="00032883" w:rsidP="00E90833">
            <w:pPr>
              <w:jc w:val="left"/>
            </w:pPr>
            <w:r>
              <w:rPr>
                <w:b/>
                <w:bCs/>
                <w:color w:val="FFFFFF"/>
              </w:rPr>
              <w:t>שימוש</w:t>
            </w:r>
          </w:p>
        </w:tc>
        <w:tc>
          <w:tcPr>
            <w:tcW w:w="3000" w:type="dxa"/>
            <w:shd w:val="clear" w:color="auto" w:fill="2F5496"/>
            <w:tcMar>
              <w:top w:w="80" w:type="dxa"/>
              <w:left w:w="120" w:type="dxa"/>
              <w:bottom w:w="80" w:type="dxa"/>
              <w:right w:w="120" w:type="dxa"/>
            </w:tcMar>
            <w:vAlign w:val="center"/>
          </w:tcPr>
          <w:p w14:paraId="7E8CB0F3" w14:textId="77777777" w:rsidR="00341D45" w:rsidRDefault="00032883" w:rsidP="00E90833">
            <w:pPr>
              <w:jc w:val="left"/>
            </w:pPr>
            <w:r>
              <w:rPr>
                <w:b/>
                <w:bCs/>
                <w:color w:val="FFFFFF"/>
              </w:rPr>
              <w:t>מיקום מלא במסמך</w:t>
            </w:r>
          </w:p>
        </w:tc>
      </w:tr>
      <w:tr w:rsidR="00341D45" w14:paraId="7E8CB0F8" w14:textId="77777777">
        <w:tc>
          <w:tcPr>
            <w:tcW w:w="2400" w:type="dxa"/>
            <w:shd w:val="clear" w:color="auto" w:fill="FFFFFF"/>
            <w:tcMar>
              <w:top w:w="80" w:type="dxa"/>
              <w:left w:w="120" w:type="dxa"/>
              <w:bottom w:w="80" w:type="dxa"/>
              <w:right w:w="120" w:type="dxa"/>
            </w:tcMar>
          </w:tcPr>
          <w:p w14:paraId="7E8CB0F5" w14:textId="77777777" w:rsidR="00341D45" w:rsidRDefault="00032883" w:rsidP="00E90833">
            <w:pPr>
              <w:jc w:val="left"/>
            </w:pPr>
            <w:r>
              <w:t>כרטיס-בעיה-תבנית</w:t>
            </w:r>
          </w:p>
        </w:tc>
        <w:tc>
          <w:tcPr>
            <w:tcW w:w="3626" w:type="dxa"/>
            <w:shd w:val="clear" w:color="auto" w:fill="FFFFFF"/>
            <w:tcMar>
              <w:top w:w="80" w:type="dxa"/>
              <w:left w:w="120" w:type="dxa"/>
              <w:bottom w:w="80" w:type="dxa"/>
              <w:right w:w="120" w:type="dxa"/>
            </w:tcMar>
          </w:tcPr>
          <w:p w14:paraId="7E8CB0F6" w14:textId="4F8D4323" w:rsidR="00341D45" w:rsidRDefault="00032883" w:rsidP="00E90833">
            <w:pPr>
              <w:jc w:val="left"/>
            </w:pPr>
            <w:r>
              <w:t>תיעוד בעיה חדשה ב</w:t>
            </w:r>
            <w:hyperlink w:anchor="b01_readme" w:history="1">
              <w:r>
                <w:rPr>
                  <w:color w:val="1155CC"/>
                  <w:u w:val="single"/>
                </w:rPr>
                <w:t>מפעל הבעיות</w:t>
              </w:r>
            </w:hyperlink>
          </w:p>
        </w:tc>
        <w:tc>
          <w:tcPr>
            <w:tcW w:w="3000" w:type="dxa"/>
            <w:shd w:val="clear" w:color="auto" w:fill="FFFFFF"/>
            <w:tcMar>
              <w:top w:w="80" w:type="dxa"/>
              <w:left w:w="120" w:type="dxa"/>
              <w:bottom w:w="80" w:type="dxa"/>
              <w:right w:w="120" w:type="dxa"/>
            </w:tcMar>
          </w:tcPr>
          <w:p w14:paraId="7E8CB0F7" w14:textId="5CED7488" w:rsidR="00341D45" w:rsidRDefault="00032883" w:rsidP="00E90833">
            <w:pPr>
              <w:jc w:val="left"/>
            </w:pPr>
            <w:hyperlink w:anchor="b01_process_card" w:history="1">
              <w:r>
                <w:rPr>
                  <w:color w:val="1155CC"/>
                  <w:u w:val="single"/>
                </w:rPr>
                <w:t>תהליך זיהוי, תיוג ותיעוד בעיה</w:t>
              </w:r>
            </w:hyperlink>
          </w:p>
        </w:tc>
      </w:tr>
      <w:tr w:rsidR="00341D45" w14:paraId="7E8CB0FC" w14:textId="77777777">
        <w:tc>
          <w:tcPr>
            <w:tcW w:w="2400" w:type="dxa"/>
            <w:shd w:val="clear" w:color="auto" w:fill="F5F7FA"/>
            <w:tcMar>
              <w:top w:w="80" w:type="dxa"/>
              <w:left w:w="120" w:type="dxa"/>
              <w:bottom w:w="80" w:type="dxa"/>
              <w:right w:w="120" w:type="dxa"/>
            </w:tcMar>
          </w:tcPr>
          <w:p w14:paraId="7E8CB0F9" w14:textId="77777777" w:rsidR="00341D45" w:rsidRDefault="00032883" w:rsidP="00E90833">
            <w:pPr>
              <w:jc w:val="left"/>
            </w:pPr>
            <w:proofErr w:type="spellStart"/>
            <w:r>
              <w:t>lean</w:t>
            </w:r>
            <w:proofErr w:type="spellEnd"/>
            <w:r>
              <w:t>-</w:t>
            </w:r>
            <w:proofErr w:type="spellStart"/>
            <w:r>
              <w:t>canvas</w:t>
            </w:r>
            <w:proofErr w:type="spellEnd"/>
            <w:r>
              <w:t>-תבנית</w:t>
            </w:r>
          </w:p>
        </w:tc>
        <w:tc>
          <w:tcPr>
            <w:tcW w:w="3626" w:type="dxa"/>
            <w:shd w:val="clear" w:color="auto" w:fill="F5F7FA"/>
            <w:tcMar>
              <w:top w:w="80" w:type="dxa"/>
              <w:left w:w="120" w:type="dxa"/>
              <w:bottom w:w="80" w:type="dxa"/>
              <w:right w:w="120" w:type="dxa"/>
            </w:tcMar>
          </w:tcPr>
          <w:p w14:paraId="7E8CB0FA" w14:textId="3AF54C66" w:rsidR="00341D45" w:rsidRDefault="00032883" w:rsidP="00E90833">
            <w:pPr>
              <w:jc w:val="left"/>
            </w:pPr>
            <w:r>
              <w:t>בניית המצפן העסקי ב</w:t>
            </w:r>
            <w:hyperlink w:anchor="b02_canvas" w:history="1">
              <w:r>
                <w:rPr>
                  <w:color w:val="1155CC"/>
                  <w:u w:val="single"/>
                </w:rPr>
                <w:t>הגדרת המיזם</w:t>
              </w:r>
            </w:hyperlink>
          </w:p>
        </w:tc>
        <w:tc>
          <w:tcPr>
            <w:tcW w:w="3000" w:type="dxa"/>
            <w:shd w:val="clear" w:color="auto" w:fill="F5F7FA"/>
            <w:tcMar>
              <w:top w:w="80" w:type="dxa"/>
              <w:left w:w="120" w:type="dxa"/>
              <w:bottom w:w="80" w:type="dxa"/>
              <w:right w:w="120" w:type="dxa"/>
            </w:tcMar>
          </w:tcPr>
          <w:p w14:paraId="7E8CB0FB" w14:textId="3653C974" w:rsidR="00341D45" w:rsidRDefault="00032883" w:rsidP="00E90833">
            <w:pPr>
              <w:jc w:val="left"/>
            </w:pPr>
            <w:hyperlink w:anchor="b02_canvas" w:history="1">
              <w:proofErr w:type="spellStart"/>
              <w:r>
                <w:rPr>
                  <w:color w:val="1155CC"/>
                  <w:u w:val="single"/>
                </w:rPr>
                <w:t>Lean</w:t>
              </w:r>
              <w:proofErr w:type="spellEnd"/>
              <w:r>
                <w:rPr>
                  <w:color w:val="1155CC"/>
                  <w:u w:val="single"/>
                </w:rPr>
                <w:t xml:space="preserve"> </w:t>
              </w:r>
              <w:proofErr w:type="spellStart"/>
              <w:r>
                <w:rPr>
                  <w:color w:val="1155CC"/>
                  <w:u w:val="single"/>
                </w:rPr>
                <w:t>Canvas</w:t>
              </w:r>
              <w:proofErr w:type="spellEnd"/>
            </w:hyperlink>
          </w:p>
        </w:tc>
      </w:tr>
      <w:tr w:rsidR="00341D45" w14:paraId="7E8CB100" w14:textId="77777777">
        <w:tc>
          <w:tcPr>
            <w:tcW w:w="2400" w:type="dxa"/>
            <w:shd w:val="clear" w:color="auto" w:fill="FFFFFF"/>
            <w:tcMar>
              <w:top w:w="80" w:type="dxa"/>
              <w:left w:w="120" w:type="dxa"/>
              <w:bottom w:w="80" w:type="dxa"/>
              <w:right w:w="120" w:type="dxa"/>
            </w:tcMar>
          </w:tcPr>
          <w:p w14:paraId="7E8CB0FD" w14:textId="77777777" w:rsidR="00341D45" w:rsidRDefault="00032883" w:rsidP="00E90833">
            <w:pPr>
              <w:jc w:val="left"/>
            </w:pPr>
            <w:proofErr w:type="spellStart"/>
            <w:r>
              <w:t>adr</w:t>
            </w:r>
            <w:proofErr w:type="spellEnd"/>
            <w:r>
              <w:t>-תבנית</w:t>
            </w:r>
          </w:p>
        </w:tc>
        <w:tc>
          <w:tcPr>
            <w:tcW w:w="3626" w:type="dxa"/>
            <w:shd w:val="clear" w:color="auto" w:fill="FFFFFF"/>
            <w:tcMar>
              <w:top w:w="80" w:type="dxa"/>
              <w:left w:w="120" w:type="dxa"/>
              <w:bottom w:w="80" w:type="dxa"/>
              <w:right w:w="120" w:type="dxa"/>
            </w:tcMar>
          </w:tcPr>
          <w:p w14:paraId="7E8CB0FE" w14:textId="77777777" w:rsidR="00341D45" w:rsidRDefault="00032883" w:rsidP="00E90833">
            <w:pPr>
              <w:jc w:val="left"/>
            </w:pPr>
            <w:r>
              <w:t>תיעוד החלטת ארכיטקטורה ב-</w:t>
            </w:r>
            <w:proofErr w:type="spellStart"/>
            <w:r>
              <w:t>Business</w:t>
            </w:r>
            <w:proofErr w:type="spellEnd"/>
            <w:r>
              <w:t xml:space="preserve"> </w:t>
            </w:r>
            <w:proofErr w:type="spellStart"/>
            <w:r>
              <w:t>Wiki</w:t>
            </w:r>
            <w:proofErr w:type="spellEnd"/>
          </w:p>
        </w:tc>
        <w:tc>
          <w:tcPr>
            <w:tcW w:w="3000" w:type="dxa"/>
            <w:shd w:val="clear" w:color="auto" w:fill="FFFFFF"/>
            <w:tcMar>
              <w:top w:w="80" w:type="dxa"/>
              <w:left w:w="120" w:type="dxa"/>
              <w:bottom w:w="80" w:type="dxa"/>
              <w:right w:w="120" w:type="dxa"/>
            </w:tcMar>
          </w:tcPr>
          <w:p w14:paraId="7E8CB0FF" w14:textId="6C73EAF9" w:rsidR="00341D45" w:rsidRDefault="00032883" w:rsidP="00E90833">
            <w:pPr>
              <w:jc w:val="left"/>
            </w:pPr>
            <w:hyperlink w:anchor="b06_adr" w:history="1">
              <w:r>
                <w:rPr>
                  <w:color w:val="1155CC"/>
                  <w:u w:val="single"/>
                </w:rPr>
                <w:t>ADR — ניהול החלטות ארכיטקטורה</w:t>
              </w:r>
            </w:hyperlink>
          </w:p>
        </w:tc>
      </w:tr>
      <w:tr w:rsidR="00341D45" w14:paraId="7E8CB104" w14:textId="77777777">
        <w:tc>
          <w:tcPr>
            <w:tcW w:w="2400" w:type="dxa"/>
            <w:shd w:val="clear" w:color="auto" w:fill="F5F7FA"/>
            <w:tcMar>
              <w:top w:w="80" w:type="dxa"/>
              <w:left w:w="120" w:type="dxa"/>
              <w:bottom w:w="80" w:type="dxa"/>
              <w:right w:w="120" w:type="dxa"/>
            </w:tcMar>
          </w:tcPr>
          <w:p w14:paraId="7E8CB101" w14:textId="77777777" w:rsidR="00341D45" w:rsidRDefault="00032883" w:rsidP="00E90833">
            <w:pPr>
              <w:jc w:val="left"/>
            </w:pPr>
            <w:proofErr w:type="spellStart"/>
            <w:r>
              <w:t>פרומפט</w:t>
            </w:r>
            <w:proofErr w:type="spellEnd"/>
            <w:r>
              <w:t>-חקר-בעיות</w:t>
            </w:r>
          </w:p>
        </w:tc>
        <w:tc>
          <w:tcPr>
            <w:tcW w:w="3626" w:type="dxa"/>
            <w:shd w:val="clear" w:color="auto" w:fill="F5F7FA"/>
            <w:tcMar>
              <w:top w:w="80" w:type="dxa"/>
              <w:left w:w="120" w:type="dxa"/>
              <w:bottom w:w="80" w:type="dxa"/>
              <w:right w:w="120" w:type="dxa"/>
            </w:tcMar>
          </w:tcPr>
          <w:p w14:paraId="7E8CB102" w14:textId="43B8FEA9" w:rsidR="00341D45" w:rsidRDefault="00032883" w:rsidP="00E90833">
            <w:pPr>
              <w:jc w:val="left"/>
            </w:pPr>
            <w:r>
              <w:t>הרצת סוכן AI לסריקת מקורות ב</w:t>
            </w:r>
            <w:hyperlink w:anchor="b01_readme" w:history="1">
              <w:r>
                <w:rPr>
                  <w:color w:val="1155CC"/>
                  <w:u w:val="single"/>
                </w:rPr>
                <w:t>מפעל הבעיות</w:t>
              </w:r>
            </w:hyperlink>
          </w:p>
        </w:tc>
        <w:tc>
          <w:tcPr>
            <w:tcW w:w="3000" w:type="dxa"/>
            <w:shd w:val="clear" w:color="auto" w:fill="F5F7FA"/>
            <w:tcMar>
              <w:top w:w="80" w:type="dxa"/>
              <w:left w:w="120" w:type="dxa"/>
              <w:bottom w:w="80" w:type="dxa"/>
              <w:right w:w="120" w:type="dxa"/>
            </w:tcMar>
          </w:tcPr>
          <w:p w14:paraId="7E8CB103" w14:textId="64C0B275" w:rsidR="00341D45" w:rsidRDefault="00032883" w:rsidP="00E90833">
            <w:pPr>
              <w:jc w:val="left"/>
            </w:pPr>
            <w:hyperlink w:anchor="b01_process_prompt" w:history="1">
              <w:r>
                <w:rPr>
                  <w:color w:val="1155CC"/>
                  <w:u w:val="single"/>
                </w:rPr>
                <w:t xml:space="preserve">כלי מרכזי — </w:t>
              </w:r>
              <w:proofErr w:type="spellStart"/>
              <w:r>
                <w:rPr>
                  <w:color w:val="1155CC"/>
                  <w:u w:val="single"/>
                </w:rPr>
                <w:t>הפרומפט</w:t>
              </w:r>
              <w:proofErr w:type="spellEnd"/>
              <w:r>
                <w:rPr>
                  <w:color w:val="1155CC"/>
                  <w:u w:val="single"/>
                </w:rPr>
                <w:t xml:space="preserve"> לחקר בעיות</w:t>
              </w:r>
            </w:hyperlink>
          </w:p>
        </w:tc>
      </w:tr>
    </w:tbl>
    <w:p w14:paraId="7E8CB105" w14:textId="77777777" w:rsidR="00341D45" w:rsidRDefault="00032883" w:rsidP="00E90833">
      <w:pPr>
        <w:spacing w:after="160"/>
        <w:jc w:val="left"/>
      </w:pPr>
      <w:r>
        <w:t xml:space="preserve">דוגמאות מלאות (לא ריקות) של תבניות אלה, ממולאות על מקרה אמיתי: </w:t>
      </w:r>
      <w:r>
        <w:rPr>
          <w:i/>
          <w:iCs/>
          <w:color w:val="666666"/>
        </w:rPr>
        <w:t>כורי-בינה/כור-ביטוח-לאומי, מחוץ למסמך זה</w:t>
      </w:r>
      <w:r>
        <w:t>.</w:t>
      </w:r>
    </w:p>
    <w:p w14:paraId="7E8CB106" w14:textId="77777777" w:rsidR="00341D45" w:rsidRDefault="00032883" w:rsidP="00E90833">
      <w:pPr>
        <w:pBdr>
          <w:right w:val="single" w:sz="18" w:space="8" w:color="2F5496"/>
        </w:pBdr>
        <w:shd w:val="clear" w:color="auto" w:fill="EEF2F7"/>
        <w:spacing w:before="120" w:after="200"/>
        <w:ind w:right="200"/>
        <w:jc w:val="left"/>
      </w:pPr>
      <w:r>
        <w:t xml:space="preserve">עיקרון </w:t>
      </w:r>
      <w:proofErr w:type="spellStart"/>
      <w:r>
        <w:t>Wiki</w:t>
      </w:r>
      <w:proofErr w:type="spellEnd"/>
      <w:r>
        <w:t>: קישור, לא שכפול — התבניות מופיעות פעם אחת, בפרק שבו הן נוצרות ומשמשות בפועל, ומקושרות מכאן ומכל מקום אחר שמזכיר אותן.</w:t>
      </w:r>
    </w:p>
    <w:p w14:paraId="7E8CB107" w14:textId="77777777" w:rsidR="00341D45" w:rsidRDefault="00032883" w:rsidP="00E90833">
      <w:pPr>
        <w:pStyle w:val="Heading1"/>
        <w:pageBreakBefore/>
        <w:pBdr>
          <w:bottom w:val="single" w:sz="6" w:space="4" w:color="1F4E79"/>
        </w:pBdr>
        <w:spacing w:before="400" w:after="240"/>
        <w:jc w:val="left"/>
      </w:pPr>
      <w:bookmarkStart w:id="377" w:name="b08_readme"/>
      <w:bookmarkStart w:id="378" w:name="_Toc236339198"/>
      <w:r>
        <w:rPr>
          <w:b/>
          <w:bCs/>
          <w:color w:val="1F4E79"/>
          <w:sz w:val="34"/>
          <w:szCs w:val="34"/>
        </w:rPr>
        <w:lastRenderedPageBreak/>
        <w:t>נספחים</w:t>
      </w:r>
      <w:bookmarkEnd w:id="377"/>
      <w:bookmarkEnd w:id="378"/>
    </w:p>
    <w:tbl>
      <w:tblPr>
        <w:bidiVisual/>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13"/>
        <w:gridCol w:w="3513"/>
      </w:tblGrid>
      <w:tr w:rsidR="00341D45" w14:paraId="7E8CB10A" w14:textId="77777777">
        <w:trPr>
          <w:tblHeader/>
        </w:trPr>
        <w:tc>
          <w:tcPr>
            <w:tcW w:w="5513" w:type="dxa"/>
            <w:shd w:val="clear" w:color="auto" w:fill="2F5496"/>
            <w:tcMar>
              <w:top w:w="80" w:type="dxa"/>
              <w:left w:w="120" w:type="dxa"/>
              <w:bottom w:w="80" w:type="dxa"/>
              <w:right w:w="120" w:type="dxa"/>
            </w:tcMar>
            <w:vAlign w:val="center"/>
          </w:tcPr>
          <w:p w14:paraId="7E8CB108" w14:textId="77777777" w:rsidR="00341D45" w:rsidRDefault="00032883" w:rsidP="00E90833">
            <w:pPr>
              <w:jc w:val="left"/>
            </w:pPr>
            <w:r>
              <w:rPr>
                <w:b/>
                <w:bCs/>
                <w:color w:val="FFFFFF"/>
              </w:rPr>
              <w:t>נספח</w:t>
            </w:r>
          </w:p>
        </w:tc>
        <w:tc>
          <w:tcPr>
            <w:tcW w:w="3513" w:type="dxa"/>
            <w:shd w:val="clear" w:color="auto" w:fill="2F5496"/>
            <w:tcMar>
              <w:top w:w="80" w:type="dxa"/>
              <w:left w:w="120" w:type="dxa"/>
              <w:bottom w:w="80" w:type="dxa"/>
              <w:right w:w="120" w:type="dxa"/>
            </w:tcMar>
            <w:vAlign w:val="center"/>
          </w:tcPr>
          <w:p w14:paraId="7E8CB109" w14:textId="77777777" w:rsidR="00341D45" w:rsidRDefault="00032883" w:rsidP="00E90833">
            <w:pPr>
              <w:jc w:val="left"/>
            </w:pPr>
            <w:r>
              <w:rPr>
                <w:b/>
                <w:bCs/>
                <w:color w:val="FFFFFF"/>
              </w:rPr>
              <w:t>קובץ</w:t>
            </w:r>
          </w:p>
        </w:tc>
      </w:tr>
      <w:tr w:rsidR="00341D45" w14:paraId="7E8CB10D" w14:textId="77777777">
        <w:tc>
          <w:tcPr>
            <w:tcW w:w="5513" w:type="dxa"/>
            <w:shd w:val="clear" w:color="auto" w:fill="FFFFFF"/>
            <w:tcMar>
              <w:top w:w="80" w:type="dxa"/>
              <w:left w:w="120" w:type="dxa"/>
              <w:bottom w:w="80" w:type="dxa"/>
              <w:right w:w="120" w:type="dxa"/>
            </w:tcMar>
          </w:tcPr>
          <w:p w14:paraId="7E8CB10B" w14:textId="77777777" w:rsidR="00341D45" w:rsidRDefault="00032883" w:rsidP="00E90833">
            <w:pPr>
              <w:jc w:val="left"/>
            </w:pPr>
            <w:r>
              <w:t>רשימת מקורות מידע מורחבת (27 מקורות, URL ומה לחפש)</w:t>
            </w:r>
          </w:p>
        </w:tc>
        <w:tc>
          <w:tcPr>
            <w:tcW w:w="3513" w:type="dxa"/>
            <w:shd w:val="clear" w:color="auto" w:fill="FFFFFF"/>
            <w:tcMar>
              <w:top w:w="80" w:type="dxa"/>
              <w:left w:w="120" w:type="dxa"/>
              <w:bottom w:w="80" w:type="dxa"/>
              <w:right w:w="120" w:type="dxa"/>
            </w:tcMar>
          </w:tcPr>
          <w:p w14:paraId="7E8CB10C" w14:textId="282E120F" w:rsidR="00341D45" w:rsidRDefault="00032883" w:rsidP="00E90833">
            <w:pPr>
              <w:jc w:val="left"/>
            </w:pPr>
            <w:hyperlink w:anchor="b08_sources" w:history="1">
              <w:r>
                <w:rPr>
                  <w:color w:val="1155CC"/>
                  <w:u w:val="single"/>
                </w:rPr>
                <w:t>רשימת-מקורות-מורחבת</w:t>
              </w:r>
            </w:hyperlink>
          </w:p>
        </w:tc>
      </w:tr>
      <w:tr w:rsidR="00341D45" w14:paraId="7E8CB110" w14:textId="77777777">
        <w:tc>
          <w:tcPr>
            <w:tcW w:w="5513" w:type="dxa"/>
            <w:shd w:val="clear" w:color="auto" w:fill="F5F7FA"/>
            <w:tcMar>
              <w:top w:w="80" w:type="dxa"/>
              <w:left w:w="120" w:type="dxa"/>
              <w:bottom w:w="80" w:type="dxa"/>
              <w:right w:w="120" w:type="dxa"/>
            </w:tcMar>
          </w:tcPr>
          <w:p w14:paraId="7E8CB10E" w14:textId="77777777" w:rsidR="00341D45" w:rsidRDefault="00032883" w:rsidP="00E90833">
            <w:pPr>
              <w:jc w:val="left"/>
            </w:pPr>
            <w:r>
              <w:t>RACI — מפעל הבעיות</w:t>
            </w:r>
          </w:p>
        </w:tc>
        <w:tc>
          <w:tcPr>
            <w:tcW w:w="3513" w:type="dxa"/>
            <w:shd w:val="clear" w:color="auto" w:fill="F5F7FA"/>
            <w:tcMar>
              <w:top w:w="80" w:type="dxa"/>
              <w:left w:w="120" w:type="dxa"/>
              <w:bottom w:w="80" w:type="dxa"/>
              <w:right w:w="120" w:type="dxa"/>
            </w:tcMar>
          </w:tcPr>
          <w:p w14:paraId="7E8CB10F" w14:textId="2986CDA7" w:rsidR="00341D45" w:rsidRDefault="00032883" w:rsidP="00E90833">
            <w:pPr>
              <w:jc w:val="left"/>
            </w:pPr>
            <w:hyperlink w:anchor="b08_raci" w:history="1">
              <w:proofErr w:type="spellStart"/>
              <w:r>
                <w:rPr>
                  <w:color w:val="1155CC"/>
                  <w:u w:val="single"/>
                </w:rPr>
                <w:t>raci</w:t>
              </w:r>
              <w:proofErr w:type="spellEnd"/>
              <w:r>
                <w:rPr>
                  <w:color w:val="1155CC"/>
                  <w:u w:val="single"/>
                </w:rPr>
                <w:t>-מפעל-הבעיות</w:t>
              </w:r>
            </w:hyperlink>
          </w:p>
        </w:tc>
      </w:tr>
    </w:tbl>
    <w:p w14:paraId="7E8CB111" w14:textId="77777777" w:rsidR="00341D45" w:rsidRDefault="00032883" w:rsidP="00E90833">
      <w:pPr>
        <w:pStyle w:val="Heading2"/>
        <w:spacing w:before="320" w:after="160"/>
        <w:jc w:val="left"/>
      </w:pPr>
      <w:bookmarkStart w:id="379" w:name="b08_sources"/>
      <w:bookmarkStart w:id="380" w:name="_Toc236339199"/>
      <w:r>
        <w:rPr>
          <w:b/>
          <w:bCs/>
          <w:color w:val="2F5496"/>
          <w:sz w:val="28"/>
          <w:szCs w:val="28"/>
        </w:rPr>
        <w:t>נספח — רשימת מקורות מידע מורחבת</w:t>
      </w:r>
      <w:bookmarkEnd w:id="379"/>
      <w:bookmarkEnd w:id="380"/>
    </w:p>
    <w:p w14:paraId="7E8CB112" w14:textId="289515F2" w:rsidR="00341D45" w:rsidRDefault="00032883" w:rsidP="00E90833">
      <w:pPr>
        <w:spacing w:after="160"/>
        <w:jc w:val="left"/>
      </w:pPr>
      <w:r>
        <w:t xml:space="preserve">תמצית ועקרונות שימוש: </w:t>
      </w:r>
      <w:hyperlink w:anchor="b01_sources" w:history="1">
        <w:r>
          <w:rPr>
            <w:color w:val="1155CC"/>
            <w:u w:val="single"/>
          </w:rPr>
          <w:t>מקורות מידע להזנת המפעל</w:t>
        </w:r>
      </w:hyperlink>
      <w:r>
        <w:t>.</w:t>
      </w:r>
    </w:p>
    <w:tbl>
      <w:tblPr>
        <w:bidiVisual/>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99"/>
        <w:gridCol w:w="2353"/>
        <w:gridCol w:w="2759"/>
        <w:gridCol w:w="3415"/>
      </w:tblGrid>
      <w:tr w:rsidR="00341D45" w14:paraId="7E8CB117" w14:textId="77777777">
        <w:trPr>
          <w:tblHeader/>
        </w:trPr>
        <w:tc>
          <w:tcPr>
            <w:tcW w:w="500" w:type="dxa"/>
            <w:shd w:val="clear" w:color="auto" w:fill="2F5496"/>
            <w:tcMar>
              <w:top w:w="80" w:type="dxa"/>
              <w:left w:w="120" w:type="dxa"/>
              <w:bottom w:w="80" w:type="dxa"/>
              <w:right w:w="120" w:type="dxa"/>
            </w:tcMar>
            <w:vAlign w:val="center"/>
          </w:tcPr>
          <w:p w14:paraId="7E8CB113" w14:textId="77777777" w:rsidR="00341D45" w:rsidRDefault="00032883" w:rsidP="00E90833">
            <w:pPr>
              <w:jc w:val="left"/>
            </w:pPr>
            <w:r>
              <w:rPr>
                <w:b/>
                <w:bCs/>
                <w:color w:val="FFFFFF"/>
              </w:rPr>
              <w:t>#</w:t>
            </w:r>
          </w:p>
        </w:tc>
        <w:tc>
          <w:tcPr>
            <w:tcW w:w="2400" w:type="dxa"/>
            <w:shd w:val="clear" w:color="auto" w:fill="2F5496"/>
            <w:tcMar>
              <w:top w:w="80" w:type="dxa"/>
              <w:left w:w="120" w:type="dxa"/>
              <w:bottom w:w="80" w:type="dxa"/>
              <w:right w:w="120" w:type="dxa"/>
            </w:tcMar>
            <w:vAlign w:val="center"/>
          </w:tcPr>
          <w:p w14:paraId="7E8CB114" w14:textId="77777777" w:rsidR="00341D45" w:rsidRDefault="00032883" w:rsidP="00E90833">
            <w:pPr>
              <w:jc w:val="left"/>
            </w:pPr>
            <w:r>
              <w:rPr>
                <w:b/>
                <w:bCs/>
                <w:color w:val="FFFFFF"/>
              </w:rPr>
              <w:t>מקור</w:t>
            </w:r>
          </w:p>
        </w:tc>
        <w:tc>
          <w:tcPr>
            <w:tcW w:w="2626" w:type="dxa"/>
            <w:shd w:val="clear" w:color="auto" w:fill="2F5496"/>
            <w:tcMar>
              <w:top w:w="80" w:type="dxa"/>
              <w:left w:w="120" w:type="dxa"/>
              <w:bottom w:w="80" w:type="dxa"/>
              <w:right w:w="120" w:type="dxa"/>
            </w:tcMar>
            <w:vAlign w:val="center"/>
          </w:tcPr>
          <w:p w14:paraId="7E8CB115" w14:textId="77777777" w:rsidR="00341D45" w:rsidRDefault="00032883" w:rsidP="00E90833">
            <w:pPr>
              <w:jc w:val="left"/>
            </w:pPr>
            <w:r>
              <w:rPr>
                <w:b/>
                <w:bCs/>
                <w:color w:val="FFFFFF"/>
              </w:rPr>
              <w:t>URL</w:t>
            </w:r>
          </w:p>
        </w:tc>
        <w:tc>
          <w:tcPr>
            <w:tcW w:w="3500" w:type="dxa"/>
            <w:shd w:val="clear" w:color="auto" w:fill="2F5496"/>
            <w:tcMar>
              <w:top w:w="80" w:type="dxa"/>
              <w:left w:w="120" w:type="dxa"/>
              <w:bottom w:w="80" w:type="dxa"/>
              <w:right w:w="120" w:type="dxa"/>
            </w:tcMar>
            <w:vAlign w:val="center"/>
          </w:tcPr>
          <w:p w14:paraId="7E8CB116" w14:textId="77777777" w:rsidR="00341D45" w:rsidRDefault="00032883" w:rsidP="00E90833">
            <w:pPr>
              <w:jc w:val="left"/>
            </w:pPr>
            <w:r>
              <w:rPr>
                <w:b/>
                <w:bCs/>
                <w:color w:val="FFFFFF"/>
              </w:rPr>
              <w:t>מה לחפש</w:t>
            </w:r>
          </w:p>
        </w:tc>
      </w:tr>
      <w:tr w:rsidR="00341D45" w14:paraId="7E8CB11C" w14:textId="77777777">
        <w:tc>
          <w:tcPr>
            <w:tcW w:w="500" w:type="dxa"/>
            <w:shd w:val="clear" w:color="auto" w:fill="FFFFFF"/>
            <w:tcMar>
              <w:top w:w="80" w:type="dxa"/>
              <w:left w:w="120" w:type="dxa"/>
              <w:bottom w:w="80" w:type="dxa"/>
              <w:right w:w="120" w:type="dxa"/>
            </w:tcMar>
          </w:tcPr>
          <w:p w14:paraId="7E8CB118" w14:textId="77777777" w:rsidR="00341D45" w:rsidRDefault="00032883" w:rsidP="00E90833">
            <w:pPr>
              <w:jc w:val="left"/>
            </w:pPr>
            <w:r>
              <w:t>1</w:t>
            </w:r>
          </w:p>
        </w:tc>
        <w:tc>
          <w:tcPr>
            <w:tcW w:w="2400" w:type="dxa"/>
            <w:shd w:val="clear" w:color="auto" w:fill="FFFFFF"/>
            <w:tcMar>
              <w:top w:w="80" w:type="dxa"/>
              <w:left w:w="120" w:type="dxa"/>
              <w:bottom w:w="80" w:type="dxa"/>
              <w:right w:w="120" w:type="dxa"/>
            </w:tcMar>
          </w:tcPr>
          <w:p w14:paraId="7E8CB119" w14:textId="77777777" w:rsidR="00341D45" w:rsidRDefault="00032883" w:rsidP="00E90833">
            <w:pPr>
              <w:jc w:val="left"/>
            </w:pPr>
            <w:r>
              <w:t>תוכניות העבודה הממשלתיות</w:t>
            </w:r>
          </w:p>
        </w:tc>
        <w:tc>
          <w:tcPr>
            <w:tcW w:w="2626" w:type="dxa"/>
            <w:shd w:val="clear" w:color="auto" w:fill="FFFFFF"/>
            <w:tcMar>
              <w:top w:w="80" w:type="dxa"/>
              <w:left w:w="120" w:type="dxa"/>
              <w:bottom w:w="80" w:type="dxa"/>
              <w:right w:w="120" w:type="dxa"/>
            </w:tcMar>
          </w:tcPr>
          <w:p w14:paraId="7E8CB11A" w14:textId="77777777" w:rsidR="00341D45" w:rsidRDefault="00032883" w:rsidP="00E90833">
            <w:pPr>
              <w:jc w:val="left"/>
            </w:pPr>
            <w:r>
              <w:t>gov.il/</w:t>
            </w:r>
            <w:proofErr w:type="spellStart"/>
            <w:r>
              <w:t>work-plans</w:t>
            </w:r>
            <w:proofErr w:type="spellEnd"/>
          </w:p>
        </w:tc>
        <w:tc>
          <w:tcPr>
            <w:tcW w:w="3500" w:type="dxa"/>
            <w:shd w:val="clear" w:color="auto" w:fill="FFFFFF"/>
            <w:tcMar>
              <w:top w:w="80" w:type="dxa"/>
              <w:left w:w="120" w:type="dxa"/>
              <w:bottom w:w="80" w:type="dxa"/>
              <w:right w:w="120" w:type="dxa"/>
            </w:tcMar>
          </w:tcPr>
          <w:p w14:paraId="7E8CB11B" w14:textId="77777777" w:rsidR="00341D45" w:rsidRDefault="00032883" w:rsidP="00E90833">
            <w:pPr>
              <w:jc w:val="left"/>
            </w:pPr>
            <w:r>
              <w:t>יעדים שלא מתקדמים, פערי ביצוע</w:t>
            </w:r>
          </w:p>
        </w:tc>
      </w:tr>
      <w:tr w:rsidR="00341D45" w14:paraId="7E8CB121" w14:textId="77777777">
        <w:tc>
          <w:tcPr>
            <w:tcW w:w="500" w:type="dxa"/>
            <w:shd w:val="clear" w:color="auto" w:fill="F5F7FA"/>
            <w:tcMar>
              <w:top w:w="80" w:type="dxa"/>
              <w:left w:w="120" w:type="dxa"/>
              <w:bottom w:w="80" w:type="dxa"/>
              <w:right w:w="120" w:type="dxa"/>
            </w:tcMar>
          </w:tcPr>
          <w:p w14:paraId="7E8CB11D" w14:textId="77777777" w:rsidR="00341D45" w:rsidRDefault="00032883" w:rsidP="00E90833">
            <w:pPr>
              <w:jc w:val="left"/>
            </w:pPr>
            <w:r>
              <w:t>2</w:t>
            </w:r>
          </w:p>
        </w:tc>
        <w:tc>
          <w:tcPr>
            <w:tcW w:w="2400" w:type="dxa"/>
            <w:shd w:val="clear" w:color="auto" w:fill="F5F7FA"/>
            <w:tcMar>
              <w:top w:w="80" w:type="dxa"/>
              <w:left w:w="120" w:type="dxa"/>
              <w:bottom w:w="80" w:type="dxa"/>
              <w:right w:w="120" w:type="dxa"/>
            </w:tcMar>
          </w:tcPr>
          <w:p w14:paraId="7E8CB11E" w14:textId="77777777" w:rsidR="00341D45" w:rsidRDefault="00032883" w:rsidP="00E90833">
            <w:pPr>
              <w:jc w:val="left"/>
            </w:pPr>
            <w:r>
              <w:t>דוחות ביצוע ממשלתיים</w:t>
            </w:r>
          </w:p>
        </w:tc>
        <w:tc>
          <w:tcPr>
            <w:tcW w:w="2626" w:type="dxa"/>
            <w:shd w:val="clear" w:color="auto" w:fill="F5F7FA"/>
            <w:tcMar>
              <w:top w:w="80" w:type="dxa"/>
              <w:left w:w="120" w:type="dxa"/>
              <w:bottom w:w="80" w:type="dxa"/>
              <w:right w:w="120" w:type="dxa"/>
            </w:tcMar>
          </w:tcPr>
          <w:p w14:paraId="7E8CB11F" w14:textId="77777777" w:rsidR="00341D45" w:rsidRDefault="00032883" w:rsidP="00E90833">
            <w:pPr>
              <w:jc w:val="left"/>
            </w:pPr>
            <w:r>
              <w:t>gov.il/</w:t>
            </w:r>
            <w:proofErr w:type="spellStart"/>
            <w:r>
              <w:t>work_plan_topic</w:t>
            </w:r>
            <w:proofErr w:type="spellEnd"/>
          </w:p>
        </w:tc>
        <w:tc>
          <w:tcPr>
            <w:tcW w:w="3500" w:type="dxa"/>
            <w:shd w:val="clear" w:color="auto" w:fill="F5F7FA"/>
            <w:tcMar>
              <w:top w:w="80" w:type="dxa"/>
              <w:left w:w="120" w:type="dxa"/>
              <w:bottom w:w="80" w:type="dxa"/>
              <w:right w:w="120" w:type="dxa"/>
            </w:tcMar>
          </w:tcPr>
          <w:p w14:paraId="7E8CB120" w14:textId="77777777" w:rsidR="00341D45" w:rsidRDefault="00032883" w:rsidP="00E90833">
            <w:pPr>
              <w:jc w:val="left"/>
            </w:pPr>
            <w:r>
              <w:t>חריגות, תת-ביצוע</w:t>
            </w:r>
          </w:p>
        </w:tc>
      </w:tr>
      <w:tr w:rsidR="00341D45" w14:paraId="7E8CB126" w14:textId="77777777">
        <w:tc>
          <w:tcPr>
            <w:tcW w:w="500" w:type="dxa"/>
            <w:shd w:val="clear" w:color="auto" w:fill="FFFFFF"/>
            <w:tcMar>
              <w:top w:w="80" w:type="dxa"/>
              <w:left w:w="120" w:type="dxa"/>
              <w:bottom w:w="80" w:type="dxa"/>
              <w:right w:w="120" w:type="dxa"/>
            </w:tcMar>
          </w:tcPr>
          <w:p w14:paraId="7E8CB122" w14:textId="77777777" w:rsidR="00341D45" w:rsidRDefault="00032883" w:rsidP="00E90833">
            <w:pPr>
              <w:jc w:val="left"/>
            </w:pPr>
            <w:r>
              <w:t>3</w:t>
            </w:r>
          </w:p>
        </w:tc>
        <w:tc>
          <w:tcPr>
            <w:tcW w:w="2400" w:type="dxa"/>
            <w:shd w:val="clear" w:color="auto" w:fill="FFFFFF"/>
            <w:tcMar>
              <w:top w:w="80" w:type="dxa"/>
              <w:left w:w="120" w:type="dxa"/>
              <w:bottom w:w="80" w:type="dxa"/>
              <w:right w:w="120" w:type="dxa"/>
            </w:tcMar>
          </w:tcPr>
          <w:p w14:paraId="7E8CB123" w14:textId="77777777" w:rsidR="00341D45" w:rsidRDefault="00032883" w:rsidP="00E90833">
            <w:pPr>
              <w:jc w:val="left"/>
            </w:pPr>
            <w:r>
              <w:t>data.gov.il</w:t>
            </w:r>
          </w:p>
        </w:tc>
        <w:tc>
          <w:tcPr>
            <w:tcW w:w="2626" w:type="dxa"/>
            <w:shd w:val="clear" w:color="auto" w:fill="FFFFFF"/>
            <w:tcMar>
              <w:top w:w="80" w:type="dxa"/>
              <w:left w:w="120" w:type="dxa"/>
              <w:bottom w:w="80" w:type="dxa"/>
              <w:right w:w="120" w:type="dxa"/>
            </w:tcMar>
          </w:tcPr>
          <w:p w14:paraId="7E8CB124" w14:textId="77777777" w:rsidR="00341D45" w:rsidRDefault="00032883" w:rsidP="00E90833">
            <w:pPr>
              <w:jc w:val="left"/>
            </w:pPr>
            <w:r>
              <w:t>data.gov.il</w:t>
            </w:r>
          </w:p>
        </w:tc>
        <w:tc>
          <w:tcPr>
            <w:tcW w:w="3500" w:type="dxa"/>
            <w:shd w:val="clear" w:color="auto" w:fill="FFFFFF"/>
            <w:tcMar>
              <w:top w:w="80" w:type="dxa"/>
              <w:left w:w="120" w:type="dxa"/>
              <w:bottom w:w="80" w:type="dxa"/>
              <w:right w:w="120" w:type="dxa"/>
            </w:tcMar>
          </w:tcPr>
          <w:p w14:paraId="7E8CB125" w14:textId="77777777" w:rsidR="00341D45" w:rsidRDefault="00032883" w:rsidP="00E90833">
            <w:pPr>
              <w:jc w:val="left"/>
            </w:pPr>
            <w:r>
              <w:t>פערים בין אוכלוסיות ואזורים</w:t>
            </w:r>
          </w:p>
        </w:tc>
      </w:tr>
      <w:tr w:rsidR="00341D45" w14:paraId="7E8CB12B" w14:textId="77777777">
        <w:tc>
          <w:tcPr>
            <w:tcW w:w="500" w:type="dxa"/>
            <w:shd w:val="clear" w:color="auto" w:fill="F5F7FA"/>
            <w:tcMar>
              <w:top w:w="80" w:type="dxa"/>
              <w:left w:w="120" w:type="dxa"/>
              <w:bottom w:w="80" w:type="dxa"/>
              <w:right w:w="120" w:type="dxa"/>
            </w:tcMar>
          </w:tcPr>
          <w:p w14:paraId="7E8CB127" w14:textId="77777777" w:rsidR="00341D45" w:rsidRDefault="00032883" w:rsidP="00E90833">
            <w:pPr>
              <w:jc w:val="left"/>
            </w:pPr>
            <w:r>
              <w:t>4</w:t>
            </w:r>
          </w:p>
        </w:tc>
        <w:tc>
          <w:tcPr>
            <w:tcW w:w="2400" w:type="dxa"/>
            <w:shd w:val="clear" w:color="auto" w:fill="F5F7FA"/>
            <w:tcMar>
              <w:top w:w="80" w:type="dxa"/>
              <w:left w:w="120" w:type="dxa"/>
              <w:bottom w:w="80" w:type="dxa"/>
              <w:right w:w="120" w:type="dxa"/>
            </w:tcMar>
          </w:tcPr>
          <w:p w14:paraId="7E8CB128" w14:textId="77777777" w:rsidR="00341D45" w:rsidRDefault="00032883" w:rsidP="00E90833">
            <w:pPr>
              <w:jc w:val="left"/>
            </w:pPr>
            <w:r>
              <w:t>מבקר המדינה</w:t>
            </w:r>
          </w:p>
        </w:tc>
        <w:tc>
          <w:tcPr>
            <w:tcW w:w="2626" w:type="dxa"/>
            <w:shd w:val="clear" w:color="auto" w:fill="F5F7FA"/>
            <w:tcMar>
              <w:top w:w="80" w:type="dxa"/>
              <w:left w:w="120" w:type="dxa"/>
              <w:bottom w:w="80" w:type="dxa"/>
              <w:right w:w="120" w:type="dxa"/>
            </w:tcMar>
          </w:tcPr>
          <w:p w14:paraId="7E8CB129" w14:textId="77777777" w:rsidR="00341D45" w:rsidRDefault="00032883" w:rsidP="00E90833">
            <w:pPr>
              <w:jc w:val="left"/>
            </w:pPr>
            <w:r>
              <w:t>mevaker.gov.il</w:t>
            </w:r>
          </w:p>
        </w:tc>
        <w:tc>
          <w:tcPr>
            <w:tcW w:w="3500" w:type="dxa"/>
            <w:shd w:val="clear" w:color="auto" w:fill="F5F7FA"/>
            <w:tcMar>
              <w:top w:w="80" w:type="dxa"/>
              <w:left w:w="120" w:type="dxa"/>
              <w:bottom w:w="80" w:type="dxa"/>
              <w:right w:w="120" w:type="dxa"/>
            </w:tcMar>
          </w:tcPr>
          <w:p w14:paraId="7E8CB12A" w14:textId="77777777" w:rsidR="00341D45" w:rsidRDefault="00032883" w:rsidP="00E90833">
            <w:pPr>
              <w:jc w:val="left"/>
            </w:pPr>
            <w:r>
              <w:t>ליקויים חוזרים, כשלים מערכתיים</w:t>
            </w:r>
          </w:p>
        </w:tc>
      </w:tr>
      <w:tr w:rsidR="00341D45" w14:paraId="7E8CB130" w14:textId="77777777">
        <w:tc>
          <w:tcPr>
            <w:tcW w:w="500" w:type="dxa"/>
            <w:shd w:val="clear" w:color="auto" w:fill="FFFFFF"/>
            <w:tcMar>
              <w:top w:w="80" w:type="dxa"/>
              <w:left w:w="120" w:type="dxa"/>
              <w:bottom w:w="80" w:type="dxa"/>
              <w:right w:w="120" w:type="dxa"/>
            </w:tcMar>
          </w:tcPr>
          <w:p w14:paraId="7E8CB12C" w14:textId="77777777" w:rsidR="00341D45" w:rsidRDefault="00032883" w:rsidP="00E90833">
            <w:pPr>
              <w:jc w:val="left"/>
            </w:pPr>
            <w:r>
              <w:t>5</w:t>
            </w:r>
          </w:p>
        </w:tc>
        <w:tc>
          <w:tcPr>
            <w:tcW w:w="2400" w:type="dxa"/>
            <w:shd w:val="clear" w:color="auto" w:fill="FFFFFF"/>
            <w:tcMar>
              <w:top w:w="80" w:type="dxa"/>
              <w:left w:w="120" w:type="dxa"/>
              <w:bottom w:w="80" w:type="dxa"/>
              <w:right w:w="120" w:type="dxa"/>
            </w:tcMar>
          </w:tcPr>
          <w:p w14:paraId="7E8CB12D" w14:textId="77777777" w:rsidR="00341D45" w:rsidRDefault="00032883" w:rsidP="00E90833">
            <w:pPr>
              <w:jc w:val="left"/>
            </w:pPr>
            <w:r>
              <w:t>מדידת איכות שירות</w:t>
            </w:r>
          </w:p>
        </w:tc>
        <w:tc>
          <w:tcPr>
            <w:tcW w:w="2626" w:type="dxa"/>
            <w:shd w:val="clear" w:color="auto" w:fill="FFFFFF"/>
            <w:tcMar>
              <w:top w:w="80" w:type="dxa"/>
              <w:left w:w="120" w:type="dxa"/>
              <w:bottom w:w="80" w:type="dxa"/>
              <w:right w:w="120" w:type="dxa"/>
            </w:tcMar>
          </w:tcPr>
          <w:p w14:paraId="7E8CB12E" w14:textId="77777777" w:rsidR="00341D45" w:rsidRDefault="00032883" w:rsidP="00E90833">
            <w:pPr>
              <w:jc w:val="left"/>
            </w:pPr>
            <w:r>
              <w:t>gov.il/</w:t>
            </w:r>
            <w:proofErr w:type="spellStart"/>
            <w:r>
              <w:t>madidareport</w:t>
            </w:r>
            <w:proofErr w:type="spellEnd"/>
          </w:p>
        </w:tc>
        <w:tc>
          <w:tcPr>
            <w:tcW w:w="3500" w:type="dxa"/>
            <w:shd w:val="clear" w:color="auto" w:fill="FFFFFF"/>
            <w:tcMar>
              <w:top w:w="80" w:type="dxa"/>
              <w:left w:w="120" w:type="dxa"/>
              <w:bottom w:w="80" w:type="dxa"/>
              <w:right w:w="120" w:type="dxa"/>
            </w:tcMar>
          </w:tcPr>
          <w:p w14:paraId="7E8CB12F" w14:textId="77777777" w:rsidR="00341D45" w:rsidRDefault="00032883" w:rsidP="00E90833">
            <w:pPr>
              <w:jc w:val="left"/>
            </w:pPr>
            <w:r>
              <w:t>שביעות רצון נמוכה, זמני המתנה</w:t>
            </w:r>
          </w:p>
        </w:tc>
      </w:tr>
      <w:tr w:rsidR="00341D45" w14:paraId="7E8CB135" w14:textId="77777777">
        <w:tc>
          <w:tcPr>
            <w:tcW w:w="500" w:type="dxa"/>
            <w:shd w:val="clear" w:color="auto" w:fill="F5F7FA"/>
            <w:tcMar>
              <w:top w:w="80" w:type="dxa"/>
              <w:left w:w="120" w:type="dxa"/>
              <w:bottom w:w="80" w:type="dxa"/>
              <w:right w:w="120" w:type="dxa"/>
            </w:tcMar>
          </w:tcPr>
          <w:p w14:paraId="7E8CB131" w14:textId="77777777" w:rsidR="00341D45" w:rsidRDefault="00032883" w:rsidP="00E90833">
            <w:pPr>
              <w:jc w:val="left"/>
            </w:pPr>
            <w:r>
              <w:t>6</w:t>
            </w:r>
          </w:p>
        </w:tc>
        <w:tc>
          <w:tcPr>
            <w:tcW w:w="2400" w:type="dxa"/>
            <w:shd w:val="clear" w:color="auto" w:fill="F5F7FA"/>
            <w:tcMar>
              <w:top w:w="80" w:type="dxa"/>
              <w:left w:w="120" w:type="dxa"/>
              <w:bottom w:w="80" w:type="dxa"/>
              <w:right w:w="120" w:type="dxa"/>
            </w:tcMar>
          </w:tcPr>
          <w:p w14:paraId="7E8CB132" w14:textId="77777777" w:rsidR="00341D45" w:rsidRDefault="00032883" w:rsidP="00E90833">
            <w:pPr>
              <w:jc w:val="left"/>
            </w:pPr>
            <w:proofErr w:type="spellStart"/>
            <w:r>
              <w:t>למ"ס</w:t>
            </w:r>
            <w:proofErr w:type="spellEnd"/>
          </w:p>
        </w:tc>
        <w:tc>
          <w:tcPr>
            <w:tcW w:w="2626" w:type="dxa"/>
            <w:shd w:val="clear" w:color="auto" w:fill="F5F7FA"/>
            <w:tcMar>
              <w:top w:w="80" w:type="dxa"/>
              <w:left w:w="120" w:type="dxa"/>
              <w:bottom w:w="80" w:type="dxa"/>
              <w:right w:w="120" w:type="dxa"/>
            </w:tcMar>
          </w:tcPr>
          <w:p w14:paraId="7E8CB133" w14:textId="77777777" w:rsidR="00341D45" w:rsidRDefault="00032883" w:rsidP="00E90833">
            <w:pPr>
              <w:jc w:val="left"/>
            </w:pPr>
            <w:r>
              <w:t>cbs.gov.il</w:t>
            </w:r>
          </w:p>
        </w:tc>
        <w:tc>
          <w:tcPr>
            <w:tcW w:w="3500" w:type="dxa"/>
            <w:shd w:val="clear" w:color="auto" w:fill="F5F7FA"/>
            <w:tcMar>
              <w:top w:w="80" w:type="dxa"/>
              <w:left w:w="120" w:type="dxa"/>
              <w:bottom w:w="80" w:type="dxa"/>
              <w:right w:w="120" w:type="dxa"/>
            </w:tcMar>
          </w:tcPr>
          <w:p w14:paraId="7E8CB134" w14:textId="77777777" w:rsidR="00341D45" w:rsidRDefault="00032883" w:rsidP="00E90833">
            <w:pPr>
              <w:jc w:val="left"/>
            </w:pPr>
            <w:r>
              <w:t>פערים חברתיים, מגמות ארוכות טווח</w:t>
            </w:r>
          </w:p>
        </w:tc>
      </w:tr>
      <w:tr w:rsidR="00341D45" w14:paraId="7E8CB13A" w14:textId="77777777">
        <w:tc>
          <w:tcPr>
            <w:tcW w:w="500" w:type="dxa"/>
            <w:shd w:val="clear" w:color="auto" w:fill="FFFFFF"/>
            <w:tcMar>
              <w:top w:w="80" w:type="dxa"/>
              <w:left w:w="120" w:type="dxa"/>
              <w:bottom w:w="80" w:type="dxa"/>
              <w:right w:w="120" w:type="dxa"/>
            </w:tcMar>
          </w:tcPr>
          <w:p w14:paraId="7E8CB136" w14:textId="77777777" w:rsidR="00341D45" w:rsidRDefault="00032883" w:rsidP="00E90833">
            <w:pPr>
              <w:jc w:val="left"/>
            </w:pPr>
            <w:r>
              <w:t>7</w:t>
            </w:r>
          </w:p>
        </w:tc>
        <w:tc>
          <w:tcPr>
            <w:tcW w:w="2400" w:type="dxa"/>
            <w:shd w:val="clear" w:color="auto" w:fill="FFFFFF"/>
            <w:tcMar>
              <w:top w:w="80" w:type="dxa"/>
              <w:left w:w="120" w:type="dxa"/>
              <w:bottom w:w="80" w:type="dxa"/>
              <w:right w:w="120" w:type="dxa"/>
            </w:tcMar>
          </w:tcPr>
          <w:p w14:paraId="7E8CB137" w14:textId="77777777" w:rsidR="00341D45" w:rsidRDefault="00032883" w:rsidP="00E90833">
            <w:pPr>
              <w:jc w:val="left"/>
            </w:pPr>
            <w:r>
              <w:t>OECD</w:t>
            </w:r>
          </w:p>
        </w:tc>
        <w:tc>
          <w:tcPr>
            <w:tcW w:w="2626" w:type="dxa"/>
            <w:shd w:val="clear" w:color="auto" w:fill="FFFFFF"/>
            <w:tcMar>
              <w:top w:w="80" w:type="dxa"/>
              <w:left w:w="120" w:type="dxa"/>
              <w:bottom w:w="80" w:type="dxa"/>
              <w:right w:w="120" w:type="dxa"/>
            </w:tcMar>
          </w:tcPr>
          <w:p w14:paraId="7E8CB138" w14:textId="77777777" w:rsidR="00341D45" w:rsidRDefault="00032883" w:rsidP="00E90833">
            <w:pPr>
              <w:jc w:val="left"/>
            </w:pPr>
            <w:r>
              <w:t>oecd.org/</w:t>
            </w:r>
            <w:proofErr w:type="spellStart"/>
            <w:r>
              <w:t>israel</w:t>
            </w:r>
            <w:proofErr w:type="spellEnd"/>
          </w:p>
        </w:tc>
        <w:tc>
          <w:tcPr>
            <w:tcW w:w="3500" w:type="dxa"/>
            <w:shd w:val="clear" w:color="auto" w:fill="FFFFFF"/>
            <w:tcMar>
              <w:top w:w="80" w:type="dxa"/>
              <w:left w:w="120" w:type="dxa"/>
              <w:bottom w:w="80" w:type="dxa"/>
              <w:right w:w="120" w:type="dxa"/>
            </w:tcMar>
          </w:tcPr>
          <w:p w14:paraId="7E8CB139" w14:textId="77777777" w:rsidR="00341D45" w:rsidRDefault="00032883" w:rsidP="00E90833">
            <w:pPr>
              <w:jc w:val="left"/>
            </w:pPr>
            <w:r>
              <w:t>השוואות בינלאומיות, חריגות</w:t>
            </w:r>
          </w:p>
        </w:tc>
      </w:tr>
      <w:tr w:rsidR="00341D45" w14:paraId="7E8CB13F" w14:textId="77777777">
        <w:tc>
          <w:tcPr>
            <w:tcW w:w="500" w:type="dxa"/>
            <w:shd w:val="clear" w:color="auto" w:fill="F5F7FA"/>
            <w:tcMar>
              <w:top w:w="80" w:type="dxa"/>
              <w:left w:w="120" w:type="dxa"/>
              <w:bottom w:w="80" w:type="dxa"/>
              <w:right w:w="120" w:type="dxa"/>
            </w:tcMar>
          </w:tcPr>
          <w:p w14:paraId="7E8CB13B" w14:textId="77777777" w:rsidR="00341D45" w:rsidRDefault="00032883" w:rsidP="00E90833">
            <w:pPr>
              <w:jc w:val="left"/>
            </w:pPr>
            <w:r>
              <w:t>8</w:t>
            </w:r>
          </w:p>
        </w:tc>
        <w:tc>
          <w:tcPr>
            <w:tcW w:w="2400" w:type="dxa"/>
            <w:shd w:val="clear" w:color="auto" w:fill="F5F7FA"/>
            <w:tcMar>
              <w:top w:w="80" w:type="dxa"/>
              <w:left w:w="120" w:type="dxa"/>
              <w:bottom w:w="80" w:type="dxa"/>
              <w:right w:w="120" w:type="dxa"/>
            </w:tcMar>
          </w:tcPr>
          <w:p w14:paraId="7E8CB13C" w14:textId="77777777" w:rsidR="00341D45" w:rsidRDefault="00032883" w:rsidP="00E90833">
            <w:pPr>
              <w:jc w:val="left"/>
            </w:pPr>
            <w:r>
              <w:t>בנק ישראל</w:t>
            </w:r>
          </w:p>
        </w:tc>
        <w:tc>
          <w:tcPr>
            <w:tcW w:w="2626" w:type="dxa"/>
            <w:shd w:val="clear" w:color="auto" w:fill="F5F7FA"/>
            <w:tcMar>
              <w:top w:w="80" w:type="dxa"/>
              <w:left w:w="120" w:type="dxa"/>
              <w:bottom w:w="80" w:type="dxa"/>
              <w:right w:w="120" w:type="dxa"/>
            </w:tcMar>
          </w:tcPr>
          <w:p w14:paraId="7E8CB13D" w14:textId="77777777" w:rsidR="00341D45" w:rsidRDefault="00032883" w:rsidP="00E90833">
            <w:pPr>
              <w:jc w:val="left"/>
            </w:pPr>
            <w:r>
              <w:t>boi.org.il</w:t>
            </w:r>
          </w:p>
        </w:tc>
        <w:tc>
          <w:tcPr>
            <w:tcW w:w="3500" w:type="dxa"/>
            <w:shd w:val="clear" w:color="auto" w:fill="F5F7FA"/>
            <w:tcMar>
              <w:top w:w="80" w:type="dxa"/>
              <w:left w:w="120" w:type="dxa"/>
              <w:bottom w:w="80" w:type="dxa"/>
              <w:right w:w="120" w:type="dxa"/>
            </w:tcMar>
          </w:tcPr>
          <w:p w14:paraId="7E8CB13E" w14:textId="77777777" w:rsidR="00341D45" w:rsidRDefault="00032883" w:rsidP="00E90833">
            <w:pPr>
              <w:jc w:val="left"/>
            </w:pPr>
            <w:r>
              <w:t>פריון, יוקר מחיה, שוק עבודה</w:t>
            </w:r>
          </w:p>
        </w:tc>
      </w:tr>
      <w:tr w:rsidR="00341D45" w14:paraId="7E8CB144" w14:textId="77777777">
        <w:tc>
          <w:tcPr>
            <w:tcW w:w="500" w:type="dxa"/>
            <w:shd w:val="clear" w:color="auto" w:fill="FFFFFF"/>
            <w:tcMar>
              <w:top w:w="80" w:type="dxa"/>
              <w:left w:w="120" w:type="dxa"/>
              <w:bottom w:w="80" w:type="dxa"/>
              <w:right w:w="120" w:type="dxa"/>
            </w:tcMar>
          </w:tcPr>
          <w:p w14:paraId="7E8CB140" w14:textId="77777777" w:rsidR="00341D45" w:rsidRDefault="00032883" w:rsidP="00E90833">
            <w:pPr>
              <w:jc w:val="left"/>
            </w:pPr>
            <w:r>
              <w:t>9</w:t>
            </w:r>
          </w:p>
        </w:tc>
        <w:tc>
          <w:tcPr>
            <w:tcW w:w="2400" w:type="dxa"/>
            <w:shd w:val="clear" w:color="auto" w:fill="FFFFFF"/>
            <w:tcMar>
              <w:top w:w="80" w:type="dxa"/>
              <w:left w:w="120" w:type="dxa"/>
              <w:bottom w:w="80" w:type="dxa"/>
              <w:right w:w="120" w:type="dxa"/>
            </w:tcMar>
          </w:tcPr>
          <w:p w14:paraId="7E8CB141" w14:textId="77777777" w:rsidR="00341D45" w:rsidRDefault="00032883" w:rsidP="00E90833">
            <w:pPr>
              <w:jc w:val="left"/>
            </w:pPr>
            <w:r>
              <w:t>משרד האוצר</w:t>
            </w:r>
          </w:p>
        </w:tc>
        <w:tc>
          <w:tcPr>
            <w:tcW w:w="2626" w:type="dxa"/>
            <w:shd w:val="clear" w:color="auto" w:fill="FFFFFF"/>
            <w:tcMar>
              <w:top w:w="80" w:type="dxa"/>
              <w:left w:w="120" w:type="dxa"/>
              <w:bottom w:w="80" w:type="dxa"/>
              <w:right w:w="120" w:type="dxa"/>
            </w:tcMar>
          </w:tcPr>
          <w:p w14:paraId="7E8CB142" w14:textId="77777777" w:rsidR="00341D45" w:rsidRDefault="00032883" w:rsidP="00E90833">
            <w:pPr>
              <w:jc w:val="left"/>
            </w:pPr>
            <w:r>
              <w:t>gov.il/</w:t>
            </w:r>
            <w:proofErr w:type="spellStart"/>
            <w:r>
              <w:t>state-budget</w:t>
            </w:r>
            <w:proofErr w:type="spellEnd"/>
          </w:p>
        </w:tc>
        <w:tc>
          <w:tcPr>
            <w:tcW w:w="3500" w:type="dxa"/>
            <w:shd w:val="clear" w:color="auto" w:fill="FFFFFF"/>
            <w:tcMar>
              <w:top w:w="80" w:type="dxa"/>
              <w:left w:w="120" w:type="dxa"/>
              <w:bottom w:w="80" w:type="dxa"/>
              <w:right w:w="120" w:type="dxa"/>
            </w:tcMar>
          </w:tcPr>
          <w:p w14:paraId="7E8CB143" w14:textId="77777777" w:rsidR="00341D45" w:rsidRDefault="00032883" w:rsidP="00E90833">
            <w:pPr>
              <w:jc w:val="left"/>
            </w:pPr>
            <w:r>
              <w:t>פערי ביצוע תקציבי</w:t>
            </w:r>
          </w:p>
        </w:tc>
      </w:tr>
      <w:tr w:rsidR="00341D45" w14:paraId="7E8CB149" w14:textId="77777777">
        <w:tc>
          <w:tcPr>
            <w:tcW w:w="500" w:type="dxa"/>
            <w:shd w:val="clear" w:color="auto" w:fill="F5F7FA"/>
            <w:tcMar>
              <w:top w:w="80" w:type="dxa"/>
              <w:left w:w="120" w:type="dxa"/>
              <w:bottom w:w="80" w:type="dxa"/>
              <w:right w:w="120" w:type="dxa"/>
            </w:tcMar>
          </w:tcPr>
          <w:p w14:paraId="7E8CB145" w14:textId="77777777" w:rsidR="00341D45" w:rsidRDefault="00032883" w:rsidP="00E90833">
            <w:pPr>
              <w:jc w:val="left"/>
            </w:pPr>
            <w:r>
              <w:t>10</w:t>
            </w:r>
          </w:p>
        </w:tc>
        <w:tc>
          <w:tcPr>
            <w:tcW w:w="2400" w:type="dxa"/>
            <w:shd w:val="clear" w:color="auto" w:fill="F5F7FA"/>
            <w:tcMar>
              <w:top w:w="80" w:type="dxa"/>
              <w:left w:w="120" w:type="dxa"/>
              <w:bottom w:w="80" w:type="dxa"/>
              <w:right w:w="120" w:type="dxa"/>
            </w:tcMar>
          </w:tcPr>
          <w:p w14:paraId="7E8CB146" w14:textId="77777777" w:rsidR="00341D45" w:rsidRDefault="00032883" w:rsidP="00E90833">
            <w:pPr>
              <w:jc w:val="left"/>
            </w:pPr>
            <w:r>
              <w:t>מפתח התקציב</w:t>
            </w:r>
          </w:p>
        </w:tc>
        <w:tc>
          <w:tcPr>
            <w:tcW w:w="2626" w:type="dxa"/>
            <w:shd w:val="clear" w:color="auto" w:fill="F5F7FA"/>
            <w:tcMar>
              <w:top w:w="80" w:type="dxa"/>
              <w:left w:w="120" w:type="dxa"/>
              <w:bottom w:w="80" w:type="dxa"/>
              <w:right w:w="120" w:type="dxa"/>
            </w:tcMar>
          </w:tcPr>
          <w:p w14:paraId="7E8CB147" w14:textId="77777777" w:rsidR="00341D45" w:rsidRDefault="00032883" w:rsidP="00E90833">
            <w:pPr>
              <w:jc w:val="left"/>
            </w:pPr>
            <w:r>
              <w:t>next.obudget.org</w:t>
            </w:r>
          </w:p>
        </w:tc>
        <w:tc>
          <w:tcPr>
            <w:tcW w:w="3500" w:type="dxa"/>
            <w:shd w:val="clear" w:color="auto" w:fill="F5F7FA"/>
            <w:tcMar>
              <w:top w:w="80" w:type="dxa"/>
              <w:left w:w="120" w:type="dxa"/>
              <w:bottom w:w="80" w:type="dxa"/>
              <w:right w:w="120" w:type="dxa"/>
            </w:tcMar>
          </w:tcPr>
          <w:p w14:paraId="7E8CB148" w14:textId="77777777" w:rsidR="00341D45" w:rsidRDefault="00032883" w:rsidP="00E90833">
            <w:pPr>
              <w:jc w:val="left"/>
            </w:pPr>
            <w:r>
              <w:t>הוצאה גבוהה ובעיה שלא נפתרה</w:t>
            </w:r>
          </w:p>
        </w:tc>
      </w:tr>
      <w:tr w:rsidR="00341D45" w14:paraId="7E8CB14E" w14:textId="77777777">
        <w:tc>
          <w:tcPr>
            <w:tcW w:w="500" w:type="dxa"/>
            <w:shd w:val="clear" w:color="auto" w:fill="FFFFFF"/>
            <w:tcMar>
              <w:top w:w="80" w:type="dxa"/>
              <w:left w:w="120" w:type="dxa"/>
              <w:bottom w:w="80" w:type="dxa"/>
              <w:right w:w="120" w:type="dxa"/>
            </w:tcMar>
          </w:tcPr>
          <w:p w14:paraId="7E8CB14A" w14:textId="77777777" w:rsidR="00341D45" w:rsidRDefault="00032883" w:rsidP="00E90833">
            <w:pPr>
              <w:jc w:val="left"/>
            </w:pPr>
            <w:r>
              <w:t>11</w:t>
            </w:r>
          </w:p>
        </w:tc>
        <w:tc>
          <w:tcPr>
            <w:tcW w:w="2400" w:type="dxa"/>
            <w:shd w:val="clear" w:color="auto" w:fill="FFFFFF"/>
            <w:tcMar>
              <w:top w:w="80" w:type="dxa"/>
              <w:left w:w="120" w:type="dxa"/>
              <w:bottom w:w="80" w:type="dxa"/>
              <w:right w:w="120" w:type="dxa"/>
            </w:tcMar>
          </w:tcPr>
          <w:p w14:paraId="7E8CB14B" w14:textId="77777777" w:rsidR="00341D45" w:rsidRDefault="00032883" w:rsidP="00E90833">
            <w:pPr>
              <w:jc w:val="left"/>
            </w:pPr>
            <w:r>
              <w:t>מרכז המחקר של הכנסת</w:t>
            </w:r>
          </w:p>
        </w:tc>
        <w:tc>
          <w:tcPr>
            <w:tcW w:w="2626" w:type="dxa"/>
            <w:shd w:val="clear" w:color="auto" w:fill="FFFFFF"/>
            <w:tcMar>
              <w:top w:w="80" w:type="dxa"/>
              <w:left w:w="120" w:type="dxa"/>
              <w:bottom w:w="80" w:type="dxa"/>
              <w:right w:w="120" w:type="dxa"/>
            </w:tcMar>
          </w:tcPr>
          <w:p w14:paraId="7E8CB14C" w14:textId="77777777" w:rsidR="00341D45" w:rsidRDefault="00032883" w:rsidP="00E90833">
            <w:pPr>
              <w:jc w:val="left"/>
            </w:pPr>
            <w:r>
              <w:t>knesset.gov.il/</w:t>
            </w:r>
            <w:proofErr w:type="spellStart"/>
            <w:r>
              <w:t>Research</w:t>
            </w:r>
            <w:proofErr w:type="spellEnd"/>
          </w:p>
        </w:tc>
        <w:tc>
          <w:tcPr>
            <w:tcW w:w="3500" w:type="dxa"/>
            <w:shd w:val="clear" w:color="auto" w:fill="FFFFFF"/>
            <w:tcMar>
              <w:top w:w="80" w:type="dxa"/>
              <w:left w:w="120" w:type="dxa"/>
              <w:bottom w:w="80" w:type="dxa"/>
              <w:right w:w="120" w:type="dxa"/>
            </w:tcMar>
          </w:tcPr>
          <w:p w14:paraId="7E8CB14D" w14:textId="77777777" w:rsidR="00341D45" w:rsidRDefault="00032883" w:rsidP="00E90833">
            <w:pPr>
              <w:jc w:val="left"/>
            </w:pPr>
            <w:r>
              <w:t>סקירות עומק</w:t>
            </w:r>
          </w:p>
        </w:tc>
      </w:tr>
      <w:tr w:rsidR="00341D45" w14:paraId="7E8CB153" w14:textId="77777777">
        <w:tc>
          <w:tcPr>
            <w:tcW w:w="500" w:type="dxa"/>
            <w:shd w:val="clear" w:color="auto" w:fill="F5F7FA"/>
            <w:tcMar>
              <w:top w:w="80" w:type="dxa"/>
              <w:left w:w="120" w:type="dxa"/>
              <w:bottom w:w="80" w:type="dxa"/>
              <w:right w:w="120" w:type="dxa"/>
            </w:tcMar>
          </w:tcPr>
          <w:p w14:paraId="7E8CB14F" w14:textId="77777777" w:rsidR="00341D45" w:rsidRDefault="00032883" w:rsidP="00E90833">
            <w:pPr>
              <w:jc w:val="left"/>
            </w:pPr>
            <w:r>
              <w:t>12</w:t>
            </w:r>
          </w:p>
        </w:tc>
        <w:tc>
          <w:tcPr>
            <w:tcW w:w="2400" w:type="dxa"/>
            <w:shd w:val="clear" w:color="auto" w:fill="F5F7FA"/>
            <w:tcMar>
              <w:top w:w="80" w:type="dxa"/>
              <w:left w:w="120" w:type="dxa"/>
              <w:bottom w:w="80" w:type="dxa"/>
              <w:right w:w="120" w:type="dxa"/>
            </w:tcMar>
          </w:tcPr>
          <w:p w14:paraId="7E8CB150" w14:textId="77777777" w:rsidR="00341D45" w:rsidRDefault="00032883" w:rsidP="00E90833">
            <w:pPr>
              <w:jc w:val="left"/>
            </w:pPr>
            <w:r>
              <w:t>ועדות הכנסת</w:t>
            </w:r>
          </w:p>
        </w:tc>
        <w:tc>
          <w:tcPr>
            <w:tcW w:w="2626" w:type="dxa"/>
            <w:shd w:val="clear" w:color="auto" w:fill="F5F7FA"/>
            <w:tcMar>
              <w:top w:w="80" w:type="dxa"/>
              <w:left w:w="120" w:type="dxa"/>
              <w:bottom w:w="80" w:type="dxa"/>
              <w:right w:w="120" w:type="dxa"/>
            </w:tcMar>
          </w:tcPr>
          <w:p w14:paraId="7E8CB151" w14:textId="77777777" w:rsidR="00341D45" w:rsidRDefault="00032883" w:rsidP="00E90833">
            <w:pPr>
              <w:jc w:val="left"/>
            </w:pPr>
            <w:r>
              <w:t>knesset.gov.il/</w:t>
            </w:r>
            <w:proofErr w:type="spellStart"/>
            <w:r>
              <w:t>committees</w:t>
            </w:r>
            <w:proofErr w:type="spellEnd"/>
          </w:p>
        </w:tc>
        <w:tc>
          <w:tcPr>
            <w:tcW w:w="3500" w:type="dxa"/>
            <w:shd w:val="clear" w:color="auto" w:fill="F5F7FA"/>
            <w:tcMar>
              <w:top w:w="80" w:type="dxa"/>
              <w:left w:w="120" w:type="dxa"/>
              <w:bottom w:w="80" w:type="dxa"/>
              <w:right w:w="120" w:type="dxa"/>
            </w:tcMar>
          </w:tcPr>
          <w:p w14:paraId="7E8CB152" w14:textId="77777777" w:rsidR="00341D45" w:rsidRDefault="00032883" w:rsidP="00E90833">
            <w:pPr>
              <w:jc w:val="left"/>
            </w:pPr>
            <w:r>
              <w:t>בעיות שעולות מהשטח</w:t>
            </w:r>
          </w:p>
        </w:tc>
      </w:tr>
      <w:tr w:rsidR="00341D45" w14:paraId="7E8CB158" w14:textId="77777777">
        <w:tc>
          <w:tcPr>
            <w:tcW w:w="500" w:type="dxa"/>
            <w:shd w:val="clear" w:color="auto" w:fill="FFFFFF"/>
            <w:tcMar>
              <w:top w:w="80" w:type="dxa"/>
              <w:left w:w="120" w:type="dxa"/>
              <w:bottom w:w="80" w:type="dxa"/>
              <w:right w:w="120" w:type="dxa"/>
            </w:tcMar>
          </w:tcPr>
          <w:p w14:paraId="7E8CB154" w14:textId="77777777" w:rsidR="00341D45" w:rsidRDefault="00032883" w:rsidP="00E90833">
            <w:pPr>
              <w:jc w:val="left"/>
            </w:pPr>
            <w:r>
              <w:t>13</w:t>
            </w:r>
          </w:p>
        </w:tc>
        <w:tc>
          <w:tcPr>
            <w:tcW w:w="2400" w:type="dxa"/>
            <w:shd w:val="clear" w:color="auto" w:fill="FFFFFF"/>
            <w:tcMar>
              <w:top w:w="80" w:type="dxa"/>
              <w:left w:w="120" w:type="dxa"/>
              <w:bottom w:w="80" w:type="dxa"/>
              <w:right w:w="120" w:type="dxa"/>
            </w:tcMar>
          </w:tcPr>
          <w:p w14:paraId="7E8CB155" w14:textId="77777777" w:rsidR="00341D45" w:rsidRDefault="00032883" w:rsidP="00E90833">
            <w:pPr>
              <w:jc w:val="left"/>
            </w:pPr>
            <w:r>
              <w:t>רשות החדשנות</w:t>
            </w:r>
          </w:p>
        </w:tc>
        <w:tc>
          <w:tcPr>
            <w:tcW w:w="2626" w:type="dxa"/>
            <w:shd w:val="clear" w:color="auto" w:fill="FFFFFF"/>
            <w:tcMar>
              <w:top w:w="80" w:type="dxa"/>
              <w:left w:w="120" w:type="dxa"/>
              <w:bottom w:w="80" w:type="dxa"/>
              <w:right w:w="120" w:type="dxa"/>
            </w:tcMar>
          </w:tcPr>
          <w:p w14:paraId="7E8CB156" w14:textId="77777777" w:rsidR="00341D45" w:rsidRDefault="00032883" w:rsidP="00E90833">
            <w:pPr>
              <w:jc w:val="left"/>
            </w:pPr>
            <w:r>
              <w:t>innovationisrael.org.il</w:t>
            </w:r>
          </w:p>
        </w:tc>
        <w:tc>
          <w:tcPr>
            <w:tcW w:w="3500" w:type="dxa"/>
            <w:shd w:val="clear" w:color="auto" w:fill="FFFFFF"/>
            <w:tcMar>
              <w:top w:w="80" w:type="dxa"/>
              <w:left w:w="120" w:type="dxa"/>
              <w:bottom w:w="80" w:type="dxa"/>
              <w:right w:w="120" w:type="dxa"/>
            </w:tcMar>
          </w:tcPr>
          <w:p w14:paraId="7E8CB157" w14:textId="77777777" w:rsidR="00341D45" w:rsidRDefault="00032883" w:rsidP="00E90833">
            <w:pPr>
              <w:jc w:val="left"/>
            </w:pPr>
            <w:r>
              <w:t>פערים בין טכנולוגיה לאימוץ</w:t>
            </w:r>
          </w:p>
        </w:tc>
      </w:tr>
      <w:tr w:rsidR="00341D45" w14:paraId="7E8CB15D" w14:textId="77777777">
        <w:tc>
          <w:tcPr>
            <w:tcW w:w="500" w:type="dxa"/>
            <w:shd w:val="clear" w:color="auto" w:fill="F5F7FA"/>
            <w:tcMar>
              <w:top w:w="80" w:type="dxa"/>
              <w:left w:w="120" w:type="dxa"/>
              <w:bottom w:w="80" w:type="dxa"/>
              <w:right w:w="120" w:type="dxa"/>
            </w:tcMar>
          </w:tcPr>
          <w:p w14:paraId="7E8CB159" w14:textId="77777777" w:rsidR="00341D45" w:rsidRDefault="00032883" w:rsidP="00E90833">
            <w:pPr>
              <w:jc w:val="left"/>
            </w:pPr>
            <w:r>
              <w:t>14</w:t>
            </w:r>
          </w:p>
        </w:tc>
        <w:tc>
          <w:tcPr>
            <w:tcW w:w="2400" w:type="dxa"/>
            <w:shd w:val="clear" w:color="auto" w:fill="F5F7FA"/>
            <w:tcMar>
              <w:top w:w="80" w:type="dxa"/>
              <w:left w:w="120" w:type="dxa"/>
              <w:bottom w:w="80" w:type="dxa"/>
              <w:right w:w="120" w:type="dxa"/>
            </w:tcMar>
          </w:tcPr>
          <w:p w14:paraId="7E8CB15A" w14:textId="77777777" w:rsidR="00341D45" w:rsidRDefault="00032883" w:rsidP="00E90833">
            <w:pPr>
              <w:jc w:val="left"/>
            </w:pPr>
            <w:r>
              <w:t>ג׳וינט-</w:t>
            </w:r>
            <w:proofErr w:type="spellStart"/>
            <w:r>
              <w:t>אלכא</w:t>
            </w:r>
            <w:proofErr w:type="spellEnd"/>
          </w:p>
        </w:tc>
        <w:tc>
          <w:tcPr>
            <w:tcW w:w="2626" w:type="dxa"/>
            <w:shd w:val="clear" w:color="auto" w:fill="F5F7FA"/>
            <w:tcMar>
              <w:top w:w="80" w:type="dxa"/>
              <w:left w:w="120" w:type="dxa"/>
              <w:bottom w:w="80" w:type="dxa"/>
              <w:right w:w="120" w:type="dxa"/>
            </w:tcMar>
          </w:tcPr>
          <w:p w14:paraId="7E8CB15B" w14:textId="77777777" w:rsidR="00341D45" w:rsidRDefault="00032883" w:rsidP="00E90833">
            <w:pPr>
              <w:jc w:val="left"/>
            </w:pPr>
            <w:r>
              <w:t>thejoint.org.il/</w:t>
            </w:r>
            <w:proofErr w:type="spellStart"/>
            <w:r>
              <w:t>elka</w:t>
            </w:r>
            <w:proofErr w:type="spellEnd"/>
          </w:p>
        </w:tc>
        <w:tc>
          <w:tcPr>
            <w:tcW w:w="3500" w:type="dxa"/>
            <w:shd w:val="clear" w:color="auto" w:fill="F5F7FA"/>
            <w:tcMar>
              <w:top w:w="80" w:type="dxa"/>
              <w:left w:w="120" w:type="dxa"/>
              <w:bottom w:w="80" w:type="dxa"/>
              <w:right w:w="120" w:type="dxa"/>
            </w:tcMar>
          </w:tcPr>
          <w:p w14:paraId="7E8CB15C" w14:textId="77777777" w:rsidR="00341D45" w:rsidRDefault="00032883" w:rsidP="00E90833">
            <w:pPr>
              <w:jc w:val="left"/>
            </w:pPr>
            <w:r>
              <w:t>אוכלוסיות מוחלשות, שירותים חברתיים</w:t>
            </w:r>
          </w:p>
        </w:tc>
      </w:tr>
      <w:tr w:rsidR="00341D45" w14:paraId="7E8CB162" w14:textId="77777777">
        <w:tc>
          <w:tcPr>
            <w:tcW w:w="500" w:type="dxa"/>
            <w:shd w:val="clear" w:color="auto" w:fill="FFFFFF"/>
            <w:tcMar>
              <w:top w:w="80" w:type="dxa"/>
              <w:left w:w="120" w:type="dxa"/>
              <w:bottom w:w="80" w:type="dxa"/>
              <w:right w:w="120" w:type="dxa"/>
            </w:tcMar>
          </w:tcPr>
          <w:p w14:paraId="7E8CB15E" w14:textId="77777777" w:rsidR="00341D45" w:rsidRDefault="00032883" w:rsidP="00E90833">
            <w:pPr>
              <w:jc w:val="left"/>
            </w:pPr>
            <w:r>
              <w:t>15</w:t>
            </w:r>
          </w:p>
        </w:tc>
        <w:tc>
          <w:tcPr>
            <w:tcW w:w="2400" w:type="dxa"/>
            <w:shd w:val="clear" w:color="auto" w:fill="FFFFFF"/>
            <w:tcMar>
              <w:top w:w="80" w:type="dxa"/>
              <w:left w:w="120" w:type="dxa"/>
              <w:bottom w:w="80" w:type="dxa"/>
              <w:right w:w="120" w:type="dxa"/>
            </w:tcMar>
          </w:tcPr>
          <w:p w14:paraId="7E8CB15F" w14:textId="77777777" w:rsidR="00341D45" w:rsidRDefault="00032883" w:rsidP="00E90833">
            <w:pPr>
              <w:jc w:val="left"/>
            </w:pPr>
            <w:r>
              <w:t xml:space="preserve">מרכז </w:t>
            </w:r>
            <w:proofErr w:type="spellStart"/>
            <w:r>
              <w:t>טאוב</w:t>
            </w:r>
            <w:proofErr w:type="spellEnd"/>
          </w:p>
        </w:tc>
        <w:tc>
          <w:tcPr>
            <w:tcW w:w="2626" w:type="dxa"/>
            <w:shd w:val="clear" w:color="auto" w:fill="FFFFFF"/>
            <w:tcMar>
              <w:top w:w="80" w:type="dxa"/>
              <w:left w:w="120" w:type="dxa"/>
              <w:bottom w:w="80" w:type="dxa"/>
              <w:right w:w="120" w:type="dxa"/>
            </w:tcMar>
          </w:tcPr>
          <w:p w14:paraId="7E8CB160" w14:textId="77777777" w:rsidR="00341D45" w:rsidRDefault="00032883" w:rsidP="00E90833">
            <w:pPr>
              <w:jc w:val="left"/>
            </w:pPr>
            <w:r>
              <w:t>taubcenter.org.il</w:t>
            </w:r>
          </w:p>
        </w:tc>
        <w:tc>
          <w:tcPr>
            <w:tcW w:w="3500" w:type="dxa"/>
            <w:shd w:val="clear" w:color="auto" w:fill="FFFFFF"/>
            <w:tcMar>
              <w:top w:w="80" w:type="dxa"/>
              <w:left w:w="120" w:type="dxa"/>
              <w:bottom w:w="80" w:type="dxa"/>
              <w:right w:w="120" w:type="dxa"/>
            </w:tcMar>
          </w:tcPr>
          <w:p w14:paraId="7E8CB161" w14:textId="77777777" w:rsidR="00341D45" w:rsidRDefault="00032883" w:rsidP="00E90833">
            <w:pPr>
              <w:jc w:val="left"/>
            </w:pPr>
            <w:r>
              <w:t>מחקרי עומק חברתיים וכלכליים</w:t>
            </w:r>
          </w:p>
        </w:tc>
      </w:tr>
      <w:tr w:rsidR="00341D45" w14:paraId="7E8CB167" w14:textId="77777777">
        <w:tc>
          <w:tcPr>
            <w:tcW w:w="500" w:type="dxa"/>
            <w:shd w:val="clear" w:color="auto" w:fill="F5F7FA"/>
            <w:tcMar>
              <w:top w:w="80" w:type="dxa"/>
              <w:left w:w="120" w:type="dxa"/>
              <w:bottom w:w="80" w:type="dxa"/>
              <w:right w:w="120" w:type="dxa"/>
            </w:tcMar>
          </w:tcPr>
          <w:p w14:paraId="7E8CB163" w14:textId="77777777" w:rsidR="00341D45" w:rsidRDefault="00032883" w:rsidP="00E90833">
            <w:pPr>
              <w:jc w:val="left"/>
            </w:pPr>
            <w:r>
              <w:t>16</w:t>
            </w:r>
          </w:p>
        </w:tc>
        <w:tc>
          <w:tcPr>
            <w:tcW w:w="2400" w:type="dxa"/>
            <w:shd w:val="clear" w:color="auto" w:fill="F5F7FA"/>
            <w:tcMar>
              <w:top w:w="80" w:type="dxa"/>
              <w:left w:w="120" w:type="dxa"/>
              <w:bottom w:w="80" w:type="dxa"/>
              <w:right w:w="120" w:type="dxa"/>
            </w:tcMar>
          </w:tcPr>
          <w:p w14:paraId="7E8CB164" w14:textId="77777777" w:rsidR="00341D45" w:rsidRDefault="00032883" w:rsidP="00E90833">
            <w:pPr>
              <w:jc w:val="left"/>
            </w:pPr>
            <w:r>
              <w:t>המכון הישראלי לדמוקרטיה</w:t>
            </w:r>
          </w:p>
        </w:tc>
        <w:tc>
          <w:tcPr>
            <w:tcW w:w="2626" w:type="dxa"/>
            <w:shd w:val="clear" w:color="auto" w:fill="F5F7FA"/>
            <w:tcMar>
              <w:top w:w="80" w:type="dxa"/>
              <w:left w:w="120" w:type="dxa"/>
              <w:bottom w:w="80" w:type="dxa"/>
              <w:right w:w="120" w:type="dxa"/>
            </w:tcMar>
          </w:tcPr>
          <w:p w14:paraId="7E8CB165" w14:textId="77777777" w:rsidR="00341D45" w:rsidRDefault="00032883" w:rsidP="00E90833">
            <w:pPr>
              <w:jc w:val="left"/>
            </w:pPr>
            <w:r>
              <w:t>idi.org.il</w:t>
            </w:r>
          </w:p>
        </w:tc>
        <w:tc>
          <w:tcPr>
            <w:tcW w:w="3500" w:type="dxa"/>
            <w:shd w:val="clear" w:color="auto" w:fill="F5F7FA"/>
            <w:tcMar>
              <w:top w:w="80" w:type="dxa"/>
              <w:left w:w="120" w:type="dxa"/>
              <w:bottom w:w="80" w:type="dxa"/>
              <w:right w:w="120" w:type="dxa"/>
            </w:tcMar>
          </w:tcPr>
          <w:p w14:paraId="7E8CB166" w14:textId="77777777" w:rsidR="00341D45" w:rsidRDefault="00032883" w:rsidP="00E90833">
            <w:pPr>
              <w:jc w:val="left"/>
            </w:pPr>
            <w:r>
              <w:t>ממשל, אמון, מנהל ציבורי</w:t>
            </w:r>
          </w:p>
        </w:tc>
      </w:tr>
      <w:tr w:rsidR="00341D45" w14:paraId="7E8CB16C" w14:textId="77777777">
        <w:tc>
          <w:tcPr>
            <w:tcW w:w="500" w:type="dxa"/>
            <w:shd w:val="clear" w:color="auto" w:fill="FFFFFF"/>
            <w:tcMar>
              <w:top w:w="80" w:type="dxa"/>
              <w:left w:w="120" w:type="dxa"/>
              <w:bottom w:w="80" w:type="dxa"/>
              <w:right w:w="120" w:type="dxa"/>
            </w:tcMar>
          </w:tcPr>
          <w:p w14:paraId="7E8CB168" w14:textId="77777777" w:rsidR="00341D45" w:rsidRDefault="00032883" w:rsidP="00E90833">
            <w:pPr>
              <w:jc w:val="left"/>
            </w:pPr>
            <w:r>
              <w:t>17</w:t>
            </w:r>
          </w:p>
        </w:tc>
        <w:tc>
          <w:tcPr>
            <w:tcW w:w="2400" w:type="dxa"/>
            <w:shd w:val="clear" w:color="auto" w:fill="FFFFFF"/>
            <w:tcMar>
              <w:top w:w="80" w:type="dxa"/>
              <w:left w:w="120" w:type="dxa"/>
              <w:bottom w:w="80" w:type="dxa"/>
              <w:right w:w="120" w:type="dxa"/>
            </w:tcMar>
          </w:tcPr>
          <w:p w14:paraId="7E8CB169" w14:textId="77777777" w:rsidR="00341D45" w:rsidRDefault="00032883" w:rsidP="00E90833">
            <w:pPr>
              <w:jc w:val="left"/>
            </w:pPr>
            <w:proofErr w:type="spellStart"/>
            <w:r>
              <w:t>מאיירס</w:t>
            </w:r>
            <w:proofErr w:type="spellEnd"/>
            <w:r>
              <w:t>-ג׳וינט-</w:t>
            </w:r>
            <w:proofErr w:type="spellStart"/>
            <w:r>
              <w:t>ברוקדייל</w:t>
            </w:r>
            <w:proofErr w:type="spellEnd"/>
          </w:p>
        </w:tc>
        <w:tc>
          <w:tcPr>
            <w:tcW w:w="2626" w:type="dxa"/>
            <w:shd w:val="clear" w:color="auto" w:fill="FFFFFF"/>
            <w:tcMar>
              <w:top w:w="80" w:type="dxa"/>
              <w:left w:w="120" w:type="dxa"/>
              <w:bottom w:w="80" w:type="dxa"/>
              <w:right w:w="120" w:type="dxa"/>
            </w:tcMar>
          </w:tcPr>
          <w:p w14:paraId="7E8CB16A" w14:textId="77777777" w:rsidR="00341D45" w:rsidRDefault="00032883" w:rsidP="00E90833">
            <w:pPr>
              <w:jc w:val="left"/>
            </w:pPr>
            <w:r>
              <w:t>brookdale.jdc.org.il</w:t>
            </w:r>
          </w:p>
        </w:tc>
        <w:tc>
          <w:tcPr>
            <w:tcW w:w="3500" w:type="dxa"/>
            <w:shd w:val="clear" w:color="auto" w:fill="FFFFFF"/>
            <w:tcMar>
              <w:top w:w="80" w:type="dxa"/>
              <w:left w:w="120" w:type="dxa"/>
              <w:bottom w:w="80" w:type="dxa"/>
              <w:right w:w="120" w:type="dxa"/>
            </w:tcMar>
          </w:tcPr>
          <w:p w14:paraId="7E8CB16B" w14:textId="77777777" w:rsidR="00341D45" w:rsidRDefault="00032883" w:rsidP="00E90833">
            <w:pPr>
              <w:jc w:val="left"/>
            </w:pPr>
            <w:r>
              <w:t>רווחה, בריאות, זקנה, ילדים</w:t>
            </w:r>
          </w:p>
        </w:tc>
      </w:tr>
      <w:tr w:rsidR="00341D45" w14:paraId="7E8CB171" w14:textId="77777777">
        <w:tc>
          <w:tcPr>
            <w:tcW w:w="500" w:type="dxa"/>
            <w:shd w:val="clear" w:color="auto" w:fill="F5F7FA"/>
            <w:tcMar>
              <w:top w:w="80" w:type="dxa"/>
              <w:left w:w="120" w:type="dxa"/>
              <w:bottom w:w="80" w:type="dxa"/>
              <w:right w:w="120" w:type="dxa"/>
            </w:tcMar>
          </w:tcPr>
          <w:p w14:paraId="7E8CB16D" w14:textId="77777777" w:rsidR="00341D45" w:rsidRDefault="00032883" w:rsidP="00E90833">
            <w:pPr>
              <w:jc w:val="left"/>
            </w:pPr>
            <w:r>
              <w:t>18</w:t>
            </w:r>
          </w:p>
        </w:tc>
        <w:tc>
          <w:tcPr>
            <w:tcW w:w="2400" w:type="dxa"/>
            <w:shd w:val="clear" w:color="auto" w:fill="F5F7FA"/>
            <w:tcMar>
              <w:top w:w="80" w:type="dxa"/>
              <w:left w:w="120" w:type="dxa"/>
              <w:bottom w:w="80" w:type="dxa"/>
              <w:right w:w="120" w:type="dxa"/>
            </w:tcMar>
          </w:tcPr>
          <w:p w14:paraId="7E8CB16E" w14:textId="77777777" w:rsidR="00341D45" w:rsidRDefault="00032883" w:rsidP="00E90833">
            <w:pPr>
              <w:jc w:val="left"/>
            </w:pPr>
            <w:r>
              <w:t>מוסד שמואל נאמן</w:t>
            </w:r>
          </w:p>
        </w:tc>
        <w:tc>
          <w:tcPr>
            <w:tcW w:w="2626" w:type="dxa"/>
            <w:shd w:val="clear" w:color="auto" w:fill="F5F7FA"/>
            <w:tcMar>
              <w:top w:w="80" w:type="dxa"/>
              <w:left w:w="120" w:type="dxa"/>
              <w:bottom w:w="80" w:type="dxa"/>
              <w:right w:w="120" w:type="dxa"/>
            </w:tcMar>
          </w:tcPr>
          <w:p w14:paraId="7E8CB16F" w14:textId="77777777" w:rsidR="00341D45" w:rsidRDefault="00032883" w:rsidP="00E90833">
            <w:pPr>
              <w:jc w:val="left"/>
            </w:pPr>
            <w:r>
              <w:t>neaman.org.il</w:t>
            </w:r>
          </w:p>
        </w:tc>
        <w:tc>
          <w:tcPr>
            <w:tcW w:w="3500" w:type="dxa"/>
            <w:shd w:val="clear" w:color="auto" w:fill="F5F7FA"/>
            <w:tcMar>
              <w:top w:w="80" w:type="dxa"/>
              <w:left w:w="120" w:type="dxa"/>
              <w:bottom w:w="80" w:type="dxa"/>
              <w:right w:w="120" w:type="dxa"/>
            </w:tcMar>
          </w:tcPr>
          <w:p w14:paraId="7E8CB170" w14:textId="77777777" w:rsidR="00341D45" w:rsidRDefault="00032883" w:rsidP="00E90833">
            <w:pPr>
              <w:jc w:val="left"/>
            </w:pPr>
            <w:r>
              <w:t>מדע, טכנולוגיה, תשתיות לאומיות</w:t>
            </w:r>
          </w:p>
        </w:tc>
      </w:tr>
      <w:tr w:rsidR="00341D45" w14:paraId="7E8CB176" w14:textId="77777777">
        <w:tc>
          <w:tcPr>
            <w:tcW w:w="500" w:type="dxa"/>
            <w:shd w:val="clear" w:color="auto" w:fill="FFFFFF"/>
            <w:tcMar>
              <w:top w:w="80" w:type="dxa"/>
              <w:left w:w="120" w:type="dxa"/>
              <w:bottom w:w="80" w:type="dxa"/>
              <w:right w:w="120" w:type="dxa"/>
            </w:tcMar>
          </w:tcPr>
          <w:p w14:paraId="7E8CB172" w14:textId="77777777" w:rsidR="00341D45" w:rsidRDefault="00032883" w:rsidP="00E90833">
            <w:pPr>
              <w:jc w:val="left"/>
            </w:pPr>
            <w:r>
              <w:t>19</w:t>
            </w:r>
          </w:p>
        </w:tc>
        <w:tc>
          <w:tcPr>
            <w:tcW w:w="2400" w:type="dxa"/>
            <w:shd w:val="clear" w:color="auto" w:fill="FFFFFF"/>
            <w:tcMar>
              <w:top w:w="80" w:type="dxa"/>
              <w:left w:w="120" w:type="dxa"/>
              <w:bottom w:w="80" w:type="dxa"/>
              <w:right w:w="120" w:type="dxa"/>
            </w:tcMar>
          </w:tcPr>
          <w:p w14:paraId="7E8CB173" w14:textId="77777777" w:rsidR="00341D45" w:rsidRDefault="00032883" w:rsidP="00E90833">
            <w:pPr>
              <w:jc w:val="left"/>
            </w:pPr>
            <w:r>
              <w:t>משרדי ממשלה</w:t>
            </w:r>
          </w:p>
        </w:tc>
        <w:tc>
          <w:tcPr>
            <w:tcW w:w="2626" w:type="dxa"/>
            <w:shd w:val="clear" w:color="auto" w:fill="FFFFFF"/>
            <w:tcMar>
              <w:top w:w="80" w:type="dxa"/>
              <w:left w:w="120" w:type="dxa"/>
              <w:bottom w:w="80" w:type="dxa"/>
              <w:right w:w="120" w:type="dxa"/>
            </w:tcMar>
          </w:tcPr>
          <w:p w14:paraId="7E8CB174" w14:textId="77777777" w:rsidR="00341D45" w:rsidRDefault="00032883" w:rsidP="00E90833">
            <w:pPr>
              <w:jc w:val="left"/>
            </w:pPr>
            <w:r>
              <w:t>gov.il/</w:t>
            </w:r>
            <w:proofErr w:type="spellStart"/>
            <w:r>
              <w:t>departments</w:t>
            </w:r>
            <w:proofErr w:type="spellEnd"/>
          </w:p>
        </w:tc>
        <w:tc>
          <w:tcPr>
            <w:tcW w:w="3500" w:type="dxa"/>
            <w:shd w:val="clear" w:color="auto" w:fill="FFFFFF"/>
            <w:tcMar>
              <w:top w:w="80" w:type="dxa"/>
              <w:left w:w="120" w:type="dxa"/>
              <w:bottom w:w="80" w:type="dxa"/>
              <w:right w:w="120" w:type="dxa"/>
            </w:tcMar>
          </w:tcPr>
          <w:p w14:paraId="7E8CB175" w14:textId="77777777" w:rsidR="00341D45" w:rsidRDefault="00032883" w:rsidP="00E90833">
            <w:pPr>
              <w:jc w:val="left"/>
            </w:pPr>
            <w:r>
              <w:t>דוחות שנתיים, תוכניות אסטרטגיות</w:t>
            </w:r>
          </w:p>
        </w:tc>
      </w:tr>
      <w:tr w:rsidR="00341D45" w14:paraId="7E8CB17B" w14:textId="77777777">
        <w:tc>
          <w:tcPr>
            <w:tcW w:w="500" w:type="dxa"/>
            <w:shd w:val="clear" w:color="auto" w:fill="F5F7FA"/>
            <w:tcMar>
              <w:top w:w="80" w:type="dxa"/>
              <w:left w:w="120" w:type="dxa"/>
              <w:bottom w:w="80" w:type="dxa"/>
              <w:right w:w="120" w:type="dxa"/>
            </w:tcMar>
          </w:tcPr>
          <w:p w14:paraId="7E8CB177" w14:textId="77777777" w:rsidR="00341D45" w:rsidRDefault="00032883" w:rsidP="00E90833">
            <w:pPr>
              <w:jc w:val="left"/>
            </w:pPr>
            <w:r>
              <w:lastRenderedPageBreak/>
              <w:t>20</w:t>
            </w:r>
          </w:p>
        </w:tc>
        <w:tc>
          <w:tcPr>
            <w:tcW w:w="2400" w:type="dxa"/>
            <w:shd w:val="clear" w:color="auto" w:fill="F5F7FA"/>
            <w:tcMar>
              <w:top w:w="80" w:type="dxa"/>
              <w:left w:w="120" w:type="dxa"/>
              <w:bottom w:w="80" w:type="dxa"/>
              <w:right w:w="120" w:type="dxa"/>
            </w:tcMar>
          </w:tcPr>
          <w:p w14:paraId="7E8CB178" w14:textId="77777777" w:rsidR="00341D45" w:rsidRDefault="00032883" w:rsidP="00E90833">
            <w:pPr>
              <w:jc w:val="left"/>
            </w:pPr>
            <w:proofErr w:type="spellStart"/>
            <w:r>
              <w:t>מינהל</w:t>
            </w:r>
            <w:proofErr w:type="spellEnd"/>
            <w:r>
              <w:t xml:space="preserve"> הרכש</w:t>
            </w:r>
          </w:p>
        </w:tc>
        <w:tc>
          <w:tcPr>
            <w:tcW w:w="2626" w:type="dxa"/>
            <w:shd w:val="clear" w:color="auto" w:fill="F5F7FA"/>
            <w:tcMar>
              <w:top w:w="80" w:type="dxa"/>
              <w:left w:w="120" w:type="dxa"/>
              <w:bottom w:w="80" w:type="dxa"/>
              <w:right w:w="120" w:type="dxa"/>
            </w:tcMar>
          </w:tcPr>
          <w:p w14:paraId="7E8CB179" w14:textId="77777777" w:rsidR="00341D45" w:rsidRDefault="00032883" w:rsidP="00E90833">
            <w:pPr>
              <w:jc w:val="left"/>
            </w:pPr>
            <w:r>
              <w:t>mr.gov.il</w:t>
            </w:r>
          </w:p>
        </w:tc>
        <w:tc>
          <w:tcPr>
            <w:tcW w:w="3500" w:type="dxa"/>
            <w:shd w:val="clear" w:color="auto" w:fill="F5F7FA"/>
            <w:tcMar>
              <w:top w:w="80" w:type="dxa"/>
              <w:left w:w="120" w:type="dxa"/>
              <w:bottom w:w="80" w:type="dxa"/>
              <w:right w:w="120" w:type="dxa"/>
            </w:tcMar>
          </w:tcPr>
          <w:p w14:paraId="7E8CB17A" w14:textId="77777777" w:rsidR="00341D45" w:rsidRDefault="00032883" w:rsidP="00E90833">
            <w:pPr>
              <w:jc w:val="left"/>
            </w:pPr>
            <w:r>
              <w:t>מכרזים שמבטאים צורך ממשלתי</w:t>
            </w:r>
          </w:p>
        </w:tc>
      </w:tr>
      <w:tr w:rsidR="00341D45" w14:paraId="7E8CB180" w14:textId="77777777">
        <w:tc>
          <w:tcPr>
            <w:tcW w:w="500" w:type="dxa"/>
            <w:shd w:val="clear" w:color="auto" w:fill="FFFFFF"/>
            <w:tcMar>
              <w:top w:w="80" w:type="dxa"/>
              <w:left w:w="120" w:type="dxa"/>
              <w:bottom w:w="80" w:type="dxa"/>
              <w:right w:w="120" w:type="dxa"/>
            </w:tcMar>
          </w:tcPr>
          <w:p w14:paraId="7E8CB17C" w14:textId="77777777" w:rsidR="00341D45" w:rsidRDefault="00032883" w:rsidP="00E90833">
            <w:pPr>
              <w:jc w:val="left"/>
            </w:pPr>
            <w:r>
              <w:t>21</w:t>
            </w:r>
          </w:p>
        </w:tc>
        <w:tc>
          <w:tcPr>
            <w:tcW w:w="2400" w:type="dxa"/>
            <w:shd w:val="clear" w:color="auto" w:fill="FFFFFF"/>
            <w:tcMar>
              <w:top w:w="80" w:type="dxa"/>
              <w:left w:w="120" w:type="dxa"/>
              <w:bottom w:w="80" w:type="dxa"/>
              <w:right w:w="120" w:type="dxa"/>
            </w:tcMar>
          </w:tcPr>
          <w:p w14:paraId="7E8CB17D" w14:textId="77777777" w:rsidR="00341D45" w:rsidRDefault="00032883" w:rsidP="00E90833">
            <w:pPr>
              <w:jc w:val="left"/>
            </w:pPr>
            <w:r>
              <w:t>רשויות מקומיות</w:t>
            </w:r>
          </w:p>
        </w:tc>
        <w:tc>
          <w:tcPr>
            <w:tcW w:w="2626" w:type="dxa"/>
            <w:shd w:val="clear" w:color="auto" w:fill="FFFFFF"/>
            <w:tcMar>
              <w:top w:w="80" w:type="dxa"/>
              <w:left w:w="120" w:type="dxa"/>
              <w:bottom w:w="80" w:type="dxa"/>
              <w:right w:w="120" w:type="dxa"/>
            </w:tcMar>
          </w:tcPr>
          <w:p w14:paraId="7E8CB17E" w14:textId="77777777" w:rsidR="00341D45" w:rsidRDefault="00032883" w:rsidP="00E90833">
            <w:pPr>
              <w:jc w:val="left"/>
            </w:pPr>
            <w:r>
              <w:t>(עיריות שונות)</w:t>
            </w:r>
          </w:p>
        </w:tc>
        <w:tc>
          <w:tcPr>
            <w:tcW w:w="3500" w:type="dxa"/>
            <w:shd w:val="clear" w:color="auto" w:fill="FFFFFF"/>
            <w:tcMar>
              <w:top w:w="80" w:type="dxa"/>
              <w:left w:w="120" w:type="dxa"/>
              <w:bottom w:w="80" w:type="dxa"/>
              <w:right w:w="120" w:type="dxa"/>
            </w:tcMar>
          </w:tcPr>
          <w:p w14:paraId="7E8CB17F" w14:textId="77777777" w:rsidR="00341D45" w:rsidRDefault="00032883" w:rsidP="00E90833">
            <w:pPr>
              <w:jc w:val="left"/>
            </w:pPr>
            <w:r>
              <w:t>מוקדי 106, דוחות שירות, בעיות שכונתיות</w:t>
            </w:r>
          </w:p>
        </w:tc>
      </w:tr>
      <w:tr w:rsidR="00341D45" w14:paraId="7E8CB185" w14:textId="77777777">
        <w:tc>
          <w:tcPr>
            <w:tcW w:w="500" w:type="dxa"/>
            <w:shd w:val="clear" w:color="auto" w:fill="F5F7FA"/>
            <w:tcMar>
              <w:top w:w="80" w:type="dxa"/>
              <w:left w:w="120" w:type="dxa"/>
              <w:bottom w:w="80" w:type="dxa"/>
              <w:right w:w="120" w:type="dxa"/>
            </w:tcMar>
          </w:tcPr>
          <w:p w14:paraId="7E8CB181" w14:textId="77777777" w:rsidR="00341D45" w:rsidRDefault="00032883" w:rsidP="00E90833">
            <w:pPr>
              <w:jc w:val="left"/>
            </w:pPr>
            <w:r>
              <w:t>22</w:t>
            </w:r>
          </w:p>
        </w:tc>
        <w:tc>
          <w:tcPr>
            <w:tcW w:w="2400" w:type="dxa"/>
            <w:shd w:val="clear" w:color="auto" w:fill="F5F7FA"/>
            <w:tcMar>
              <w:top w:w="80" w:type="dxa"/>
              <w:left w:w="120" w:type="dxa"/>
              <w:bottom w:w="80" w:type="dxa"/>
              <w:right w:w="120" w:type="dxa"/>
            </w:tcMar>
          </w:tcPr>
          <w:p w14:paraId="7E8CB182" w14:textId="77777777" w:rsidR="00341D45" w:rsidRDefault="00032883" w:rsidP="00E90833">
            <w:pPr>
              <w:jc w:val="left"/>
            </w:pPr>
            <w:r>
              <w:t>עמותות וחברה אזרחית</w:t>
            </w:r>
          </w:p>
        </w:tc>
        <w:tc>
          <w:tcPr>
            <w:tcW w:w="2626" w:type="dxa"/>
            <w:shd w:val="clear" w:color="auto" w:fill="F5F7FA"/>
            <w:tcMar>
              <w:top w:w="80" w:type="dxa"/>
              <w:left w:w="120" w:type="dxa"/>
              <w:bottom w:w="80" w:type="dxa"/>
              <w:right w:w="120" w:type="dxa"/>
            </w:tcMar>
          </w:tcPr>
          <w:p w14:paraId="7E8CB183" w14:textId="77777777" w:rsidR="00341D45" w:rsidRDefault="00032883" w:rsidP="00E90833">
            <w:pPr>
              <w:jc w:val="left"/>
            </w:pPr>
            <w:r>
              <w:t>shatil.org.il, kolzchut.org.il</w:t>
            </w:r>
          </w:p>
        </w:tc>
        <w:tc>
          <w:tcPr>
            <w:tcW w:w="3500" w:type="dxa"/>
            <w:shd w:val="clear" w:color="auto" w:fill="F5F7FA"/>
            <w:tcMar>
              <w:top w:w="80" w:type="dxa"/>
              <w:left w:w="120" w:type="dxa"/>
              <w:bottom w:w="80" w:type="dxa"/>
              <w:right w:w="120" w:type="dxa"/>
            </w:tcMar>
          </w:tcPr>
          <w:p w14:paraId="7E8CB184" w14:textId="77777777" w:rsidR="00341D45" w:rsidRDefault="00032883" w:rsidP="00E90833">
            <w:pPr>
              <w:jc w:val="left"/>
            </w:pPr>
            <w:r>
              <w:t>בעיות לא מיוצגות, חסמי זכויות</w:t>
            </w:r>
          </w:p>
        </w:tc>
      </w:tr>
      <w:tr w:rsidR="00341D45" w14:paraId="7E8CB18A" w14:textId="77777777">
        <w:tc>
          <w:tcPr>
            <w:tcW w:w="500" w:type="dxa"/>
            <w:shd w:val="clear" w:color="auto" w:fill="FFFFFF"/>
            <w:tcMar>
              <w:top w:w="80" w:type="dxa"/>
              <w:left w:w="120" w:type="dxa"/>
              <w:bottom w:w="80" w:type="dxa"/>
              <w:right w:w="120" w:type="dxa"/>
            </w:tcMar>
          </w:tcPr>
          <w:p w14:paraId="7E8CB186" w14:textId="77777777" w:rsidR="00341D45" w:rsidRDefault="00032883" w:rsidP="00E90833">
            <w:pPr>
              <w:jc w:val="left"/>
            </w:pPr>
            <w:r>
              <w:t>23</w:t>
            </w:r>
          </w:p>
        </w:tc>
        <w:tc>
          <w:tcPr>
            <w:tcW w:w="2400" w:type="dxa"/>
            <w:shd w:val="clear" w:color="auto" w:fill="FFFFFF"/>
            <w:tcMar>
              <w:top w:w="80" w:type="dxa"/>
              <w:left w:w="120" w:type="dxa"/>
              <w:bottom w:w="80" w:type="dxa"/>
              <w:right w:w="120" w:type="dxa"/>
            </w:tcMar>
          </w:tcPr>
          <w:p w14:paraId="7E8CB187" w14:textId="77777777" w:rsidR="00341D45" w:rsidRDefault="00032883" w:rsidP="00E90833">
            <w:pPr>
              <w:jc w:val="left"/>
            </w:pPr>
            <w:r>
              <w:t>כל זכות</w:t>
            </w:r>
          </w:p>
        </w:tc>
        <w:tc>
          <w:tcPr>
            <w:tcW w:w="2626" w:type="dxa"/>
            <w:shd w:val="clear" w:color="auto" w:fill="FFFFFF"/>
            <w:tcMar>
              <w:top w:w="80" w:type="dxa"/>
              <w:left w:w="120" w:type="dxa"/>
              <w:bottom w:w="80" w:type="dxa"/>
              <w:right w:w="120" w:type="dxa"/>
            </w:tcMar>
          </w:tcPr>
          <w:p w14:paraId="7E8CB188" w14:textId="77777777" w:rsidR="00341D45" w:rsidRDefault="00032883" w:rsidP="00E90833">
            <w:pPr>
              <w:jc w:val="left"/>
            </w:pPr>
            <w:r>
              <w:t>kolzchut.org.il</w:t>
            </w:r>
          </w:p>
        </w:tc>
        <w:tc>
          <w:tcPr>
            <w:tcW w:w="3500" w:type="dxa"/>
            <w:shd w:val="clear" w:color="auto" w:fill="FFFFFF"/>
            <w:tcMar>
              <w:top w:w="80" w:type="dxa"/>
              <w:left w:w="120" w:type="dxa"/>
              <w:bottom w:w="80" w:type="dxa"/>
              <w:right w:w="120" w:type="dxa"/>
            </w:tcMar>
          </w:tcPr>
          <w:p w14:paraId="7E8CB189" w14:textId="77777777" w:rsidR="00341D45" w:rsidRDefault="00032883" w:rsidP="00E90833">
            <w:pPr>
              <w:jc w:val="left"/>
            </w:pPr>
            <w:r>
              <w:t>זכויות קשות למימוש, תהליכים מורכבים</w:t>
            </w:r>
          </w:p>
        </w:tc>
      </w:tr>
      <w:tr w:rsidR="00341D45" w14:paraId="7E8CB18F" w14:textId="77777777">
        <w:tc>
          <w:tcPr>
            <w:tcW w:w="500" w:type="dxa"/>
            <w:shd w:val="clear" w:color="auto" w:fill="F5F7FA"/>
            <w:tcMar>
              <w:top w:w="80" w:type="dxa"/>
              <w:left w:w="120" w:type="dxa"/>
              <w:bottom w:w="80" w:type="dxa"/>
              <w:right w:w="120" w:type="dxa"/>
            </w:tcMar>
          </w:tcPr>
          <w:p w14:paraId="7E8CB18B" w14:textId="77777777" w:rsidR="00341D45" w:rsidRDefault="00032883" w:rsidP="00E90833">
            <w:pPr>
              <w:jc w:val="left"/>
            </w:pPr>
            <w:r>
              <w:t>24</w:t>
            </w:r>
          </w:p>
        </w:tc>
        <w:tc>
          <w:tcPr>
            <w:tcW w:w="2400" w:type="dxa"/>
            <w:shd w:val="clear" w:color="auto" w:fill="F5F7FA"/>
            <w:tcMar>
              <w:top w:w="80" w:type="dxa"/>
              <w:left w:w="120" w:type="dxa"/>
              <w:bottom w:w="80" w:type="dxa"/>
              <w:right w:w="120" w:type="dxa"/>
            </w:tcMar>
          </w:tcPr>
          <w:p w14:paraId="7E8CB18C" w14:textId="77777777" w:rsidR="00341D45" w:rsidRDefault="00032883" w:rsidP="00E90833">
            <w:pPr>
              <w:jc w:val="left"/>
            </w:pPr>
            <w:r>
              <w:t>תקשורת ושיח ציבורי</w:t>
            </w:r>
          </w:p>
        </w:tc>
        <w:tc>
          <w:tcPr>
            <w:tcW w:w="2626" w:type="dxa"/>
            <w:shd w:val="clear" w:color="auto" w:fill="F5F7FA"/>
            <w:tcMar>
              <w:top w:w="80" w:type="dxa"/>
              <w:left w:w="120" w:type="dxa"/>
              <w:bottom w:w="80" w:type="dxa"/>
              <w:right w:w="120" w:type="dxa"/>
            </w:tcMar>
          </w:tcPr>
          <w:p w14:paraId="7E8CB18D" w14:textId="77777777" w:rsidR="00341D45" w:rsidRDefault="00032883" w:rsidP="00E90833">
            <w:pPr>
              <w:jc w:val="left"/>
            </w:pPr>
            <w:r>
              <w:t xml:space="preserve">כאן, </w:t>
            </w:r>
            <w:proofErr w:type="spellStart"/>
            <w:r>
              <w:t>כלכליסט</w:t>
            </w:r>
            <w:proofErr w:type="spellEnd"/>
            <w:r>
              <w:t>, גלובס ועוד</w:t>
            </w:r>
          </w:p>
        </w:tc>
        <w:tc>
          <w:tcPr>
            <w:tcW w:w="3500" w:type="dxa"/>
            <w:shd w:val="clear" w:color="auto" w:fill="F5F7FA"/>
            <w:tcMar>
              <w:top w:w="80" w:type="dxa"/>
              <w:left w:w="120" w:type="dxa"/>
              <w:bottom w:w="80" w:type="dxa"/>
              <w:right w:w="120" w:type="dxa"/>
            </w:tcMar>
          </w:tcPr>
          <w:p w14:paraId="7E8CB18E" w14:textId="77777777" w:rsidR="00341D45" w:rsidRDefault="00032883" w:rsidP="00E90833">
            <w:pPr>
              <w:jc w:val="left"/>
            </w:pPr>
            <w:r>
              <w:t>טריגרים לבעיות (לתיקוף ממקור נוסף)</w:t>
            </w:r>
          </w:p>
        </w:tc>
      </w:tr>
      <w:tr w:rsidR="00341D45" w14:paraId="7E8CB194" w14:textId="77777777">
        <w:tc>
          <w:tcPr>
            <w:tcW w:w="500" w:type="dxa"/>
            <w:shd w:val="clear" w:color="auto" w:fill="FFFFFF"/>
            <w:tcMar>
              <w:top w:w="80" w:type="dxa"/>
              <w:left w:w="120" w:type="dxa"/>
              <w:bottom w:w="80" w:type="dxa"/>
              <w:right w:w="120" w:type="dxa"/>
            </w:tcMar>
          </w:tcPr>
          <w:p w14:paraId="7E8CB190" w14:textId="77777777" w:rsidR="00341D45" w:rsidRDefault="00032883" w:rsidP="00E90833">
            <w:pPr>
              <w:jc w:val="left"/>
            </w:pPr>
            <w:r>
              <w:t>25</w:t>
            </w:r>
          </w:p>
        </w:tc>
        <w:tc>
          <w:tcPr>
            <w:tcW w:w="2400" w:type="dxa"/>
            <w:shd w:val="clear" w:color="auto" w:fill="FFFFFF"/>
            <w:tcMar>
              <w:top w:w="80" w:type="dxa"/>
              <w:left w:w="120" w:type="dxa"/>
              <w:bottom w:w="80" w:type="dxa"/>
              <w:right w:w="120" w:type="dxa"/>
            </w:tcMar>
          </w:tcPr>
          <w:p w14:paraId="7E8CB191" w14:textId="77777777" w:rsidR="00341D45" w:rsidRDefault="00032883" w:rsidP="00E90833">
            <w:pPr>
              <w:jc w:val="left"/>
            </w:pPr>
            <w:proofErr w:type="spellStart"/>
            <w:r>
              <w:t>Google</w:t>
            </w:r>
            <w:proofErr w:type="spellEnd"/>
            <w:r>
              <w:t xml:space="preserve"> </w:t>
            </w:r>
            <w:proofErr w:type="spellStart"/>
            <w:r>
              <w:t>Trends</w:t>
            </w:r>
            <w:proofErr w:type="spellEnd"/>
          </w:p>
        </w:tc>
        <w:tc>
          <w:tcPr>
            <w:tcW w:w="2626" w:type="dxa"/>
            <w:shd w:val="clear" w:color="auto" w:fill="FFFFFF"/>
            <w:tcMar>
              <w:top w:w="80" w:type="dxa"/>
              <w:left w:w="120" w:type="dxa"/>
              <w:bottom w:w="80" w:type="dxa"/>
              <w:right w:w="120" w:type="dxa"/>
            </w:tcMar>
          </w:tcPr>
          <w:p w14:paraId="7E8CB192" w14:textId="77777777" w:rsidR="00341D45" w:rsidRDefault="00032883" w:rsidP="00E90833">
            <w:pPr>
              <w:jc w:val="left"/>
            </w:pPr>
            <w:r>
              <w:t>trends.google.com</w:t>
            </w:r>
          </w:p>
        </w:tc>
        <w:tc>
          <w:tcPr>
            <w:tcW w:w="3500" w:type="dxa"/>
            <w:shd w:val="clear" w:color="auto" w:fill="FFFFFF"/>
            <w:tcMar>
              <w:top w:w="80" w:type="dxa"/>
              <w:left w:w="120" w:type="dxa"/>
              <w:bottom w:w="80" w:type="dxa"/>
              <w:right w:w="120" w:type="dxa"/>
            </w:tcMar>
          </w:tcPr>
          <w:p w14:paraId="7E8CB193" w14:textId="77777777" w:rsidR="00341D45" w:rsidRDefault="00032883" w:rsidP="00E90833">
            <w:pPr>
              <w:jc w:val="left"/>
            </w:pPr>
            <w:r>
              <w:t>עלייה בחיפושים סביב כאבי ציבור</w:t>
            </w:r>
          </w:p>
        </w:tc>
      </w:tr>
      <w:tr w:rsidR="00341D45" w14:paraId="7E8CB199" w14:textId="77777777">
        <w:tc>
          <w:tcPr>
            <w:tcW w:w="500" w:type="dxa"/>
            <w:shd w:val="clear" w:color="auto" w:fill="F5F7FA"/>
            <w:tcMar>
              <w:top w:w="80" w:type="dxa"/>
              <w:left w:w="120" w:type="dxa"/>
              <w:bottom w:w="80" w:type="dxa"/>
              <w:right w:w="120" w:type="dxa"/>
            </w:tcMar>
          </w:tcPr>
          <w:p w14:paraId="7E8CB195" w14:textId="77777777" w:rsidR="00341D45" w:rsidRDefault="00032883" w:rsidP="00E90833">
            <w:pPr>
              <w:jc w:val="left"/>
            </w:pPr>
            <w:r>
              <w:t>26</w:t>
            </w:r>
          </w:p>
        </w:tc>
        <w:tc>
          <w:tcPr>
            <w:tcW w:w="2400" w:type="dxa"/>
            <w:shd w:val="clear" w:color="auto" w:fill="F5F7FA"/>
            <w:tcMar>
              <w:top w:w="80" w:type="dxa"/>
              <w:left w:w="120" w:type="dxa"/>
              <w:bottom w:w="80" w:type="dxa"/>
              <w:right w:w="120" w:type="dxa"/>
            </w:tcMar>
          </w:tcPr>
          <w:p w14:paraId="7E8CB196" w14:textId="77777777" w:rsidR="00341D45" w:rsidRDefault="00032883" w:rsidP="00E90833">
            <w:pPr>
              <w:jc w:val="left"/>
            </w:pPr>
            <w:r>
              <w:t>מקורות בינלאומיים</w:t>
            </w:r>
          </w:p>
        </w:tc>
        <w:tc>
          <w:tcPr>
            <w:tcW w:w="2626" w:type="dxa"/>
            <w:shd w:val="clear" w:color="auto" w:fill="F5F7FA"/>
            <w:tcMar>
              <w:top w:w="80" w:type="dxa"/>
              <w:left w:w="120" w:type="dxa"/>
              <w:bottom w:w="80" w:type="dxa"/>
              <w:right w:w="120" w:type="dxa"/>
            </w:tcMar>
          </w:tcPr>
          <w:p w14:paraId="7E8CB197" w14:textId="77777777" w:rsidR="00341D45" w:rsidRDefault="00032883" w:rsidP="00E90833">
            <w:pPr>
              <w:jc w:val="left"/>
            </w:pPr>
            <w:r>
              <w:t>worldbank.org, who.int</w:t>
            </w:r>
          </w:p>
        </w:tc>
        <w:tc>
          <w:tcPr>
            <w:tcW w:w="3500" w:type="dxa"/>
            <w:shd w:val="clear" w:color="auto" w:fill="F5F7FA"/>
            <w:tcMar>
              <w:top w:w="80" w:type="dxa"/>
              <w:left w:w="120" w:type="dxa"/>
              <w:bottom w:w="80" w:type="dxa"/>
              <w:right w:w="120" w:type="dxa"/>
            </w:tcMar>
          </w:tcPr>
          <w:p w14:paraId="7E8CB198" w14:textId="77777777" w:rsidR="00341D45" w:rsidRDefault="00032883" w:rsidP="00E90833">
            <w:pPr>
              <w:jc w:val="left"/>
            </w:pPr>
            <w:proofErr w:type="spellStart"/>
            <w:r>
              <w:t>benchmarks</w:t>
            </w:r>
            <w:proofErr w:type="spellEnd"/>
            <w:r>
              <w:t>, השוואות גלובליות</w:t>
            </w:r>
          </w:p>
        </w:tc>
      </w:tr>
      <w:tr w:rsidR="00341D45" w14:paraId="7E8CB19E" w14:textId="77777777">
        <w:tc>
          <w:tcPr>
            <w:tcW w:w="500" w:type="dxa"/>
            <w:shd w:val="clear" w:color="auto" w:fill="FFFFFF"/>
            <w:tcMar>
              <w:top w:w="80" w:type="dxa"/>
              <w:left w:w="120" w:type="dxa"/>
              <w:bottom w:w="80" w:type="dxa"/>
              <w:right w:w="120" w:type="dxa"/>
            </w:tcMar>
          </w:tcPr>
          <w:p w14:paraId="7E8CB19A" w14:textId="77777777" w:rsidR="00341D45" w:rsidRDefault="00032883" w:rsidP="00E90833">
            <w:pPr>
              <w:jc w:val="left"/>
            </w:pPr>
            <w:r>
              <w:t>27</w:t>
            </w:r>
          </w:p>
        </w:tc>
        <w:tc>
          <w:tcPr>
            <w:tcW w:w="2400" w:type="dxa"/>
            <w:shd w:val="clear" w:color="auto" w:fill="FFFFFF"/>
            <w:tcMar>
              <w:top w:w="80" w:type="dxa"/>
              <w:left w:w="120" w:type="dxa"/>
              <w:bottom w:w="80" w:type="dxa"/>
              <w:right w:w="120" w:type="dxa"/>
            </w:tcMar>
          </w:tcPr>
          <w:p w14:paraId="7E8CB19B" w14:textId="77777777" w:rsidR="00341D45" w:rsidRDefault="00032883" w:rsidP="00E90833">
            <w:pPr>
              <w:jc w:val="left"/>
            </w:pPr>
            <w:proofErr w:type="spellStart"/>
            <w:r>
              <w:t>Stanford</w:t>
            </w:r>
            <w:proofErr w:type="spellEnd"/>
            <w:r>
              <w:t xml:space="preserve"> AI </w:t>
            </w:r>
            <w:proofErr w:type="spellStart"/>
            <w:r>
              <w:t>Index</w:t>
            </w:r>
            <w:proofErr w:type="spellEnd"/>
            <w:r>
              <w:t xml:space="preserve"> / OECD AI</w:t>
            </w:r>
          </w:p>
        </w:tc>
        <w:tc>
          <w:tcPr>
            <w:tcW w:w="2626" w:type="dxa"/>
            <w:shd w:val="clear" w:color="auto" w:fill="FFFFFF"/>
            <w:tcMar>
              <w:top w:w="80" w:type="dxa"/>
              <w:left w:w="120" w:type="dxa"/>
              <w:bottom w:w="80" w:type="dxa"/>
              <w:right w:w="120" w:type="dxa"/>
            </w:tcMar>
          </w:tcPr>
          <w:p w14:paraId="7E8CB19C" w14:textId="77777777" w:rsidR="00341D45" w:rsidRDefault="00032883" w:rsidP="00E90833">
            <w:pPr>
              <w:jc w:val="left"/>
            </w:pPr>
            <w:r>
              <w:t>aiindex.stanford.edu, oecd.ai</w:t>
            </w:r>
          </w:p>
        </w:tc>
        <w:tc>
          <w:tcPr>
            <w:tcW w:w="3500" w:type="dxa"/>
            <w:shd w:val="clear" w:color="auto" w:fill="FFFFFF"/>
            <w:tcMar>
              <w:top w:w="80" w:type="dxa"/>
              <w:left w:w="120" w:type="dxa"/>
              <w:bottom w:w="80" w:type="dxa"/>
              <w:right w:w="120" w:type="dxa"/>
            </w:tcMar>
          </w:tcPr>
          <w:p w14:paraId="7E8CB19D" w14:textId="77777777" w:rsidR="00341D45" w:rsidRDefault="00032883" w:rsidP="00E90833">
            <w:pPr>
              <w:jc w:val="left"/>
            </w:pPr>
            <w:r>
              <w:t>יכולות AI חדשות, שימושים ציבוריים</w:t>
            </w:r>
          </w:p>
        </w:tc>
      </w:tr>
    </w:tbl>
    <w:p w14:paraId="7E8CB19F" w14:textId="77777777" w:rsidR="00341D45" w:rsidRDefault="00032883" w:rsidP="00E90833">
      <w:pPr>
        <w:pStyle w:val="Heading2"/>
        <w:spacing w:before="320" w:after="160"/>
        <w:jc w:val="left"/>
      </w:pPr>
      <w:bookmarkStart w:id="381" w:name="b08_raci"/>
      <w:bookmarkStart w:id="382" w:name="_Toc236339200"/>
      <w:r>
        <w:rPr>
          <w:b/>
          <w:bCs/>
          <w:color w:val="2F5496"/>
          <w:sz w:val="28"/>
          <w:szCs w:val="28"/>
        </w:rPr>
        <w:t>נספח — RACI מפעל הבעיות</w:t>
      </w:r>
      <w:bookmarkEnd w:id="381"/>
      <w:bookmarkEnd w:id="382"/>
    </w:p>
    <w:p w14:paraId="7E8CB1A0" w14:textId="5CC9FBB5" w:rsidR="00341D45" w:rsidRDefault="00032883" w:rsidP="00E90833">
      <w:pPr>
        <w:spacing w:after="160"/>
        <w:jc w:val="left"/>
      </w:pPr>
      <w:r>
        <w:t xml:space="preserve">הקשר ותפקידים מלאים: </w:t>
      </w:r>
      <w:hyperlink w:anchor="b01_team" w:history="1">
        <w:r>
          <w:rPr>
            <w:color w:val="1155CC"/>
            <w:u w:val="single"/>
          </w:rPr>
          <w:t>צוות ותפקידים — מפעל הבעיות</w:t>
        </w:r>
      </w:hyperlink>
      <w:r>
        <w:t>.</w:t>
      </w:r>
    </w:p>
    <w:tbl>
      <w:tblPr>
        <w:bidiVisual/>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26"/>
        <w:gridCol w:w="1400"/>
        <w:gridCol w:w="1600"/>
        <w:gridCol w:w="1600"/>
        <w:gridCol w:w="1000"/>
        <w:gridCol w:w="1200"/>
      </w:tblGrid>
      <w:tr w:rsidR="00341D45" w14:paraId="7E8CB1A7" w14:textId="77777777">
        <w:trPr>
          <w:tblHeader/>
        </w:trPr>
        <w:tc>
          <w:tcPr>
            <w:tcW w:w="2226" w:type="dxa"/>
            <w:shd w:val="clear" w:color="auto" w:fill="2F5496"/>
            <w:tcMar>
              <w:top w:w="80" w:type="dxa"/>
              <w:left w:w="120" w:type="dxa"/>
              <w:bottom w:w="80" w:type="dxa"/>
              <w:right w:w="120" w:type="dxa"/>
            </w:tcMar>
            <w:vAlign w:val="center"/>
          </w:tcPr>
          <w:p w14:paraId="7E8CB1A1" w14:textId="77777777" w:rsidR="00341D45" w:rsidRDefault="00032883" w:rsidP="00E90833">
            <w:pPr>
              <w:jc w:val="left"/>
            </w:pPr>
            <w:r>
              <w:rPr>
                <w:b/>
                <w:bCs/>
                <w:color w:val="FFFFFF"/>
              </w:rPr>
              <w:t>פעולה</w:t>
            </w:r>
          </w:p>
        </w:tc>
        <w:tc>
          <w:tcPr>
            <w:tcW w:w="1400" w:type="dxa"/>
            <w:shd w:val="clear" w:color="auto" w:fill="2F5496"/>
            <w:tcMar>
              <w:top w:w="80" w:type="dxa"/>
              <w:left w:w="120" w:type="dxa"/>
              <w:bottom w:w="80" w:type="dxa"/>
              <w:right w:w="120" w:type="dxa"/>
            </w:tcMar>
            <w:vAlign w:val="center"/>
          </w:tcPr>
          <w:p w14:paraId="7E8CB1A2" w14:textId="77777777" w:rsidR="00341D45" w:rsidRDefault="00032883" w:rsidP="00E90833">
            <w:pPr>
              <w:jc w:val="left"/>
            </w:pPr>
            <w:r>
              <w:rPr>
                <w:b/>
                <w:bCs/>
                <w:color w:val="FFFFFF"/>
              </w:rPr>
              <w:t>הנהלת מטה</w:t>
            </w:r>
          </w:p>
        </w:tc>
        <w:tc>
          <w:tcPr>
            <w:tcW w:w="1600" w:type="dxa"/>
            <w:shd w:val="clear" w:color="auto" w:fill="2F5496"/>
            <w:tcMar>
              <w:top w:w="80" w:type="dxa"/>
              <w:left w:w="120" w:type="dxa"/>
              <w:bottom w:w="80" w:type="dxa"/>
              <w:right w:w="120" w:type="dxa"/>
            </w:tcMar>
            <w:vAlign w:val="center"/>
          </w:tcPr>
          <w:p w14:paraId="7E8CB1A3" w14:textId="77777777" w:rsidR="00341D45" w:rsidRDefault="00032883" w:rsidP="00E90833">
            <w:pPr>
              <w:jc w:val="left"/>
            </w:pPr>
            <w:r>
              <w:rPr>
                <w:b/>
                <w:bCs/>
                <w:color w:val="FFFFFF"/>
              </w:rPr>
              <w:t>סמנכ"ל ורטיקל</w:t>
            </w:r>
          </w:p>
        </w:tc>
        <w:tc>
          <w:tcPr>
            <w:tcW w:w="1600" w:type="dxa"/>
            <w:shd w:val="clear" w:color="auto" w:fill="2F5496"/>
            <w:tcMar>
              <w:top w:w="80" w:type="dxa"/>
              <w:left w:w="120" w:type="dxa"/>
              <w:bottom w:w="80" w:type="dxa"/>
              <w:right w:w="120" w:type="dxa"/>
            </w:tcMar>
            <w:vAlign w:val="center"/>
          </w:tcPr>
          <w:p w14:paraId="7E8CB1A4" w14:textId="77777777" w:rsidR="00341D45" w:rsidRDefault="00032883" w:rsidP="00E90833">
            <w:pPr>
              <w:jc w:val="left"/>
            </w:pPr>
            <w:proofErr w:type="spellStart"/>
            <w:r>
              <w:rPr>
                <w:b/>
                <w:bCs/>
                <w:color w:val="FFFFFF"/>
              </w:rPr>
              <w:t>Domain</w:t>
            </w:r>
            <w:proofErr w:type="spellEnd"/>
            <w:r>
              <w:rPr>
                <w:b/>
                <w:bCs/>
                <w:color w:val="FFFFFF"/>
              </w:rPr>
              <w:t xml:space="preserve"> </w:t>
            </w:r>
            <w:proofErr w:type="spellStart"/>
            <w:r>
              <w:rPr>
                <w:b/>
                <w:bCs/>
                <w:color w:val="FFFFFF"/>
              </w:rPr>
              <w:t>Owner</w:t>
            </w:r>
            <w:proofErr w:type="spellEnd"/>
          </w:p>
        </w:tc>
        <w:tc>
          <w:tcPr>
            <w:tcW w:w="1000" w:type="dxa"/>
            <w:shd w:val="clear" w:color="auto" w:fill="2F5496"/>
            <w:tcMar>
              <w:top w:w="80" w:type="dxa"/>
              <w:left w:w="120" w:type="dxa"/>
              <w:bottom w:w="80" w:type="dxa"/>
              <w:right w:w="120" w:type="dxa"/>
            </w:tcMar>
            <w:vAlign w:val="center"/>
          </w:tcPr>
          <w:p w14:paraId="7E8CB1A5" w14:textId="77777777" w:rsidR="00341D45" w:rsidRDefault="00032883" w:rsidP="00E90833">
            <w:pPr>
              <w:jc w:val="left"/>
            </w:pPr>
            <w:proofErr w:type="spellStart"/>
            <w:r>
              <w:rPr>
                <w:b/>
                <w:bCs/>
                <w:color w:val="FFFFFF"/>
              </w:rPr>
              <w:t>Agent</w:t>
            </w:r>
            <w:proofErr w:type="spellEnd"/>
          </w:p>
        </w:tc>
        <w:tc>
          <w:tcPr>
            <w:tcW w:w="1200" w:type="dxa"/>
            <w:shd w:val="clear" w:color="auto" w:fill="2F5496"/>
            <w:tcMar>
              <w:top w:w="80" w:type="dxa"/>
              <w:left w:w="120" w:type="dxa"/>
              <w:bottom w:w="80" w:type="dxa"/>
              <w:right w:w="120" w:type="dxa"/>
            </w:tcMar>
            <w:vAlign w:val="center"/>
          </w:tcPr>
          <w:p w14:paraId="7E8CB1A6" w14:textId="77777777" w:rsidR="00341D45" w:rsidRDefault="00032883" w:rsidP="00E90833">
            <w:pPr>
              <w:jc w:val="left"/>
            </w:pPr>
            <w:proofErr w:type="spellStart"/>
            <w:r>
              <w:rPr>
                <w:b/>
                <w:bCs/>
                <w:color w:val="FFFFFF"/>
              </w:rPr>
              <w:t>Domain</w:t>
            </w:r>
            <w:proofErr w:type="spellEnd"/>
            <w:r>
              <w:rPr>
                <w:b/>
                <w:bCs/>
                <w:color w:val="FFFFFF"/>
              </w:rPr>
              <w:t xml:space="preserve"> </w:t>
            </w:r>
            <w:proofErr w:type="spellStart"/>
            <w:r>
              <w:rPr>
                <w:b/>
                <w:bCs/>
                <w:color w:val="FFFFFF"/>
              </w:rPr>
              <w:t>Expert</w:t>
            </w:r>
            <w:proofErr w:type="spellEnd"/>
          </w:p>
        </w:tc>
      </w:tr>
      <w:tr w:rsidR="00341D45" w14:paraId="7E8CB1AE" w14:textId="77777777">
        <w:tc>
          <w:tcPr>
            <w:tcW w:w="2226" w:type="dxa"/>
            <w:shd w:val="clear" w:color="auto" w:fill="FFFFFF"/>
            <w:tcMar>
              <w:top w:w="80" w:type="dxa"/>
              <w:left w:w="120" w:type="dxa"/>
              <w:bottom w:w="80" w:type="dxa"/>
              <w:right w:w="120" w:type="dxa"/>
            </w:tcMar>
          </w:tcPr>
          <w:p w14:paraId="7E8CB1A8" w14:textId="77777777" w:rsidR="00341D45" w:rsidRDefault="00032883" w:rsidP="00E90833">
            <w:pPr>
              <w:jc w:val="left"/>
            </w:pPr>
            <w:r>
              <w:t>הגדרת אזורי אתגר</w:t>
            </w:r>
          </w:p>
        </w:tc>
        <w:tc>
          <w:tcPr>
            <w:tcW w:w="1400" w:type="dxa"/>
            <w:shd w:val="clear" w:color="auto" w:fill="FFFFFF"/>
            <w:tcMar>
              <w:top w:w="80" w:type="dxa"/>
              <w:left w:w="120" w:type="dxa"/>
              <w:bottom w:w="80" w:type="dxa"/>
              <w:right w:w="120" w:type="dxa"/>
            </w:tcMar>
          </w:tcPr>
          <w:p w14:paraId="7E8CB1A9" w14:textId="77777777" w:rsidR="00341D45" w:rsidRDefault="00032883" w:rsidP="00E90833">
            <w:pPr>
              <w:jc w:val="left"/>
            </w:pPr>
            <w:r>
              <w:t>A</w:t>
            </w:r>
          </w:p>
        </w:tc>
        <w:tc>
          <w:tcPr>
            <w:tcW w:w="1600" w:type="dxa"/>
            <w:shd w:val="clear" w:color="auto" w:fill="FFFFFF"/>
            <w:tcMar>
              <w:top w:w="80" w:type="dxa"/>
              <w:left w:w="120" w:type="dxa"/>
              <w:bottom w:w="80" w:type="dxa"/>
              <w:right w:w="120" w:type="dxa"/>
            </w:tcMar>
          </w:tcPr>
          <w:p w14:paraId="7E8CB1AA" w14:textId="77777777" w:rsidR="00341D45" w:rsidRDefault="00032883" w:rsidP="00E90833">
            <w:pPr>
              <w:jc w:val="left"/>
            </w:pPr>
            <w:r>
              <w:t>R</w:t>
            </w:r>
          </w:p>
        </w:tc>
        <w:tc>
          <w:tcPr>
            <w:tcW w:w="1600" w:type="dxa"/>
            <w:shd w:val="clear" w:color="auto" w:fill="FFFFFF"/>
            <w:tcMar>
              <w:top w:w="80" w:type="dxa"/>
              <w:left w:w="120" w:type="dxa"/>
              <w:bottom w:w="80" w:type="dxa"/>
              <w:right w:w="120" w:type="dxa"/>
            </w:tcMar>
          </w:tcPr>
          <w:p w14:paraId="7E8CB1AB" w14:textId="77777777" w:rsidR="00341D45" w:rsidRDefault="00032883" w:rsidP="00E90833">
            <w:pPr>
              <w:jc w:val="left"/>
            </w:pPr>
            <w:r>
              <w:t>I</w:t>
            </w:r>
          </w:p>
        </w:tc>
        <w:tc>
          <w:tcPr>
            <w:tcW w:w="1000" w:type="dxa"/>
            <w:shd w:val="clear" w:color="auto" w:fill="FFFFFF"/>
            <w:tcMar>
              <w:top w:w="80" w:type="dxa"/>
              <w:left w:w="120" w:type="dxa"/>
              <w:bottom w:w="80" w:type="dxa"/>
              <w:right w:w="120" w:type="dxa"/>
            </w:tcMar>
          </w:tcPr>
          <w:p w14:paraId="7E8CB1AC" w14:textId="77777777" w:rsidR="00341D45" w:rsidRDefault="00032883" w:rsidP="00E90833">
            <w:pPr>
              <w:jc w:val="left"/>
            </w:pPr>
            <w:r>
              <w:t>—</w:t>
            </w:r>
          </w:p>
        </w:tc>
        <w:tc>
          <w:tcPr>
            <w:tcW w:w="1200" w:type="dxa"/>
            <w:shd w:val="clear" w:color="auto" w:fill="FFFFFF"/>
            <w:tcMar>
              <w:top w:w="80" w:type="dxa"/>
              <w:left w:w="120" w:type="dxa"/>
              <w:bottom w:w="80" w:type="dxa"/>
              <w:right w:w="120" w:type="dxa"/>
            </w:tcMar>
          </w:tcPr>
          <w:p w14:paraId="7E8CB1AD" w14:textId="77777777" w:rsidR="00341D45" w:rsidRDefault="00032883" w:rsidP="00E90833">
            <w:pPr>
              <w:jc w:val="left"/>
            </w:pPr>
            <w:r>
              <w:t>C</w:t>
            </w:r>
          </w:p>
        </w:tc>
      </w:tr>
      <w:tr w:rsidR="00341D45" w14:paraId="7E8CB1B5" w14:textId="77777777">
        <w:tc>
          <w:tcPr>
            <w:tcW w:w="2226" w:type="dxa"/>
            <w:shd w:val="clear" w:color="auto" w:fill="F5F7FA"/>
            <w:tcMar>
              <w:top w:w="80" w:type="dxa"/>
              <w:left w:w="120" w:type="dxa"/>
              <w:bottom w:w="80" w:type="dxa"/>
              <w:right w:w="120" w:type="dxa"/>
            </w:tcMar>
          </w:tcPr>
          <w:p w14:paraId="7E8CB1AF" w14:textId="77777777" w:rsidR="00341D45" w:rsidRDefault="00032883" w:rsidP="00E90833">
            <w:pPr>
              <w:jc w:val="left"/>
            </w:pPr>
            <w:r>
              <w:t>קביעת דרישות סף</w:t>
            </w:r>
          </w:p>
        </w:tc>
        <w:tc>
          <w:tcPr>
            <w:tcW w:w="1400" w:type="dxa"/>
            <w:shd w:val="clear" w:color="auto" w:fill="F5F7FA"/>
            <w:tcMar>
              <w:top w:w="80" w:type="dxa"/>
              <w:left w:w="120" w:type="dxa"/>
              <w:bottom w:w="80" w:type="dxa"/>
              <w:right w:w="120" w:type="dxa"/>
            </w:tcMar>
          </w:tcPr>
          <w:p w14:paraId="7E8CB1B0" w14:textId="77777777" w:rsidR="00341D45" w:rsidRDefault="00032883" w:rsidP="00E90833">
            <w:pPr>
              <w:jc w:val="left"/>
            </w:pPr>
            <w:r>
              <w:t>A</w:t>
            </w:r>
          </w:p>
        </w:tc>
        <w:tc>
          <w:tcPr>
            <w:tcW w:w="1600" w:type="dxa"/>
            <w:shd w:val="clear" w:color="auto" w:fill="F5F7FA"/>
            <w:tcMar>
              <w:top w:w="80" w:type="dxa"/>
              <w:left w:w="120" w:type="dxa"/>
              <w:bottom w:w="80" w:type="dxa"/>
              <w:right w:w="120" w:type="dxa"/>
            </w:tcMar>
          </w:tcPr>
          <w:p w14:paraId="7E8CB1B1" w14:textId="77777777" w:rsidR="00341D45" w:rsidRDefault="00032883" w:rsidP="00E90833">
            <w:pPr>
              <w:jc w:val="left"/>
            </w:pPr>
            <w:r>
              <w:t>R</w:t>
            </w:r>
          </w:p>
        </w:tc>
        <w:tc>
          <w:tcPr>
            <w:tcW w:w="1600" w:type="dxa"/>
            <w:shd w:val="clear" w:color="auto" w:fill="F5F7FA"/>
            <w:tcMar>
              <w:top w:w="80" w:type="dxa"/>
              <w:left w:w="120" w:type="dxa"/>
              <w:bottom w:w="80" w:type="dxa"/>
              <w:right w:w="120" w:type="dxa"/>
            </w:tcMar>
          </w:tcPr>
          <w:p w14:paraId="7E8CB1B2" w14:textId="77777777" w:rsidR="00341D45" w:rsidRDefault="00032883" w:rsidP="00E90833">
            <w:pPr>
              <w:jc w:val="left"/>
            </w:pPr>
            <w:r>
              <w:t>C</w:t>
            </w:r>
          </w:p>
        </w:tc>
        <w:tc>
          <w:tcPr>
            <w:tcW w:w="1000" w:type="dxa"/>
            <w:shd w:val="clear" w:color="auto" w:fill="F5F7FA"/>
            <w:tcMar>
              <w:top w:w="80" w:type="dxa"/>
              <w:left w:w="120" w:type="dxa"/>
              <w:bottom w:w="80" w:type="dxa"/>
              <w:right w:w="120" w:type="dxa"/>
            </w:tcMar>
          </w:tcPr>
          <w:p w14:paraId="7E8CB1B3" w14:textId="77777777" w:rsidR="00341D45" w:rsidRDefault="00032883" w:rsidP="00E90833">
            <w:pPr>
              <w:jc w:val="left"/>
            </w:pPr>
            <w:r>
              <w:t>—</w:t>
            </w:r>
          </w:p>
        </w:tc>
        <w:tc>
          <w:tcPr>
            <w:tcW w:w="1200" w:type="dxa"/>
            <w:shd w:val="clear" w:color="auto" w:fill="F5F7FA"/>
            <w:tcMar>
              <w:top w:w="80" w:type="dxa"/>
              <w:left w:w="120" w:type="dxa"/>
              <w:bottom w:w="80" w:type="dxa"/>
              <w:right w:w="120" w:type="dxa"/>
            </w:tcMar>
          </w:tcPr>
          <w:p w14:paraId="7E8CB1B4" w14:textId="77777777" w:rsidR="00341D45" w:rsidRDefault="00032883" w:rsidP="00E90833">
            <w:pPr>
              <w:jc w:val="left"/>
            </w:pPr>
            <w:r>
              <w:t>C</w:t>
            </w:r>
          </w:p>
        </w:tc>
      </w:tr>
      <w:tr w:rsidR="00341D45" w14:paraId="7E8CB1BC" w14:textId="77777777">
        <w:tc>
          <w:tcPr>
            <w:tcW w:w="2226" w:type="dxa"/>
            <w:shd w:val="clear" w:color="auto" w:fill="FFFFFF"/>
            <w:tcMar>
              <w:top w:w="80" w:type="dxa"/>
              <w:left w:w="120" w:type="dxa"/>
              <w:bottom w:w="80" w:type="dxa"/>
              <w:right w:w="120" w:type="dxa"/>
            </w:tcMar>
          </w:tcPr>
          <w:p w14:paraId="7E8CB1B6" w14:textId="77777777" w:rsidR="00341D45" w:rsidRDefault="00032883" w:rsidP="00E90833">
            <w:pPr>
              <w:jc w:val="left"/>
            </w:pPr>
            <w:r>
              <w:t>הזנת בעיות ראשונית</w:t>
            </w:r>
          </w:p>
        </w:tc>
        <w:tc>
          <w:tcPr>
            <w:tcW w:w="1400" w:type="dxa"/>
            <w:shd w:val="clear" w:color="auto" w:fill="FFFFFF"/>
            <w:tcMar>
              <w:top w:w="80" w:type="dxa"/>
              <w:left w:w="120" w:type="dxa"/>
              <w:bottom w:w="80" w:type="dxa"/>
              <w:right w:w="120" w:type="dxa"/>
            </w:tcMar>
          </w:tcPr>
          <w:p w14:paraId="7E8CB1B7" w14:textId="77777777" w:rsidR="00341D45" w:rsidRDefault="00032883" w:rsidP="00E90833">
            <w:pPr>
              <w:jc w:val="left"/>
            </w:pPr>
            <w:r>
              <w:t>I</w:t>
            </w:r>
          </w:p>
        </w:tc>
        <w:tc>
          <w:tcPr>
            <w:tcW w:w="1600" w:type="dxa"/>
            <w:shd w:val="clear" w:color="auto" w:fill="FFFFFF"/>
            <w:tcMar>
              <w:top w:w="80" w:type="dxa"/>
              <w:left w:w="120" w:type="dxa"/>
              <w:bottom w:w="80" w:type="dxa"/>
              <w:right w:w="120" w:type="dxa"/>
            </w:tcMar>
          </w:tcPr>
          <w:p w14:paraId="7E8CB1B8" w14:textId="77777777" w:rsidR="00341D45" w:rsidRDefault="00032883" w:rsidP="00E90833">
            <w:pPr>
              <w:jc w:val="left"/>
            </w:pPr>
            <w:r>
              <w:t>R</w:t>
            </w:r>
          </w:p>
        </w:tc>
        <w:tc>
          <w:tcPr>
            <w:tcW w:w="1600" w:type="dxa"/>
            <w:shd w:val="clear" w:color="auto" w:fill="FFFFFF"/>
            <w:tcMar>
              <w:top w:w="80" w:type="dxa"/>
              <w:left w:w="120" w:type="dxa"/>
              <w:bottom w:w="80" w:type="dxa"/>
              <w:right w:w="120" w:type="dxa"/>
            </w:tcMar>
          </w:tcPr>
          <w:p w14:paraId="7E8CB1B9" w14:textId="77777777" w:rsidR="00341D45" w:rsidRDefault="00032883" w:rsidP="00E90833">
            <w:pPr>
              <w:jc w:val="left"/>
            </w:pPr>
            <w:r>
              <w:t>A</w:t>
            </w:r>
          </w:p>
        </w:tc>
        <w:tc>
          <w:tcPr>
            <w:tcW w:w="1000" w:type="dxa"/>
            <w:shd w:val="clear" w:color="auto" w:fill="FFFFFF"/>
            <w:tcMar>
              <w:top w:w="80" w:type="dxa"/>
              <w:left w:w="120" w:type="dxa"/>
              <w:bottom w:w="80" w:type="dxa"/>
              <w:right w:w="120" w:type="dxa"/>
            </w:tcMar>
          </w:tcPr>
          <w:p w14:paraId="7E8CB1BA" w14:textId="77777777" w:rsidR="00341D45" w:rsidRDefault="00032883" w:rsidP="00E90833">
            <w:pPr>
              <w:jc w:val="left"/>
            </w:pPr>
            <w:r>
              <w:t>R</w:t>
            </w:r>
          </w:p>
        </w:tc>
        <w:tc>
          <w:tcPr>
            <w:tcW w:w="1200" w:type="dxa"/>
            <w:shd w:val="clear" w:color="auto" w:fill="FFFFFF"/>
            <w:tcMar>
              <w:top w:w="80" w:type="dxa"/>
              <w:left w:w="120" w:type="dxa"/>
              <w:bottom w:w="80" w:type="dxa"/>
              <w:right w:w="120" w:type="dxa"/>
            </w:tcMar>
          </w:tcPr>
          <w:p w14:paraId="7E8CB1BB" w14:textId="77777777" w:rsidR="00341D45" w:rsidRDefault="00032883" w:rsidP="00E90833">
            <w:pPr>
              <w:jc w:val="left"/>
            </w:pPr>
            <w:r>
              <w:t>C</w:t>
            </w:r>
          </w:p>
        </w:tc>
      </w:tr>
      <w:tr w:rsidR="00341D45" w14:paraId="7E8CB1C3" w14:textId="77777777">
        <w:tc>
          <w:tcPr>
            <w:tcW w:w="2226" w:type="dxa"/>
            <w:shd w:val="clear" w:color="auto" w:fill="F5F7FA"/>
            <w:tcMar>
              <w:top w:w="80" w:type="dxa"/>
              <w:left w:w="120" w:type="dxa"/>
              <w:bottom w:w="80" w:type="dxa"/>
              <w:right w:w="120" w:type="dxa"/>
            </w:tcMar>
          </w:tcPr>
          <w:p w14:paraId="7E8CB1BD" w14:textId="77777777" w:rsidR="00341D45" w:rsidRDefault="00032883" w:rsidP="00E90833">
            <w:pPr>
              <w:jc w:val="left"/>
            </w:pPr>
            <w:r>
              <w:t>חקר מעמיק של בעיה</w:t>
            </w:r>
          </w:p>
        </w:tc>
        <w:tc>
          <w:tcPr>
            <w:tcW w:w="1400" w:type="dxa"/>
            <w:shd w:val="clear" w:color="auto" w:fill="F5F7FA"/>
            <w:tcMar>
              <w:top w:w="80" w:type="dxa"/>
              <w:left w:w="120" w:type="dxa"/>
              <w:bottom w:w="80" w:type="dxa"/>
              <w:right w:w="120" w:type="dxa"/>
            </w:tcMar>
          </w:tcPr>
          <w:p w14:paraId="7E8CB1BE" w14:textId="77777777" w:rsidR="00341D45" w:rsidRDefault="00032883" w:rsidP="00E90833">
            <w:pPr>
              <w:jc w:val="left"/>
            </w:pPr>
            <w:r>
              <w:t>I</w:t>
            </w:r>
          </w:p>
        </w:tc>
        <w:tc>
          <w:tcPr>
            <w:tcW w:w="1600" w:type="dxa"/>
            <w:shd w:val="clear" w:color="auto" w:fill="F5F7FA"/>
            <w:tcMar>
              <w:top w:w="80" w:type="dxa"/>
              <w:left w:w="120" w:type="dxa"/>
              <w:bottom w:w="80" w:type="dxa"/>
              <w:right w:w="120" w:type="dxa"/>
            </w:tcMar>
          </w:tcPr>
          <w:p w14:paraId="7E8CB1BF" w14:textId="77777777" w:rsidR="00341D45" w:rsidRDefault="00032883" w:rsidP="00E90833">
            <w:pPr>
              <w:jc w:val="left"/>
            </w:pPr>
            <w:r>
              <w:t>I</w:t>
            </w:r>
          </w:p>
        </w:tc>
        <w:tc>
          <w:tcPr>
            <w:tcW w:w="1600" w:type="dxa"/>
            <w:shd w:val="clear" w:color="auto" w:fill="F5F7FA"/>
            <w:tcMar>
              <w:top w:w="80" w:type="dxa"/>
              <w:left w:w="120" w:type="dxa"/>
              <w:bottom w:w="80" w:type="dxa"/>
              <w:right w:w="120" w:type="dxa"/>
            </w:tcMar>
          </w:tcPr>
          <w:p w14:paraId="7E8CB1C0" w14:textId="77777777" w:rsidR="00341D45" w:rsidRDefault="00032883" w:rsidP="00E90833">
            <w:pPr>
              <w:jc w:val="left"/>
            </w:pPr>
            <w:r>
              <w:t>A</w:t>
            </w:r>
          </w:p>
        </w:tc>
        <w:tc>
          <w:tcPr>
            <w:tcW w:w="1000" w:type="dxa"/>
            <w:shd w:val="clear" w:color="auto" w:fill="F5F7FA"/>
            <w:tcMar>
              <w:top w:w="80" w:type="dxa"/>
              <w:left w:w="120" w:type="dxa"/>
              <w:bottom w:w="80" w:type="dxa"/>
              <w:right w:w="120" w:type="dxa"/>
            </w:tcMar>
          </w:tcPr>
          <w:p w14:paraId="7E8CB1C1" w14:textId="77777777" w:rsidR="00341D45" w:rsidRDefault="00032883" w:rsidP="00E90833">
            <w:pPr>
              <w:jc w:val="left"/>
            </w:pPr>
            <w:r>
              <w:t>R</w:t>
            </w:r>
          </w:p>
        </w:tc>
        <w:tc>
          <w:tcPr>
            <w:tcW w:w="1200" w:type="dxa"/>
            <w:shd w:val="clear" w:color="auto" w:fill="F5F7FA"/>
            <w:tcMar>
              <w:top w:w="80" w:type="dxa"/>
              <w:left w:w="120" w:type="dxa"/>
              <w:bottom w:w="80" w:type="dxa"/>
              <w:right w:w="120" w:type="dxa"/>
            </w:tcMar>
          </w:tcPr>
          <w:p w14:paraId="7E8CB1C2" w14:textId="77777777" w:rsidR="00341D45" w:rsidRDefault="00032883" w:rsidP="00E90833">
            <w:pPr>
              <w:jc w:val="left"/>
            </w:pPr>
            <w:r>
              <w:t>R</w:t>
            </w:r>
          </w:p>
        </w:tc>
      </w:tr>
      <w:tr w:rsidR="00341D45" w14:paraId="7E8CB1CA" w14:textId="77777777">
        <w:tc>
          <w:tcPr>
            <w:tcW w:w="2226" w:type="dxa"/>
            <w:shd w:val="clear" w:color="auto" w:fill="FFFFFF"/>
            <w:tcMar>
              <w:top w:w="80" w:type="dxa"/>
              <w:left w:w="120" w:type="dxa"/>
              <w:bottom w:w="80" w:type="dxa"/>
              <w:right w:w="120" w:type="dxa"/>
            </w:tcMar>
          </w:tcPr>
          <w:p w14:paraId="7E8CB1C4" w14:textId="77777777" w:rsidR="00341D45" w:rsidRDefault="00032883" w:rsidP="00E90833">
            <w:pPr>
              <w:jc w:val="left"/>
            </w:pPr>
            <w:r>
              <w:t>תיעדוף ראשוני</w:t>
            </w:r>
          </w:p>
        </w:tc>
        <w:tc>
          <w:tcPr>
            <w:tcW w:w="1400" w:type="dxa"/>
            <w:shd w:val="clear" w:color="auto" w:fill="FFFFFF"/>
            <w:tcMar>
              <w:top w:w="80" w:type="dxa"/>
              <w:left w:w="120" w:type="dxa"/>
              <w:bottom w:w="80" w:type="dxa"/>
              <w:right w:w="120" w:type="dxa"/>
            </w:tcMar>
          </w:tcPr>
          <w:p w14:paraId="7E8CB1C5" w14:textId="77777777" w:rsidR="00341D45" w:rsidRDefault="00032883" w:rsidP="00E90833">
            <w:pPr>
              <w:jc w:val="left"/>
            </w:pPr>
            <w:r>
              <w:t>I</w:t>
            </w:r>
          </w:p>
        </w:tc>
        <w:tc>
          <w:tcPr>
            <w:tcW w:w="1600" w:type="dxa"/>
            <w:shd w:val="clear" w:color="auto" w:fill="FFFFFF"/>
            <w:tcMar>
              <w:top w:w="80" w:type="dxa"/>
              <w:left w:w="120" w:type="dxa"/>
              <w:bottom w:w="80" w:type="dxa"/>
              <w:right w:w="120" w:type="dxa"/>
            </w:tcMar>
          </w:tcPr>
          <w:p w14:paraId="7E8CB1C6" w14:textId="77777777" w:rsidR="00341D45" w:rsidRDefault="00032883" w:rsidP="00E90833">
            <w:pPr>
              <w:jc w:val="left"/>
            </w:pPr>
            <w:r>
              <w:t>R</w:t>
            </w:r>
          </w:p>
        </w:tc>
        <w:tc>
          <w:tcPr>
            <w:tcW w:w="1600" w:type="dxa"/>
            <w:shd w:val="clear" w:color="auto" w:fill="FFFFFF"/>
            <w:tcMar>
              <w:top w:w="80" w:type="dxa"/>
              <w:left w:w="120" w:type="dxa"/>
              <w:bottom w:w="80" w:type="dxa"/>
              <w:right w:w="120" w:type="dxa"/>
            </w:tcMar>
          </w:tcPr>
          <w:p w14:paraId="7E8CB1C7" w14:textId="77777777" w:rsidR="00341D45" w:rsidRDefault="00032883" w:rsidP="00E90833">
            <w:pPr>
              <w:jc w:val="left"/>
            </w:pPr>
            <w:r>
              <w:t>A</w:t>
            </w:r>
          </w:p>
        </w:tc>
        <w:tc>
          <w:tcPr>
            <w:tcW w:w="1000" w:type="dxa"/>
            <w:shd w:val="clear" w:color="auto" w:fill="FFFFFF"/>
            <w:tcMar>
              <w:top w:w="80" w:type="dxa"/>
              <w:left w:w="120" w:type="dxa"/>
              <w:bottom w:w="80" w:type="dxa"/>
              <w:right w:w="120" w:type="dxa"/>
            </w:tcMar>
          </w:tcPr>
          <w:p w14:paraId="7E8CB1C8" w14:textId="77777777" w:rsidR="00341D45" w:rsidRDefault="00032883" w:rsidP="00E90833">
            <w:pPr>
              <w:jc w:val="left"/>
            </w:pPr>
            <w:r>
              <w:t>C</w:t>
            </w:r>
          </w:p>
        </w:tc>
        <w:tc>
          <w:tcPr>
            <w:tcW w:w="1200" w:type="dxa"/>
            <w:shd w:val="clear" w:color="auto" w:fill="FFFFFF"/>
            <w:tcMar>
              <w:top w:w="80" w:type="dxa"/>
              <w:left w:w="120" w:type="dxa"/>
              <w:bottom w:w="80" w:type="dxa"/>
              <w:right w:w="120" w:type="dxa"/>
            </w:tcMar>
          </w:tcPr>
          <w:p w14:paraId="7E8CB1C9" w14:textId="77777777" w:rsidR="00341D45" w:rsidRDefault="00032883" w:rsidP="00E90833">
            <w:pPr>
              <w:jc w:val="left"/>
            </w:pPr>
            <w:r>
              <w:t>—</w:t>
            </w:r>
          </w:p>
        </w:tc>
      </w:tr>
      <w:tr w:rsidR="00341D45" w14:paraId="7E8CB1D1" w14:textId="77777777">
        <w:tc>
          <w:tcPr>
            <w:tcW w:w="2226" w:type="dxa"/>
            <w:shd w:val="clear" w:color="auto" w:fill="F5F7FA"/>
            <w:tcMar>
              <w:top w:w="80" w:type="dxa"/>
              <w:left w:w="120" w:type="dxa"/>
              <w:bottom w:w="80" w:type="dxa"/>
              <w:right w:w="120" w:type="dxa"/>
            </w:tcMar>
          </w:tcPr>
          <w:p w14:paraId="7E8CB1CB" w14:textId="77777777" w:rsidR="00341D45" w:rsidRDefault="00032883" w:rsidP="00E90833">
            <w:pPr>
              <w:jc w:val="left"/>
            </w:pPr>
            <w:r>
              <w:t>ועדת תיעדוף (קביעת ציון)</w:t>
            </w:r>
          </w:p>
        </w:tc>
        <w:tc>
          <w:tcPr>
            <w:tcW w:w="1400" w:type="dxa"/>
            <w:shd w:val="clear" w:color="auto" w:fill="F5F7FA"/>
            <w:tcMar>
              <w:top w:w="80" w:type="dxa"/>
              <w:left w:w="120" w:type="dxa"/>
              <w:bottom w:w="80" w:type="dxa"/>
              <w:right w:w="120" w:type="dxa"/>
            </w:tcMar>
          </w:tcPr>
          <w:p w14:paraId="7E8CB1CC" w14:textId="77777777" w:rsidR="00341D45" w:rsidRDefault="00032883" w:rsidP="00E90833">
            <w:pPr>
              <w:jc w:val="left"/>
            </w:pPr>
            <w:r>
              <w:t>A</w:t>
            </w:r>
          </w:p>
        </w:tc>
        <w:tc>
          <w:tcPr>
            <w:tcW w:w="1600" w:type="dxa"/>
            <w:shd w:val="clear" w:color="auto" w:fill="F5F7FA"/>
            <w:tcMar>
              <w:top w:w="80" w:type="dxa"/>
              <w:left w:w="120" w:type="dxa"/>
              <w:bottom w:w="80" w:type="dxa"/>
              <w:right w:w="120" w:type="dxa"/>
            </w:tcMar>
          </w:tcPr>
          <w:p w14:paraId="7E8CB1CD" w14:textId="77777777" w:rsidR="00341D45" w:rsidRDefault="00032883" w:rsidP="00E90833">
            <w:pPr>
              <w:jc w:val="left"/>
            </w:pPr>
            <w:r>
              <w:t>R</w:t>
            </w:r>
          </w:p>
        </w:tc>
        <w:tc>
          <w:tcPr>
            <w:tcW w:w="1600" w:type="dxa"/>
            <w:shd w:val="clear" w:color="auto" w:fill="F5F7FA"/>
            <w:tcMar>
              <w:top w:w="80" w:type="dxa"/>
              <w:left w:w="120" w:type="dxa"/>
              <w:bottom w:w="80" w:type="dxa"/>
              <w:right w:w="120" w:type="dxa"/>
            </w:tcMar>
          </w:tcPr>
          <w:p w14:paraId="7E8CB1CE" w14:textId="77777777" w:rsidR="00341D45" w:rsidRDefault="00032883" w:rsidP="00E90833">
            <w:pPr>
              <w:jc w:val="left"/>
            </w:pPr>
            <w:r>
              <w:t>R</w:t>
            </w:r>
          </w:p>
        </w:tc>
        <w:tc>
          <w:tcPr>
            <w:tcW w:w="1000" w:type="dxa"/>
            <w:shd w:val="clear" w:color="auto" w:fill="F5F7FA"/>
            <w:tcMar>
              <w:top w:w="80" w:type="dxa"/>
              <w:left w:w="120" w:type="dxa"/>
              <w:bottom w:w="80" w:type="dxa"/>
              <w:right w:w="120" w:type="dxa"/>
            </w:tcMar>
          </w:tcPr>
          <w:p w14:paraId="7E8CB1CF" w14:textId="77777777" w:rsidR="00341D45" w:rsidRDefault="00032883" w:rsidP="00E90833">
            <w:pPr>
              <w:jc w:val="left"/>
            </w:pPr>
            <w:r>
              <w:t>—</w:t>
            </w:r>
          </w:p>
        </w:tc>
        <w:tc>
          <w:tcPr>
            <w:tcW w:w="1200" w:type="dxa"/>
            <w:shd w:val="clear" w:color="auto" w:fill="F5F7FA"/>
            <w:tcMar>
              <w:top w:w="80" w:type="dxa"/>
              <w:left w:w="120" w:type="dxa"/>
              <w:bottom w:w="80" w:type="dxa"/>
              <w:right w:w="120" w:type="dxa"/>
            </w:tcMar>
          </w:tcPr>
          <w:p w14:paraId="7E8CB1D0" w14:textId="77777777" w:rsidR="00341D45" w:rsidRDefault="00032883" w:rsidP="00E90833">
            <w:pPr>
              <w:jc w:val="left"/>
            </w:pPr>
            <w:r>
              <w:t>C</w:t>
            </w:r>
          </w:p>
        </w:tc>
      </w:tr>
      <w:tr w:rsidR="00341D45" w14:paraId="7E8CB1D8" w14:textId="77777777">
        <w:tc>
          <w:tcPr>
            <w:tcW w:w="2226" w:type="dxa"/>
            <w:shd w:val="clear" w:color="auto" w:fill="FFFFFF"/>
            <w:tcMar>
              <w:top w:w="80" w:type="dxa"/>
              <w:left w:w="120" w:type="dxa"/>
              <w:bottom w:w="80" w:type="dxa"/>
              <w:right w:w="120" w:type="dxa"/>
            </w:tcMar>
          </w:tcPr>
          <w:p w14:paraId="7E8CB1D2" w14:textId="77777777" w:rsidR="00341D45" w:rsidRDefault="00032883" w:rsidP="00E90833">
            <w:pPr>
              <w:jc w:val="left"/>
            </w:pPr>
            <w:r>
              <w:t xml:space="preserve">החלטת </w:t>
            </w:r>
            <w:proofErr w:type="spellStart"/>
            <w:r>
              <w:t>Management</w:t>
            </w:r>
            <w:proofErr w:type="spellEnd"/>
            <w:r>
              <w:t xml:space="preserve"> </w:t>
            </w:r>
            <w:proofErr w:type="spellStart"/>
            <w:r>
              <w:t>Layer</w:t>
            </w:r>
            <w:proofErr w:type="spellEnd"/>
          </w:p>
        </w:tc>
        <w:tc>
          <w:tcPr>
            <w:tcW w:w="1400" w:type="dxa"/>
            <w:shd w:val="clear" w:color="auto" w:fill="FFFFFF"/>
            <w:tcMar>
              <w:top w:w="80" w:type="dxa"/>
              <w:left w:w="120" w:type="dxa"/>
              <w:bottom w:w="80" w:type="dxa"/>
              <w:right w:w="120" w:type="dxa"/>
            </w:tcMar>
          </w:tcPr>
          <w:p w14:paraId="7E8CB1D3" w14:textId="77777777" w:rsidR="00341D45" w:rsidRDefault="00032883" w:rsidP="00E90833">
            <w:pPr>
              <w:jc w:val="left"/>
            </w:pPr>
            <w:r>
              <w:t>A</w:t>
            </w:r>
          </w:p>
        </w:tc>
        <w:tc>
          <w:tcPr>
            <w:tcW w:w="1600" w:type="dxa"/>
            <w:shd w:val="clear" w:color="auto" w:fill="FFFFFF"/>
            <w:tcMar>
              <w:top w:w="80" w:type="dxa"/>
              <w:left w:w="120" w:type="dxa"/>
              <w:bottom w:w="80" w:type="dxa"/>
              <w:right w:w="120" w:type="dxa"/>
            </w:tcMar>
          </w:tcPr>
          <w:p w14:paraId="7E8CB1D4" w14:textId="77777777" w:rsidR="00341D45" w:rsidRDefault="00032883" w:rsidP="00E90833">
            <w:pPr>
              <w:jc w:val="left"/>
            </w:pPr>
            <w:r>
              <w:t>C</w:t>
            </w:r>
          </w:p>
        </w:tc>
        <w:tc>
          <w:tcPr>
            <w:tcW w:w="1600" w:type="dxa"/>
            <w:shd w:val="clear" w:color="auto" w:fill="FFFFFF"/>
            <w:tcMar>
              <w:top w:w="80" w:type="dxa"/>
              <w:left w:w="120" w:type="dxa"/>
              <w:bottom w:w="80" w:type="dxa"/>
              <w:right w:w="120" w:type="dxa"/>
            </w:tcMar>
          </w:tcPr>
          <w:p w14:paraId="7E8CB1D5" w14:textId="77777777" w:rsidR="00341D45" w:rsidRDefault="00032883" w:rsidP="00E90833">
            <w:pPr>
              <w:jc w:val="left"/>
            </w:pPr>
            <w:r>
              <w:t>I</w:t>
            </w:r>
          </w:p>
        </w:tc>
        <w:tc>
          <w:tcPr>
            <w:tcW w:w="1000" w:type="dxa"/>
            <w:shd w:val="clear" w:color="auto" w:fill="FFFFFF"/>
            <w:tcMar>
              <w:top w:w="80" w:type="dxa"/>
              <w:left w:w="120" w:type="dxa"/>
              <w:bottom w:w="80" w:type="dxa"/>
              <w:right w:w="120" w:type="dxa"/>
            </w:tcMar>
          </w:tcPr>
          <w:p w14:paraId="7E8CB1D6" w14:textId="77777777" w:rsidR="00341D45" w:rsidRDefault="00032883" w:rsidP="00E90833">
            <w:pPr>
              <w:jc w:val="left"/>
            </w:pPr>
            <w:r>
              <w:t>—</w:t>
            </w:r>
          </w:p>
        </w:tc>
        <w:tc>
          <w:tcPr>
            <w:tcW w:w="1200" w:type="dxa"/>
            <w:shd w:val="clear" w:color="auto" w:fill="FFFFFF"/>
            <w:tcMar>
              <w:top w:w="80" w:type="dxa"/>
              <w:left w:w="120" w:type="dxa"/>
              <w:bottom w:w="80" w:type="dxa"/>
              <w:right w:w="120" w:type="dxa"/>
            </w:tcMar>
          </w:tcPr>
          <w:p w14:paraId="7E8CB1D7" w14:textId="77777777" w:rsidR="00341D45" w:rsidRDefault="00032883" w:rsidP="00E90833">
            <w:pPr>
              <w:jc w:val="left"/>
            </w:pPr>
            <w:r>
              <w:t>—</w:t>
            </w:r>
          </w:p>
        </w:tc>
      </w:tr>
      <w:tr w:rsidR="00341D45" w14:paraId="7E8CB1DF" w14:textId="77777777">
        <w:tc>
          <w:tcPr>
            <w:tcW w:w="2226" w:type="dxa"/>
            <w:shd w:val="clear" w:color="auto" w:fill="F5F7FA"/>
            <w:tcMar>
              <w:top w:w="80" w:type="dxa"/>
              <w:left w:w="120" w:type="dxa"/>
              <w:bottom w:w="80" w:type="dxa"/>
              <w:right w:w="120" w:type="dxa"/>
            </w:tcMar>
          </w:tcPr>
          <w:p w14:paraId="7E8CB1D9" w14:textId="77777777" w:rsidR="00341D45" w:rsidRDefault="00032883" w:rsidP="00E90833">
            <w:pPr>
              <w:jc w:val="left"/>
            </w:pPr>
            <w:r>
              <w:t>הגדרת צוות ליבה</w:t>
            </w:r>
          </w:p>
        </w:tc>
        <w:tc>
          <w:tcPr>
            <w:tcW w:w="1400" w:type="dxa"/>
            <w:shd w:val="clear" w:color="auto" w:fill="F5F7FA"/>
            <w:tcMar>
              <w:top w:w="80" w:type="dxa"/>
              <w:left w:w="120" w:type="dxa"/>
              <w:bottom w:w="80" w:type="dxa"/>
              <w:right w:w="120" w:type="dxa"/>
            </w:tcMar>
          </w:tcPr>
          <w:p w14:paraId="7E8CB1DA" w14:textId="77777777" w:rsidR="00341D45" w:rsidRDefault="00032883" w:rsidP="00E90833">
            <w:pPr>
              <w:jc w:val="left"/>
            </w:pPr>
            <w:r>
              <w:t>A</w:t>
            </w:r>
          </w:p>
        </w:tc>
        <w:tc>
          <w:tcPr>
            <w:tcW w:w="1600" w:type="dxa"/>
            <w:shd w:val="clear" w:color="auto" w:fill="F5F7FA"/>
            <w:tcMar>
              <w:top w:w="80" w:type="dxa"/>
              <w:left w:w="120" w:type="dxa"/>
              <w:bottom w:w="80" w:type="dxa"/>
              <w:right w:w="120" w:type="dxa"/>
            </w:tcMar>
          </w:tcPr>
          <w:p w14:paraId="7E8CB1DB" w14:textId="77777777" w:rsidR="00341D45" w:rsidRDefault="00032883" w:rsidP="00E90833">
            <w:pPr>
              <w:jc w:val="left"/>
            </w:pPr>
            <w:r>
              <w:t>R</w:t>
            </w:r>
          </w:p>
        </w:tc>
        <w:tc>
          <w:tcPr>
            <w:tcW w:w="1600" w:type="dxa"/>
            <w:shd w:val="clear" w:color="auto" w:fill="F5F7FA"/>
            <w:tcMar>
              <w:top w:w="80" w:type="dxa"/>
              <w:left w:w="120" w:type="dxa"/>
              <w:bottom w:w="80" w:type="dxa"/>
              <w:right w:w="120" w:type="dxa"/>
            </w:tcMar>
          </w:tcPr>
          <w:p w14:paraId="7E8CB1DC" w14:textId="77777777" w:rsidR="00341D45" w:rsidRDefault="00032883" w:rsidP="00E90833">
            <w:pPr>
              <w:jc w:val="left"/>
            </w:pPr>
            <w:r>
              <w:t>R</w:t>
            </w:r>
          </w:p>
        </w:tc>
        <w:tc>
          <w:tcPr>
            <w:tcW w:w="1000" w:type="dxa"/>
            <w:shd w:val="clear" w:color="auto" w:fill="F5F7FA"/>
            <w:tcMar>
              <w:top w:w="80" w:type="dxa"/>
              <w:left w:w="120" w:type="dxa"/>
              <w:bottom w:w="80" w:type="dxa"/>
              <w:right w:w="120" w:type="dxa"/>
            </w:tcMar>
          </w:tcPr>
          <w:p w14:paraId="7E8CB1DD" w14:textId="77777777" w:rsidR="00341D45" w:rsidRDefault="00032883" w:rsidP="00E90833">
            <w:pPr>
              <w:jc w:val="left"/>
            </w:pPr>
            <w:r>
              <w:t>—</w:t>
            </w:r>
          </w:p>
        </w:tc>
        <w:tc>
          <w:tcPr>
            <w:tcW w:w="1200" w:type="dxa"/>
            <w:shd w:val="clear" w:color="auto" w:fill="F5F7FA"/>
            <w:tcMar>
              <w:top w:w="80" w:type="dxa"/>
              <w:left w:w="120" w:type="dxa"/>
              <w:bottom w:w="80" w:type="dxa"/>
              <w:right w:w="120" w:type="dxa"/>
            </w:tcMar>
          </w:tcPr>
          <w:p w14:paraId="7E8CB1DE" w14:textId="77777777" w:rsidR="00341D45" w:rsidRDefault="00032883" w:rsidP="00E90833">
            <w:pPr>
              <w:jc w:val="left"/>
            </w:pPr>
            <w:r>
              <w:t>—</w:t>
            </w:r>
          </w:p>
        </w:tc>
      </w:tr>
      <w:tr w:rsidR="00341D45" w14:paraId="7E8CB1E6" w14:textId="77777777">
        <w:tc>
          <w:tcPr>
            <w:tcW w:w="2226" w:type="dxa"/>
            <w:shd w:val="clear" w:color="auto" w:fill="FFFFFF"/>
            <w:tcMar>
              <w:top w:w="80" w:type="dxa"/>
              <w:left w:w="120" w:type="dxa"/>
              <w:bottom w:w="80" w:type="dxa"/>
              <w:right w:w="120" w:type="dxa"/>
            </w:tcMar>
          </w:tcPr>
          <w:p w14:paraId="7E8CB1E0" w14:textId="77777777" w:rsidR="00341D45" w:rsidRDefault="00032883" w:rsidP="00E90833">
            <w:pPr>
              <w:jc w:val="left"/>
            </w:pPr>
            <w:r>
              <w:t>תיעוד ושקיפות</w:t>
            </w:r>
          </w:p>
        </w:tc>
        <w:tc>
          <w:tcPr>
            <w:tcW w:w="1400" w:type="dxa"/>
            <w:shd w:val="clear" w:color="auto" w:fill="FFFFFF"/>
            <w:tcMar>
              <w:top w:w="80" w:type="dxa"/>
              <w:left w:w="120" w:type="dxa"/>
              <w:bottom w:w="80" w:type="dxa"/>
              <w:right w:w="120" w:type="dxa"/>
            </w:tcMar>
          </w:tcPr>
          <w:p w14:paraId="7E8CB1E1" w14:textId="77777777" w:rsidR="00341D45" w:rsidRDefault="00032883" w:rsidP="00E90833">
            <w:pPr>
              <w:jc w:val="left"/>
            </w:pPr>
            <w:r>
              <w:t>I</w:t>
            </w:r>
          </w:p>
        </w:tc>
        <w:tc>
          <w:tcPr>
            <w:tcW w:w="1600" w:type="dxa"/>
            <w:shd w:val="clear" w:color="auto" w:fill="FFFFFF"/>
            <w:tcMar>
              <w:top w:w="80" w:type="dxa"/>
              <w:left w:w="120" w:type="dxa"/>
              <w:bottom w:w="80" w:type="dxa"/>
              <w:right w:w="120" w:type="dxa"/>
            </w:tcMar>
          </w:tcPr>
          <w:p w14:paraId="7E8CB1E2" w14:textId="77777777" w:rsidR="00341D45" w:rsidRDefault="00032883" w:rsidP="00E90833">
            <w:pPr>
              <w:jc w:val="left"/>
            </w:pPr>
            <w:r>
              <w:t>I</w:t>
            </w:r>
          </w:p>
        </w:tc>
        <w:tc>
          <w:tcPr>
            <w:tcW w:w="1600" w:type="dxa"/>
            <w:shd w:val="clear" w:color="auto" w:fill="FFFFFF"/>
            <w:tcMar>
              <w:top w:w="80" w:type="dxa"/>
              <w:left w:w="120" w:type="dxa"/>
              <w:bottom w:w="80" w:type="dxa"/>
              <w:right w:w="120" w:type="dxa"/>
            </w:tcMar>
          </w:tcPr>
          <w:p w14:paraId="7E8CB1E3" w14:textId="77777777" w:rsidR="00341D45" w:rsidRDefault="00032883" w:rsidP="00E90833">
            <w:pPr>
              <w:jc w:val="left"/>
            </w:pPr>
            <w:r>
              <w:t>A</w:t>
            </w:r>
          </w:p>
        </w:tc>
        <w:tc>
          <w:tcPr>
            <w:tcW w:w="1000" w:type="dxa"/>
            <w:shd w:val="clear" w:color="auto" w:fill="FFFFFF"/>
            <w:tcMar>
              <w:top w:w="80" w:type="dxa"/>
              <w:left w:w="120" w:type="dxa"/>
              <w:bottom w:w="80" w:type="dxa"/>
              <w:right w:w="120" w:type="dxa"/>
            </w:tcMar>
          </w:tcPr>
          <w:p w14:paraId="7E8CB1E4" w14:textId="77777777" w:rsidR="00341D45" w:rsidRDefault="00032883" w:rsidP="00E90833">
            <w:pPr>
              <w:jc w:val="left"/>
            </w:pPr>
            <w:r>
              <w:t>R</w:t>
            </w:r>
          </w:p>
        </w:tc>
        <w:tc>
          <w:tcPr>
            <w:tcW w:w="1200" w:type="dxa"/>
            <w:shd w:val="clear" w:color="auto" w:fill="FFFFFF"/>
            <w:tcMar>
              <w:top w:w="80" w:type="dxa"/>
              <w:left w:w="120" w:type="dxa"/>
              <w:bottom w:w="80" w:type="dxa"/>
              <w:right w:w="120" w:type="dxa"/>
            </w:tcMar>
          </w:tcPr>
          <w:p w14:paraId="7E8CB1E5" w14:textId="77777777" w:rsidR="00341D45" w:rsidRDefault="00032883" w:rsidP="00E90833">
            <w:pPr>
              <w:jc w:val="left"/>
            </w:pPr>
            <w:r>
              <w:t>—</w:t>
            </w:r>
          </w:p>
        </w:tc>
      </w:tr>
    </w:tbl>
    <w:p w14:paraId="7E8CB1E7" w14:textId="77777777" w:rsidR="00341D45" w:rsidRDefault="00032883" w:rsidP="00E90833">
      <w:pPr>
        <w:pBdr>
          <w:right w:val="single" w:sz="18" w:space="8" w:color="2F5496"/>
        </w:pBdr>
        <w:shd w:val="clear" w:color="auto" w:fill="EEF2F7"/>
        <w:spacing w:before="120" w:after="200"/>
        <w:ind w:right="200"/>
        <w:jc w:val="left"/>
      </w:pPr>
      <w:r>
        <w:t xml:space="preserve">R = </w:t>
      </w:r>
      <w:proofErr w:type="spellStart"/>
      <w:r>
        <w:t>Responsible</w:t>
      </w:r>
      <w:proofErr w:type="spellEnd"/>
      <w:r>
        <w:t xml:space="preserve">, A = </w:t>
      </w:r>
      <w:proofErr w:type="spellStart"/>
      <w:r>
        <w:t>Accountable</w:t>
      </w:r>
      <w:proofErr w:type="spellEnd"/>
      <w:r>
        <w:t xml:space="preserve">, C = </w:t>
      </w:r>
      <w:proofErr w:type="spellStart"/>
      <w:r>
        <w:t>Consulted</w:t>
      </w:r>
      <w:proofErr w:type="spellEnd"/>
      <w:r>
        <w:t xml:space="preserve">, I = </w:t>
      </w:r>
      <w:proofErr w:type="spellStart"/>
      <w:r>
        <w:t>Informed</w:t>
      </w:r>
      <w:proofErr w:type="spellEnd"/>
    </w:p>
    <w:sectPr w:rsidR="00341D45">
      <w:footerReference w:type="default" r:id="rId10"/>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FB8A634" w14:textId="77777777" w:rsidR="004F46A6" w:rsidRDefault="004F46A6">
      <w:pPr>
        <w:spacing w:line="240" w:lineRule="auto"/>
      </w:pPr>
      <w:r>
        <w:separator/>
      </w:r>
    </w:p>
  </w:endnote>
  <w:endnote w:type="continuationSeparator" w:id="0">
    <w:p w14:paraId="346C59EB" w14:textId="77777777" w:rsidR="004F46A6" w:rsidRDefault="004F46A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E8CB1E8" w14:textId="2A7AA7BB" w:rsidR="00341D45" w:rsidRDefault="00032883">
    <w:r>
      <w:t xml:space="preserve">עמוד </w:t>
    </w:r>
    <w:r>
      <w:fldChar w:fldCharType="begin"/>
    </w:r>
    <w:r>
      <w:instrText>PAGE</w:instrText>
    </w:r>
    <w:r>
      <w:fldChar w:fldCharType="separate"/>
    </w:r>
    <w:r w:rsidR="00E90833">
      <w:rPr>
        <w:noProof/>
      </w:rPr>
      <w:t>73</w:t>
    </w:r>
    <w:r>
      <w:fldChar w:fldCharType="end"/>
    </w:r>
    <w:r>
      <w:t xml:space="preserve"> מתוך </w:t>
    </w:r>
    <w:r>
      <w:fldChar w:fldCharType="begin"/>
    </w:r>
    <w:r>
      <w:instrText>NUMPAGES</w:instrText>
    </w:r>
    <w:r>
      <w:fldChar w:fldCharType="separate"/>
    </w:r>
    <w:r w:rsidR="00E9083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3E60BB8" w14:textId="77777777" w:rsidR="004F46A6" w:rsidRDefault="004F46A6">
      <w:pPr>
        <w:spacing w:line="240" w:lineRule="auto"/>
      </w:pPr>
      <w:r>
        <w:separator/>
      </w:r>
    </w:p>
  </w:footnote>
  <w:footnote w:type="continuationSeparator" w:id="0">
    <w:p w14:paraId="0DDC2C77" w14:textId="77777777" w:rsidR="004F46A6" w:rsidRDefault="004F46A6">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FB214D0"/>
    <w:multiLevelType w:val="hybridMultilevel"/>
    <w:tmpl w:val="41E2E3DC"/>
    <w:lvl w:ilvl="0" w:tplc="F6420C46">
      <w:start w:val="1"/>
      <w:numFmt w:val="bullet"/>
      <w:lvlText w:val="●"/>
      <w:lvlJc w:val="right"/>
      <w:pPr>
        <w:ind w:right="720" w:hanging="360"/>
      </w:pPr>
    </w:lvl>
    <w:lvl w:ilvl="1" w:tplc="3642E516">
      <w:start w:val="1"/>
      <w:numFmt w:val="bullet"/>
      <w:lvlText w:val="○"/>
      <w:lvlJc w:val="right"/>
      <w:pPr>
        <w:ind w:right="1080" w:hanging="360"/>
      </w:pPr>
    </w:lvl>
    <w:lvl w:ilvl="2" w:tplc="2D30FC8A">
      <w:numFmt w:val="decimal"/>
      <w:lvlText w:val=""/>
      <w:lvlJc w:val="left"/>
    </w:lvl>
    <w:lvl w:ilvl="3" w:tplc="02A60434">
      <w:numFmt w:val="decimal"/>
      <w:lvlText w:val=""/>
      <w:lvlJc w:val="left"/>
    </w:lvl>
    <w:lvl w:ilvl="4" w:tplc="83E8C56C">
      <w:numFmt w:val="decimal"/>
      <w:lvlText w:val=""/>
      <w:lvlJc w:val="left"/>
    </w:lvl>
    <w:lvl w:ilvl="5" w:tplc="3E3862B4">
      <w:numFmt w:val="decimal"/>
      <w:lvlText w:val=""/>
      <w:lvlJc w:val="left"/>
    </w:lvl>
    <w:lvl w:ilvl="6" w:tplc="2892E6B0">
      <w:numFmt w:val="decimal"/>
      <w:lvlText w:val=""/>
      <w:lvlJc w:val="left"/>
    </w:lvl>
    <w:lvl w:ilvl="7" w:tplc="8EB2BF9A">
      <w:numFmt w:val="decimal"/>
      <w:lvlText w:val=""/>
      <w:lvlJc w:val="left"/>
    </w:lvl>
    <w:lvl w:ilvl="8" w:tplc="0B868DE6">
      <w:numFmt w:val="decimal"/>
      <w:lvlText w:val=""/>
      <w:lvlJc w:val="left"/>
    </w:lvl>
  </w:abstractNum>
  <w:abstractNum w:abstractNumId="1" w15:restartNumberingAfterBreak="0">
    <w:nsid w:val="757E33B5"/>
    <w:multiLevelType w:val="hybridMultilevel"/>
    <w:tmpl w:val="B5203EFE"/>
    <w:lvl w:ilvl="0" w:tplc="EF960AF0">
      <w:start w:val="1"/>
      <w:numFmt w:val="bullet"/>
      <w:lvlText w:val="●"/>
      <w:lvlJc w:val="left"/>
      <w:pPr>
        <w:ind w:left="720" w:hanging="360"/>
      </w:pPr>
    </w:lvl>
    <w:lvl w:ilvl="1" w:tplc="E306FEC0">
      <w:start w:val="1"/>
      <w:numFmt w:val="bullet"/>
      <w:lvlText w:val="○"/>
      <w:lvlJc w:val="left"/>
      <w:pPr>
        <w:ind w:left="1440" w:hanging="360"/>
      </w:pPr>
    </w:lvl>
    <w:lvl w:ilvl="2" w:tplc="CE509236">
      <w:start w:val="1"/>
      <w:numFmt w:val="bullet"/>
      <w:lvlText w:val="■"/>
      <w:lvlJc w:val="left"/>
      <w:pPr>
        <w:ind w:left="2160" w:hanging="360"/>
      </w:pPr>
    </w:lvl>
    <w:lvl w:ilvl="3" w:tplc="ACE67932">
      <w:start w:val="1"/>
      <w:numFmt w:val="bullet"/>
      <w:lvlText w:val="●"/>
      <w:lvlJc w:val="left"/>
      <w:pPr>
        <w:ind w:left="2880" w:hanging="360"/>
      </w:pPr>
    </w:lvl>
    <w:lvl w:ilvl="4" w:tplc="DCC8952A">
      <w:start w:val="1"/>
      <w:numFmt w:val="bullet"/>
      <w:lvlText w:val="○"/>
      <w:lvlJc w:val="left"/>
      <w:pPr>
        <w:ind w:left="3600" w:hanging="360"/>
      </w:pPr>
    </w:lvl>
    <w:lvl w:ilvl="5" w:tplc="DD8277FA">
      <w:start w:val="1"/>
      <w:numFmt w:val="bullet"/>
      <w:lvlText w:val="■"/>
      <w:lvlJc w:val="left"/>
      <w:pPr>
        <w:ind w:left="4320" w:hanging="360"/>
      </w:pPr>
    </w:lvl>
    <w:lvl w:ilvl="6" w:tplc="369C842C">
      <w:start w:val="1"/>
      <w:numFmt w:val="bullet"/>
      <w:lvlText w:val="●"/>
      <w:lvlJc w:val="left"/>
      <w:pPr>
        <w:ind w:left="5040" w:hanging="360"/>
      </w:pPr>
    </w:lvl>
    <w:lvl w:ilvl="7" w:tplc="169E0B60">
      <w:start w:val="1"/>
      <w:numFmt w:val="bullet"/>
      <w:lvlText w:val="●"/>
      <w:lvlJc w:val="left"/>
      <w:pPr>
        <w:ind w:left="5760" w:hanging="360"/>
      </w:pPr>
    </w:lvl>
    <w:lvl w:ilvl="8" w:tplc="C9F41AA8">
      <w:start w:val="1"/>
      <w:numFmt w:val="bullet"/>
      <w:lvlText w:val="●"/>
      <w:lvlJc w:val="left"/>
      <w:pPr>
        <w:ind w:left="6480" w:hanging="360"/>
      </w:pPr>
    </w:lvl>
  </w:abstractNum>
  <w:num w:numId="1" w16cid:durableId="2009750545">
    <w:abstractNumId w:val="1"/>
    <w:lvlOverride w:ilvl="0">
      <w:startOverride w:val="1"/>
    </w:lvlOverride>
  </w:num>
  <w:num w:numId="2" w16cid:durableId="170796612">
    <w:abstractNumId w:val="0"/>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אורית קורמן נגרי">
    <w15:presenceInfo w15:providerId="AD" w15:userId="S::oritko@ai.gov.il::1d2d5c55-ed82-49a1-a949-d75413712d83"/>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58"/>
  <w:displayBackgroundShape/>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1D45"/>
    <w:rsid w:val="00017894"/>
    <w:rsid w:val="00032883"/>
    <w:rsid w:val="00087A0A"/>
    <w:rsid w:val="000A701C"/>
    <w:rsid w:val="000A79E6"/>
    <w:rsid w:val="000C39A1"/>
    <w:rsid w:val="00131A25"/>
    <w:rsid w:val="001B1DE1"/>
    <w:rsid w:val="0021107B"/>
    <w:rsid w:val="00216614"/>
    <w:rsid w:val="00250584"/>
    <w:rsid w:val="002D5A18"/>
    <w:rsid w:val="00324FBF"/>
    <w:rsid w:val="00341D45"/>
    <w:rsid w:val="00373367"/>
    <w:rsid w:val="003A0E56"/>
    <w:rsid w:val="003C2CE3"/>
    <w:rsid w:val="0040540B"/>
    <w:rsid w:val="00446BFF"/>
    <w:rsid w:val="0047209D"/>
    <w:rsid w:val="004A4934"/>
    <w:rsid w:val="004F46A6"/>
    <w:rsid w:val="0053215C"/>
    <w:rsid w:val="006234DB"/>
    <w:rsid w:val="00724D4A"/>
    <w:rsid w:val="0074444D"/>
    <w:rsid w:val="008C39B6"/>
    <w:rsid w:val="0094504B"/>
    <w:rsid w:val="009C1853"/>
    <w:rsid w:val="00A37A55"/>
    <w:rsid w:val="00B63F56"/>
    <w:rsid w:val="00BC0BA0"/>
    <w:rsid w:val="00D71069"/>
    <w:rsid w:val="00D7778F"/>
    <w:rsid w:val="00DA0677"/>
    <w:rsid w:val="00E5735B"/>
    <w:rsid w:val="00E851FD"/>
    <w:rsid w:val="00E90833"/>
    <w:rsid w:val="00FB6EA5"/>
    <w:rsid w:val="00FE3A63"/>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8CAABF"/>
  <w15:docId w15:val="{CE6812EB-CD80-E448-917A-5FE9188201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rtl/>
        <w:lang w:val="he-IL" w:eastAsia="en-US" w:bidi="he-IL"/>
      </w:rPr>
    </w:rPrDefault>
    <w:pPrDefault>
      <w:pPr>
        <w:bidi/>
        <w:spacing w:line="288" w:lineRule="auto"/>
        <w:jc w:val="righ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unhideWhenUsed/>
    <w:qFormat/>
    <w:pPr>
      <w:outlineLvl w:val="1"/>
    </w:pPr>
    <w:rPr>
      <w:color w:val="2E74B5"/>
      <w:sz w:val="26"/>
      <w:szCs w:val="26"/>
    </w:rPr>
  </w:style>
  <w:style w:type="paragraph" w:styleId="Heading3">
    <w:name w:val="heading 3"/>
    <w:basedOn w:val="Normal"/>
    <w:next w:val="Normal"/>
    <w:uiPriority w:val="9"/>
    <w:unhideWhenUsed/>
    <w:qFormat/>
    <w:pPr>
      <w:outlineLvl w:val="2"/>
    </w:pPr>
    <w:rPr>
      <w:color w:val="1F4D78"/>
      <w:sz w:val="24"/>
      <w:szCs w:val="24"/>
    </w:rPr>
  </w:style>
  <w:style w:type="paragraph" w:styleId="Heading4">
    <w:name w:val="heading 4"/>
    <w:basedOn w:val="Normal"/>
    <w:next w:val="Normal"/>
    <w:uiPriority w:val="9"/>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uiPriority w:val="39"/>
    <w:qFormat/>
    <w:pPr>
      <w:spacing w:before="120" w:after="120"/>
    </w:pPr>
    <w:rPr>
      <w:b/>
      <w:bCs/>
      <w:sz w:val="24"/>
      <w:szCs w:val="24"/>
    </w:rPr>
  </w:style>
  <w:style w:type="paragraph" w:styleId="TOC2">
    <w:name w:val="toc 2"/>
    <w:basedOn w:val="Normal"/>
    <w:next w:val="Normal"/>
    <w:uiPriority w:val="39"/>
    <w:qFormat/>
    <w:pPr>
      <w:spacing w:before="60" w:after="60"/>
      <w:ind w:right="240"/>
    </w:pPr>
  </w:style>
  <w:style w:type="paragraph" w:styleId="TOC3">
    <w:name w:val="toc 3"/>
    <w:basedOn w:val="Normal"/>
    <w:next w:val="Normal"/>
    <w:uiPriority w:val="39"/>
    <w:qFormat/>
    <w:pPr>
      <w:spacing w:before="40" w:after="40"/>
      <w:ind w:right="480"/>
    </w:pPr>
    <w:rPr>
      <w:sz w:val="20"/>
      <w:szCs w:val="20"/>
    </w:rPr>
  </w:style>
  <w:style w:type="paragraph" w:styleId="TOC4">
    <w:name w:val="toc 4"/>
    <w:basedOn w:val="Normal"/>
    <w:next w:val="Normal"/>
    <w:autoRedefine/>
    <w:uiPriority w:val="39"/>
    <w:unhideWhenUsed/>
    <w:rsid w:val="00E90833"/>
    <w:pPr>
      <w:bidi w:val="0"/>
      <w:spacing w:after="100" w:line="278" w:lineRule="auto"/>
      <w:ind w:left="720"/>
      <w:jc w:val="left"/>
    </w:pPr>
    <w:rPr>
      <w:rFonts w:asciiTheme="minorHAnsi" w:eastAsiaTheme="minorEastAsia" w:hAnsiTheme="minorHAnsi" w:cstheme="minorBidi"/>
      <w:kern w:val="2"/>
      <w:sz w:val="24"/>
      <w:szCs w:val="24"/>
      <w:rtl w:val="0"/>
      <w14:ligatures w14:val="standardContextual"/>
    </w:rPr>
  </w:style>
  <w:style w:type="paragraph" w:styleId="TOC5">
    <w:name w:val="toc 5"/>
    <w:basedOn w:val="Normal"/>
    <w:next w:val="Normal"/>
    <w:autoRedefine/>
    <w:uiPriority w:val="39"/>
    <w:unhideWhenUsed/>
    <w:rsid w:val="00E90833"/>
    <w:pPr>
      <w:bidi w:val="0"/>
      <w:spacing w:after="100" w:line="278" w:lineRule="auto"/>
      <w:ind w:left="960"/>
      <w:jc w:val="left"/>
    </w:pPr>
    <w:rPr>
      <w:rFonts w:asciiTheme="minorHAnsi" w:eastAsiaTheme="minorEastAsia" w:hAnsiTheme="minorHAnsi" w:cstheme="minorBidi"/>
      <w:kern w:val="2"/>
      <w:sz w:val="24"/>
      <w:szCs w:val="24"/>
      <w:rtl w:val="0"/>
      <w14:ligatures w14:val="standardContextual"/>
    </w:rPr>
  </w:style>
  <w:style w:type="paragraph" w:styleId="TOC6">
    <w:name w:val="toc 6"/>
    <w:basedOn w:val="Normal"/>
    <w:next w:val="Normal"/>
    <w:autoRedefine/>
    <w:uiPriority w:val="39"/>
    <w:unhideWhenUsed/>
    <w:rsid w:val="00E90833"/>
    <w:pPr>
      <w:bidi w:val="0"/>
      <w:spacing w:after="100" w:line="278" w:lineRule="auto"/>
      <w:ind w:left="1200"/>
      <w:jc w:val="left"/>
    </w:pPr>
    <w:rPr>
      <w:rFonts w:asciiTheme="minorHAnsi" w:eastAsiaTheme="minorEastAsia" w:hAnsiTheme="minorHAnsi" w:cstheme="minorBidi"/>
      <w:kern w:val="2"/>
      <w:sz w:val="24"/>
      <w:szCs w:val="24"/>
      <w:rtl w:val="0"/>
      <w14:ligatures w14:val="standardContextual"/>
    </w:rPr>
  </w:style>
  <w:style w:type="paragraph" w:styleId="TOC7">
    <w:name w:val="toc 7"/>
    <w:basedOn w:val="Normal"/>
    <w:next w:val="Normal"/>
    <w:autoRedefine/>
    <w:uiPriority w:val="39"/>
    <w:unhideWhenUsed/>
    <w:rsid w:val="00E90833"/>
    <w:pPr>
      <w:bidi w:val="0"/>
      <w:spacing w:after="100" w:line="278" w:lineRule="auto"/>
      <w:ind w:left="1440"/>
      <w:jc w:val="left"/>
    </w:pPr>
    <w:rPr>
      <w:rFonts w:asciiTheme="minorHAnsi" w:eastAsiaTheme="minorEastAsia" w:hAnsiTheme="minorHAnsi" w:cstheme="minorBidi"/>
      <w:kern w:val="2"/>
      <w:sz w:val="24"/>
      <w:szCs w:val="24"/>
      <w:rtl w:val="0"/>
      <w14:ligatures w14:val="standardContextual"/>
    </w:rPr>
  </w:style>
  <w:style w:type="paragraph" w:styleId="TOC8">
    <w:name w:val="toc 8"/>
    <w:basedOn w:val="Normal"/>
    <w:next w:val="Normal"/>
    <w:autoRedefine/>
    <w:uiPriority w:val="39"/>
    <w:unhideWhenUsed/>
    <w:rsid w:val="00E90833"/>
    <w:pPr>
      <w:bidi w:val="0"/>
      <w:spacing w:after="100" w:line="278" w:lineRule="auto"/>
      <w:ind w:left="1680"/>
      <w:jc w:val="left"/>
    </w:pPr>
    <w:rPr>
      <w:rFonts w:asciiTheme="minorHAnsi" w:eastAsiaTheme="minorEastAsia" w:hAnsiTheme="minorHAnsi" w:cstheme="minorBidi"/>
      <w:kern w:val="2"/>
      <w:sz w:val="24"/>
      <w:szCs w:val="24"/>
      <w:rtl w:val="0"/>
      <w14:ligatures w14:val="standardContextual"/>
    </w:rPr>
  </w:style>
  <w:style w:type="paragraph" w:styleId="TOC9">
    <w:name w:val="toc 9"/>
    <w:basedOn w:val="Normal"/>
    <w:next w:val="Normal"/>
    <w:autoRedefine/>
    <w:uiPriority w:val="39"/>
    <w:unhideWhenUsed/>
    <w:rsid w:val="00E90833"/>
    <w:pPr>
      <w:bidi w:val="0"/>
      <w:spacing w:after="100" w:line="278" w:lineRule="auto"/>
      <w:ind w:left="1920"/>
      <w:jc w:val="left"/>
    </w:pPr>
    <w:rPr>
      <w:rFonts w:asciiTheme="minorHAnsi" w:eastAsiaTheme="minorEastAsia" w:hAnsiTheme="minorHAnsi" w:cstheme="minorBidi"/>
      <w:kern w:val="2"/>
      <w:sz w:val="24"/>
      <w:szCs w:val="24"/>
      <w:rtl w:val="0"/>
      <w14:ligatures w14:val="standardContextual"/>
    </w:rPr>
  </w:style>
  <w:style w:type="character" w:styleId="UnresolvedMention">
    <w:name w:val="Unresolved Mention"/>
    <w:basedOn w:val="DefaultParagraphFont"/>
    <w:uiPriority w:val="99"/>
    <w:semiHidden/>
    <w:unhideWhenUsed/>
    <w:rsid w:val="00E90833"/>
    <w:rPr>
      <w:color w:val="605E5C"/>
      <w:shd w:val="clear" w:color="auto" w:fill="E1DFDD"/>
    </w:rPr>
  </w:style>
  <w:style w:type="paragraph" w:styleId="Revision">
    <w:name w:val="Revision"/>
    <w:hidden/>
    <w:uiPriority w:val="99"/>
    <w:semiHidden/>
    <w:rsid w:val="006234DB"/>
    <w:pPr>
      <w:bidi w:val="0"/>
      <w:spacing w:line="240" w:lineRule="auto"/>
      <w:jc w:val="lef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11/relationships/people" Target="peop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7A8C76E325FD4428FCE711655C6DDB8" ma:contentTypeVersion="10" ma:contentTypeDescription="Create a new document." ma:contentTypeScope="" ma:versionID="90dd2049475658e2e6d2dd4f42e03cb3">
  <xsd:schema xmlns:xsd="http://www.w3.org/2001/XMLSchema" xmlns:xs="http://www.w3.org/2001/XMLSchema" xmlns:p="http://schemas.microsoft.com/office/2006/metadata/properties" xmlns:ns2="bb3d64e0-9da3-4faf-9fa5-ec8e96aa43f0" xmlns:ns3="7e163f0c-fcd5-4fb7-a653-4e9b513b1785" targetNamespace="http://schemas.microsoft.com/office/2006/metadata/properties" ma:root="true" ma:fieldsID="9a0a1709b341a73842b916e1838ded85" ns2:_="" ns3:_="">
    <xsd:import namespace="bb3d64e0-9da3-4faf-9fa5-ec8e96aa43f0"/>
    <xsd:import namespace="7e163f0c-fcd5-4fb7-a653-4e9b513b178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b3d64e0-9da3-4faf-9fa5-ec8e96aa43f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03b07b86-abce-4cac-8a52-d82c7e5d19ec"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e163f0c-fcd5-4fb7-a653-4e9b513b178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1edb6e5-e240-41ec-997c-50bfa0523ac3}" ma:internalName="TaxCatchAll" ma:showField="CatchAllData" ma:web="7e163f0c-fcd5-4fb7-a653-4e9b513b178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7e163f0c-fcd5-4fb7-a653-4e9b513b1785" xsi:nil="true"/>
    <lcf76f155ced4ddcb4097134ff3c332f xmlns="bb3d64e0-9da3-4faf-9fa5-ec8e96aa43f0">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87698D1-49CE-43B6-B59F-4172BC28006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b3d64e0-9da3-4faf-9fa5-ec8e96aa43f0"/>
    <ds:schemaRef ds:uri="7e163f0c-fcd5-4fb7-a653-4e9b513b178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63806DD-D0DF-497B-9092-CF50F9B38C87}">
  <ds:schemaRefs>
    <ds:schemaRef ds:uri="http://schemas.microsoft.com/office/2006/metadata/properties"/>
    <ds:schemaRef ds:uri="http://schemas.microsoft.com/office/infopath/2007/PartnerControls"/>
    <ds:schemaRef ds:uri="7e163f0c-fcd5-4fb7-a653-4e9b513b1785"/>
    <ds:schemaRef ds:uri="bb3d64e0-9da3-4faf-9fa5-ec8e96aa43f0"/>
  </ds:schemaRefs>
</ds:datastoreItem>
</file>

<file path=customXml/itemProps3.xml><?xml version="1.0" encoding="utf-8"?>
<ds:datastoreItem xmlns:ds="http://schemas.openxmlformats.org/officeDocument/2006/customXml" ds:itemID="{D237CBA7-857E-4DF9-A9DF-10E5EC495B5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284</TotalTime>
  <Pages>51</Pages>
  <Words>12904</Words>
  <Characters>73556</Characters>
  <Application>Microsoft Office Word</Application>
  <DocSecurity>0</DocSecurity>
  <Lines>612</Lines>
  <Paragraphs>172</Paragraphs>
  <ScaleCrop>false</ScaleCrop>
  <Company/>
  <LinksUpToDate>false</LinksUpToDate>
  <CharactersWithSpaces>86288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Yoav Pridor</cp:lastModifiedBy>
  <cp:revision>21</cp:revision>
  <dcterms:created xsi:type="dcterms:W3CDTF">2026-08-16T08:52:00Z</dcterms:created>
  <dcterms:modified xsi:type="dcterms:W3CDTF">2026-08-18T08:23:00Z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0x010100D7A8C76E325FD4428FCE711655C6DDB8</vt:lpwstr>
  </property>
  <property fmtid="{D5CDD505-2E9C-101B-9397-08002B2CF9AE}" pid="3" name="MediaServiceImageTags">
    <vt:lpwstr/>
  </property>
</Properties>
</file>